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宋体" w:hAnsi="Times New Roman" w:cstheme="minorBidi"/>
          <w:color w:val="auto"/>
          <w:kern w:val="2"/>
          <w:sz w:val="24"/>
          <w:szCs w:val="22"/>
          <w:lang w:val="zh-CN"/>
        </w:rPr>
        <w:id w:val="476655079"/>
        <w:docPartObj>
          <w:docPartGallery w:val="Table of Contents"/>
          <w:docPartUnique/>
        </w:docPartObj>
      </w:sdtPr>
      <w:sdtEndPr>
        <w:rPr>
          <w:b/>
          <w:bCs/>
        </w:rPr>
      </w:sdtEndPr>
      <w:sdtContent>
        <w:p w:rsidR="00EF4E27" w:rsidRPr="005C3A94" w:rsidRDefault="00EF4E27" w:rsidP="00E83F69">
          <w:pPr>
            <w:pStyle w:val="TOC"/>
            <w:outlineLvl w:val="0"/>
            <w:rPr>
              <w:rFonts w:ascii="Times New Roman" w:eastAsia="宋体" w:hAnsi="Times New Roman" w:cstheme="minorBidi"/>
              <w:color w:val="auto"/>
              <w:kern w:val="2"/>
              <w:sz w:val="24"/>
              <w:szCs w:val="22"/>
              <w:lang w:val="zh-CN"/>
            </w:rPr>
          </w:pPr>
          <w:r>
            <w:rPr>
              <w:lang w:val="zh-CN"/>
            </w:rPr>
            <w:t>目录</w:t>
          </w:r>
        </w:p>
        <w:p w:rsidR="00C46A7D" w:rsidRDefault="00CC0581" w:rsidP="00762717">
          <w:pPr>
            <w:pStyle w:val="20"/>
            <w:rPr>
              <w:rFonts w:asciiTheme="minorHAnsi" w:eastAsiaTheme="minorEastAsia" w:hAnsiTheme="minorHAnsi"/>
              <w:sz w:val="21"/>
            </w:rPr>
          </w:pPr>
          <w:r w:rsidRPr="00CC0581">
            <w:fldChar w:fldCharType="begin"/>
          </w:r>
          <w:r w:rsidR="00EF4E27">
            <w:instrText xml:space="preserve"> TOC \o "1-3" \h \z \u </w:instrText>
          </w:r>
          <w:r w:rsidRPr="00CC0581">
            <w:fldChar w:fldCharType="separate"/>
          </w:r>
          <w:hyperlink w:anchor="_Toc454522262" w:history="1">
            <w:r w:rsidR="00C46A7D" w:rsidRPr="00B35188">
              <w:rPr>
                <w:rStyle w:val="a6"/>
                <w:rFonts w:hint="eastAsia"/>
              </w:rPr>
              <w:t>第一节</w:t>
            </w:r>
            <w:r w:rsidR="00C46A7D" w:rsidRPr="00B35188">
              <w:rPr>
                <w:rStyle w:val="a6"/>
              </w:rPr>
              <w:t xml:space="preserve">  Python</w:t>
            </w:r>
            <w:r w:rsidR="00C46A7D" w:rsidRPr="00B35188">
              <w:rPr>
                <w:rStyle w:val="a6"/>
                <w:rFonts w:hint="eastAsia"/>
              </w:rPr>
              <w:t>介绍</w:t>
            </w:r>
            <w:r w:rsidR="00C46A7D">
              <w:rPr>
                <w:webHidden/>
              </w:rPr>
              <w:tab/>
            </w:r>
            <w:r>
              <w:rPr>
                <w:webHidden/>
              </w:rPr>
              <w:fldChar w:fldCharType="begin"/>
            </w:r>
            <w:r w:rsidR="00C46A7D">
              <w:rPr>
                <w:webHidden/>
              </w:rPr>
              <w:instrText xml:space="preserve"> PAGEREF _Toc454522262 \h </w:instrText>
            </w:r>
            <w:r>
              <w:rPr>
                <w:webHidden/>
              </w:rPr>
            </w:r>
            <w:r>
              <w:rPr>
                <w:webHidden/>
              </w:rPr>
              <w:fldChar w:fldCharType="separate"/>
            </w:r>
            <w:r w:rsidR="00C46A7D">
              <w:rPr>
                <w:webHidden/>
              </w:rPr>
              <w:t>7</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263" w:history="1">
            <w:r w:rsidR="00C46A7D" w:rsidRPr="00B35188">
              <w:rPr>
                <w:rStyle w:val="a6"/>
                <w:rFonts w:hint="eastAsia"/>
              </w:rPr>
              <w:t>第二节</w:t>
            </w:r>
            <w:r w:rsidR="00C46A7D" w:rsidRPr="00B35188">
              <w:rPr>
                <w:rStyle w:val="a6"/>
              </w:rPr>
              <w:t xml:space="preserve"> Python</w:t>
            </w:r>
            <w:r w:rsidR="00C46A7D" w:rsidRPr="00B35188">
              <w:rPr>
                <w:rStyle w:val="a6"/>
                <w:rFonts w:hint="eastAsia"/>
              </w:rPr>
              <w:t>解释器</w:t>
            </w:r>
            <w:r w:rsidR="00C46A7D">
              <w:rPr>
                <w:webHidden/>
              </w:rPr>
              <w:tab/>
            </w:r>
            <w:r>
              <w:rPr>
                <w:webHidden/>
              </w:rPr>
              <w:fldChar w:fldCharType="begin"/>
            </w:r>
            <w:r w:rsidR="00C46A7D">
              <w:rPr>
                <w:webHidden/>
              </w:rPr>
              <w:instrText xml:space="preserve"> PAGEREF _Toc454522263 \h </w:instrText>
            </w:r>
            <w:r>
              <w:rPr>
                <w:webHidden/>
              </w:rPr>
            </w:r>
            <w:r>
              <w:rPr>
                <w:webHidden/>
              </w:rPr>
              <w:fldChar w:fldCharType="separate"/>
            </w:r>
            <w:r w:rsidR="00C46A7D">
              <w:rPr>
                <w:webHidden/>
              </w:rPr>
              <w:t>8</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264" w:history="1">
            <w:r w:rsidR="00C46A7D" w:rsidRPr="00B35188">
              <w:rPr>
                <w:rStyle w:val="a6"/>
                <w:rFonts w:hint="eastAsia"/>
              </w:rPr>
              <w:t>第三课</w:t>
            </w:r>
            <w:r w:rsidR="00C46A7D" w:rsidRPr="00B35188">
              <w:rPr>
                <w:rStyle w:val="a6"/>
              </w:rPr>
              <w:t xml:space="preserve">   </w:t>
            </w:r>
            <w:r w:rsidR="00C46A7D" w:rsidRPr="00B35188">
              <w:rPr>
                <w:rStyle w:val="a6"/>
                <w:rFonts w:hint="eastAsia"/>
              </w:rPr>
              <w:t>命令行模式和</w:t>
            </w:r>
            <w:r w:rsidR="00C46A7D" w:rsidRPr="00B35188">
              <w:rPr>
                <w:rStyle w:val="a6"/>
              </w:rPr>
              <w:t>Python</w:t>
            </w:r>
            <w:r w:rsidR="00C46A7D" w:rsidRPr="00B35188">
              <w:rPr>
                <w:rStyle w:val="a6"/>
                <w:rFonts w:hint="eastAsia"/>
              </w:rPr>
              <w:t>交互模式</w:t>
            </w:r>
            <w:r w:rsidR="00C46A7D">
              <w:rPr>
                <w:webHidden/>
              </w:rPr>
              <w:tab/>
            </w:r>
            <w:r>
              <w:rPr>
                <w:webHidden/>
              </w:rPr>
              <w:fldChar w:fldCharType="begin"/>
            </w:r>
            <w:r w:rsidR="00C46A7D">
              <w:rPr>
                <w:webHidden/>
              </w:rPr>
              <w:instrText xml:space="preserve"> PAGEREF _Toc454522264 \h </w:instrText>
            </w:r>
            <w:r>
              <w:rPr>
                <w:webHidden/>
              </w:rPr>
            </w:r>
            <w:r>
              <w:rPr>
                <w:webHidden/>
              </w:rPr>
              <w:fldChar w:fldCharType="separate"/>
            </w:r>
            <w:r w:rsidR="00C46A7D">
              <w:rPr>
                <w:webHidden/>
              </w:rPr>
              <w:t>9</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265" w:history="1">
            <w:r w:rsidR="00C46A7D" w:rsidRPr="00B35188">
              <w:rPr>
                <w:rStyle w:val="a6"/>
                <w:rFonts w:hint="eastAsia"/>
              </w:rPr>
              <w:t>第四课</w:t>
            </w:r>
            <w:r w:rsidR="00C46A7D" w:rsidRPr="00B35188">
              <w:rPr>
                <w:rStyle w:val="a6"/>
              </w:rPr>
              <w:t xml:space="preserve"> </w:t>
            </w:r>
            <w:r w:rsidR="00C46A7D" w:rsidRPr="00B35188">
              <w:rPr>
                <w:rStyle w:val="a6"/>
                <w:rFonts w:hint="eastAsia"/>
              </w:rPr>
              <w:t>使用文本编辑器</w:t>
            </w:r>
            <w:r w:rsidR="00C46A7D">
              <w:rPr>
                <w:webHidden/>
              </w:rPr>
              <w:tab/>
            </w:r>
            <w:r>
              <w:rPr>
                <w:webHidden/>
              </w:rPr>
              <w:fldChar w:fldCharType="begin"/>
            </w:r>
            <w:r w:rsidR="00C46A7D">
              <w:rPr>
                <w:webHidden/>
              </w:rPr>
              <w:instrText xml:space="preserve"> PAGEREF _Toc454522265 \h </w:instrText>
            </w:r>
            <w:r>
              <w:rPr>
                <w:webHidden/>
              </w:rPr>
            </w:r>
            <w:r>
              <w:rPr>
                <w:webHidden/>
              </w:rPr>
              <w:fldChar w:fldCharType="separate"/>
            </w:r>
            <w:r w:rsidR="00C46A7D">
              <w:rPr>
                <w:webHidden/>
              </w:rPr>
              <w:t>11</w:t>
            </w:r>
            <w:r>
              <w:rPr>
                <w:webHidden/>
              </w:rPr>
              <w:fldChar w:fldCharType="end"/>
            </w:r>
          </w:hyperlink>
        </w:p>
        <w:p w:rsidR="00C46A7D" w:rsidRPr="00762717" w:rsidRDefault="00CC0581" w:rsidP="00762717">
          <w:pPr>
            <w:pStyle w:val="20"/>
            <w:rPr>
              <w:rFonts w:asciiTheme="minorHAnsi" w:eastAsiaTheme="minorEastAsia" w:hAnsiTheme="minorHAnsi"/>
              <w:sz w:val="21"/>
            </w:rPr>
          </w:pPr>
          <w:hyperlink w:anchor="_Toc454522266" w:history="1">
            <w:r w:rsidR="00C46A7D" w:rsidRPr="00762717">
              <w:rPr>
                <w:rStyle w:val="a6"/>
                <w:rFonts w:hint="eastAsia"/>
              </w:rPr>
              <w:t>第</w:t>
            </w:r>
            <w:r w:rsidR="00C46A7D" w:rsidRPr="00762717">
              <w:rPr>
                <w:rStyle w:val="a6"/>
              </w:rPr>
              <w:t>5</w:t>
            </w:r>
            <w:r w:rsidR="00C46A7D" w:rsidRPr="00762717">
              <w:rPr>
                <w:rStyle w:val="a6"/>
                <w:rFonts w:hint="eastAsia"/>
              </w:rPr>
              <w:t>课</w:t>
            </w:r>
            <w:r w:rsidR="00C46A7D" w:rsidRPr="00762717">
              <w:rPr>
                <w:rStyle w:val="a6"/>
              </w:rPr>
              <w:t xml:space="preserve">  </w:t>
            </w:r>
            <w:r w:rsidR="00C46A7D" w:rsidRPr="00762717">
              <w:rPr>
                <w:rStyle w:val="a6"/>
                <w:rFonts w:hint="eastAsia"/>
              </w:rPr>
              <w:t>输入和输出</w:t>
            </w:r>
            <w:r w:rsidR="00C46A7D" w:rsidRPr="00762717">
              <w:rPr>
                <w:webHidden/>
              </w:rPr>
              <w:tab/>
            </w:r>
            <w:r w:rsidRPr="00762717">
              <w:rPr>
                <w:webHidden/>
              </w:rPr>
              <w:fldChar w:fldCharType="begin"/>
            </w:r>
            <w:r w:rsidR="00C46A7D" w:rsidRPr="00762717">
              <w:rPr>
                <w:webHidden/>
              </w:rPr>
              <w:instrText xml:space="preserve"> PAGEREF _Toc454522266 \h </w:instrText>
            </w:r>
            <w:r w:rsidRPr="00762717">
              <w:rPr>
                <w:webHidden/>
              </w:rPr>
            </w:r>
            <w:r w:rsidRPr="00762717">
              <w:rPr>
                <w:webHidden/>
              </w:rPr>
              <w:fldChar w:fldCharType="separate"/>
            </w:r>
            <w:r w:rsidR="00C46A7D" w:rsidRPr="00762717">
              <w:rPr>
                <w:webHidden/>
              </w:rPr>
              <w:t>13</w:t>
            </w:r>
            <w:r w:rsidRPr="00762717">
              <w:rPr>
                <w:webHidden/>
              </w:rPr>
              <w:fldChar w:fldCharType="end"/>
            </w:r>
          </w:hyperlink>
        </w:p>
        <w:p w:rsidR="00C46A7D" w:rsidRDefault="00CC0581" w:rsidP="00762717">
          <w:pPr>
            <w:pStyle w:val="20"/>
            <w:rPr>
              <w:rFonts w:asciiTheme="minorHAnsi" w:eastAsiaTheme="minorEastAsia" w:hAnsiTheme="minorHAnsi"/>
              <w:sz w:val="21"/>
            </w:rPr>
          </w:pPr>
          <w:hyperlink w:anchor="_Toc454522267" w:history="1">
            <w:r w:rsidR="00C46A7D" w:rsidRPr="00B35188">
              <w:rPr>
                <w:rStyle w:val="a6"/>
                <w:rFonts w:hint="eastAsia"/>
              </w:rPr>
              <w:t>第</w:t>
            </w:r>
            <w:r w:rsidR="00C46A7D" w:rsidRPr="00B35188">
              <w:rPr>
                <w:rStyle w:val="a6"/>
              </w:rPr>
              <w:t>6</w:t>
            </w:r>
            <w:r w:rsidR="00C46A7D" w:rsidRPr="00B35188">
              <w:rPr>
                <w:rStyle w:val="a6"/>
                <w:rFonts w:hint="eastAsia"/>
              </w:rPr>
              <w:t>课</w:t>
            </w:r>
            <w:r w:rsidR="00C46A7D" w:rsidRPr="00B35188">
              <w:rPr>
                <w:rStyle w:val="a6"/>
              </w:rPr>
              <w:t xml:space="preserve"> Python</w:t>
            </w:r>
            <w:r w:rsidR="00C46A7D" w:rsidRPr="00B35188">
              <w:rPr>
                <w:rStyle w:val="a6"/>
                <w:rFonts w:hint="eastAsia"/>
              </w:rPr>
              <w:t>代码</w:t>
            </w:r>
            <w:r w:rsidR="00C46A7D">
              <w:rPr>
                <w:webHidden/>
              </w:rPr>
              <w:tab/>
            </w:r>
            <w:r>
              <w:rPr>
                <w:webHidden/>
              </w:rPr>
              <w:fldChar w:fldCharType="begin"/>
            </w:r>
            <w:r w:rsidR="00C46A7D">
              <w:rPr>
                <w:webHidden/>
              </w:rPr>
              <w:instrText xml:space="preserve"> PAGEREF _Toc454522267 \h </w:instrText>
            </w:r>
            <w:r>
              <w:rPr>
                <w:webHidden/>
              </w:rPr>
            </w:r>
            <w:r>
              <w:rPr>
                <w:webHidden/>
              </w:rPr>
              <w:fldChar w:fldCharType="separate"/>
            </w:r>
            <w:r w:rsidR="00C46A7D">
              <w:rPr>
                <w:webHidden/>
              </w:rPr>
              <w:t>16</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268" w:history="1">
            <w:r w:rsidR="00C46A7D" w:rsidRPr="00B35188">
              <w:rPr>
                <w:rStyle w:val="a6"/>
                <w:rFonts w:hint="eastAsia"/>
              </w:rPr>
              <w:t>第</w:t>
            </w:r>
            <w:r w:rsidR="00C46A7D" w:rsidRPr="00B35188">
              <w:rPr>
                <w:rStyle w:val="a6"/>
              </w:rPr>
              <w:t>7</w:t>
            </w:r>
            <w:r w:rsidR="00C46A7D" w:rsidRPr="00B35188">
              <w:rPr>
                <w:rStyle w:val="a6"/>
                <w:rFonts w:hint="eastAsia"/>
              </w:rPr>
              <w:t>课</w:t>
            </w:r>
            <w:r w:rsidR="00C46A7D" w:rsidRPr="00B35188">
              <w:rPr>
                <w:rStyle w:val="a6"/>
              </w:rPr>
              <w:t xml:space="preserve"> </w:t>
            </w:r>
            <w:r w:rsidR="00C46A7D" w:rsidRPr="00B35188">
              <w:rPr>
                <w:rStyle w:val="a6"/>
                <w:rFonts w:hint="eastAsia"/>
              </w:rPr>
              <w:t>数据类型和变量</w:t>
            </w:r>
            <w:r w:rsidR="00C46A7D">
              <w:rPr>
                <w:webHidden/>
              </w:rPr>
              <w:tab/>
            </w:r>
            <w:r>
              <w:rPr>
                <w:webHidden/>
              </w:rPr>
              <w:fldChar w:fldCharType="begin"/>
            </w:r>
            <w:r w:rsidR="00C46A7D">
              <w:rPr>
                <w:webHidden/>
              </w:rPr>
              <w:instrText xml:space="preserve"> PAGEREF _Toc454522268 \h </w:instrText>
            </w:r>
            <w:r>
              <w:rPr>
                <w:webHidden/>
              </w:rPr>
            </w:r>
            <w:r>
              <w:rPr>
                <w:webHidden/>
              </w:rPr>
              <w:fldChar w:fldCharType="separate"/>
            </w:r>
            <w:r w:rsidR="00C46A7D">
              <w:rPr>
                <w:webHidden/>
              </w:rPr>
              <w:t>17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69" w:history="1">
            <w:r w:rsidR="00C46A7D" w:rsidRPr="00B35188">
              <w:rPr>
                <w:rStyle w:val="a6"/>
                <w:rFonts w:ascii="Helvetica" w:hAnsi="Helvetica" w:cs="Helvetica" w:hint="eastAsia"/>
                <w:noProof/>
              </w:rPr>
              <w:t>数据类型</w:t>
            </w:r>
            <w:r w:rsidR="00C46A7D">
              <w:rPr>
                <w:noProof/>
                <w:webHidden/>
              </w:rPr>
              <w:tab/>
            </w:r>
            <w:r>
              <w:rPr>
                <w:noProof/>
                <w:webHidden/>
              </w:rPr>
              <w:fldChar w:fldCharType="begin"/>
            </w:r>
            <w:r w:rsidR="00C46A7D">
              <w:rPr>
                <w:noProof/>
                <w:webHidden/>
              </w:rPr>
              <w:instrText xml:space="preserve"> PAGEREF _Toc454522269 \h </w:instrText>
            </w:r>
            <w:r>
              <w:rPr>
                <w:noProof/>
                <w:webHidden/>
              </w:rPr>
            </w:r>
            <w:r>
              <w:rPr>
                <w:noProof/>
                <w:webHidden/>
              </w:rPr>
              <w:fldChar w:fldCharType="separate"/>
            </w:r>
            <w:r w:rsidR="00C46A7D">
              <w:rPr>
                <w:noProof/>
                <w:webHidden/>
              </w:rPr>
              <w:t>17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0" w:history="1">
            <w:r w:rsidR="00C46A7D" w:rsidRPr="00B35188">
              <w:rPr>
                <w:rStyle w:val="a6"/>
                <w:rFonts w:ascii="Helvetica" w:hAnsi="Helvetica" w:cs="Helvetica" w:hint="eastAsia"/>
                <w:noProof/>
              </w:rPr>
              <w:t>变量</w:t>
            </w:r>
            <w:r w:rsidR="00C46A7D">
              <w:rPr>
                <w:noProof/>
                <w:webHidden/>
              </w:rPr>
              <w:tab/>
            </w:r>
            <w:r>
              <w:rPr>
                <w:noProof/>
                <w:webHidden/>
              </w:rPr>
              <w:fldChar w:fldCharType="begin"/>
            </w:r>
            <w:r w:rsidR="00C46A7D">
              <w:rPr>
                <w:noProof/>
                <w:webHidden/>
              </w:rPr>
              <w:instrText xml:space="preserve"> PAGEREF _Toc454522270 \h </w:instrText>
            </w:r>
            <w:r>
              <w:rPr>
                <w:noProof/>
                <w:webHidden/>
              </w:rPr>
            </w:r>
            <w:r>
              <w:rPr>
                <w:noProof/>
                <w:webHidden/>
              </w:rPr>
              <w:fldChar w:fldCharType="separate"/>
            </w:r>
            <w:r w:rsidR="00C46A7D">
              <w:rPr>
                <w:noProof/>
                <w:webHidden/>
              </w:rPr>
              <w:t>21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1" w:history="1">
            <w:r w:rsidR="00C46A7D" w:rsidRPr="00B35188">
              <w:rPr>
                <w:rStyle w:val="a6"/>
                <w:rFonts w:ascii="Helvetica" w:hAnsi="Helvetica" w:cs="Helvetica" w:hint="eastAsia"/>
                <w:noProof/>
              </w:rPr>
              <w:t>常量</w:t>
            </w:r>
            <w:r w:rsidR="00C46A7D">
              <w:rPr>
                <w:noProof/>
                <w:webHidden/>
              </w:rPr>
              <w:tab/>
            </w:r>
            <w:r>
              <w:rPr>
                <w:noProof/>
                <w:webHidden/>
              </w:rPr>
              <w:fldChar w:fldCharType="begin"/>
            </w:r>
            <w:r w:rsidR="00C46A7D">
              <w:rPr>
                <w:noProof/>
                <w:webHidden/>
              </w:rPr>
              <w:instrText xml:space="preserve"> PAGEREF _Toc454522271 \h </w:instrText>
            </w:r>
            <w:r>
              <w:rPr>
                <w:noProof/>
                <w:webHidden/>
              </w:rPr>
            </w:r>
            <w:r>
              <w:rPr>
                <w:noProof/>
                <w:webHidden/>
              </w:rPr>
              <w:fldChar w:fldCharType="separate"/>
            </w:r>
            <w:r w:rsidR="00C46A7D">
              <w:rPr>
                <w:noProof/>
                <w:webHidden/>
              </w:rPr>
              <w:t>23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2"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_Toc454522272 \h </w:instrText>
            </w:r>
            <w:r>
              <w:rPr>
                <w:noProof/>
                <w:webHidden/>
              </w:rPr>
            </w:r>
            <w:r>
              <w:rPr>
                <w:noProof/>
                <w:webHidden/>
              </w:rPr>
              <w:fldChar w:fldCharType="separate"/>
            </w:r>
            <w:r w:rsidR="00C46A7D">
              <w:rPr>
                <w:noProof/>
                <w:webHidden/>
              </w:rPr>
              <w:t>24</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73" w:history="1">
            <w:r w:rsidR="00C46A7D" w:rsidRPr="00B35188">
              <w:rPr>
                <w:rStyle w:val="a6"/>
                <w:rFonts w:hint="eastAsia"/>
              </w:rPr>
              <w:t>第</w:t>
            </w:r>
            <w:r w:rsidR="00C46A7D" w:rsidRPr="00B35188">
              <w:rPr>
                <w:rStyle w:val="a6"/>
              </w:rPr>
              <w:t>8</w:t>
            </w:r>
            <w:r w:rsidR="00C46A7D" w:rsidRPr="00B35188">
              <w:rPr>
                <w:rStyle w:val="a6"/>
                <w:rFonts w:hint="eastAsia"/>
              </w:rPr>
              <w:t>课</w:t>
            </w:r>
            <w:r w:rsidR="00C46A7D" w:rsidRPr="00B35188">
              <w:rPr>
                <w:rStyle w:val="a6"/>
              </w:rPr>
              <w:t xml:space="preserve"> </w:t>
            </w:r>
            <w:r w:rsidR="00C46A7D" w:rsidRPr="00B35188">
              <w:rPr>
                <w:rStyle w:val="a6"/>
                <w:rFonts w:hint="eastAsia"/>
              </w:rPr>
              <w:t>字符串和编码</w:t>
            </w:r>
            <w:r w:rsidR="00C46A7D">
              <w:rPr>
                <w:webHidden/>
              </w:rPr>
              <w:tab/>
            </w:r>
            <w:r>
              <w:rPr>
                <w:webHidden/>
              </w:rPr>
              <w:fldChar w:fldCharType="begin"/>
            </w:r>
            <w:r w:rsidR="00C46A7D">
              <w:rPr>
                <w:webHidden/>
              </w:rPr>
              <w:instrText xml:space="preserve"> PAGEREF _Toc454522273 \h </w:instrText>
            </w:r>
            <w:r>
              <w:rPr>
                <w:webHidden/>
              </w:rPr>
            </w:r>
            <w:r>
              <w:rPr>
                <w:webHidden/>
              </w:rPr>
              <w:fldChar w:fldCharType="separate"/>
            </w:r>
            <w:r w:rsidR="00C46A7D">
              <w:rPr>
                <w:webHidden/>
              </w:rPr>
              <w:t>25</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4" w:history="1">
            <w:r w:rsidR="00C46A7D" w:rsidRPr="00B35188">
              <w:rPr>
                <w:rStyle w:val="a6"/>
                <w:rFonts w:ascii="Helvetica" w:hAnsi="Helvetica" w:cs="Helvetica" w:hint="eastAsia"/>
                <w:noProof/>
              </w:rPr>
              <w:t>字符编码</w:t>
            </w:r>
            <w:r w:rsidR="00C46A7D">
              <w:rPr>
                <w:noProof/>
                <w:webHidden/>
              </w:rPr>
              <w:tab/>
            </w:r>
            <w:r>
              <w:rPr>
                <w:noProof/>
                <w:webHidden/>
              </w:rPr>
              <w:fldChar w:fldCharType="begin"/>
            </w:r>
            <w:r w:rsidR="00C46A7D">
              <w:rPr>
                <w:noProof/>
                <w:webHidden/>
              </w:rPr>
              <w:instrText xml:space="preserve"> PAGEREF _Toc454522274 \h </w:instrText>
            </w:r>
            <w:r>
              <w:rPr>
                <w:noProof/>
                <w:webHidden/>
              </w:rPr>
            </w:r>
            <w:r>
              <w:rPr>
                <w:noProof/>
                <w:webHidden/>
              </w:rPr>
              <w:fldChar w:fldCharType="separate"/>
            </w:r>
            <w:r w:rsidR="00C46A7D">
              <w:rPr>
                <w:noProof/>
                <w:webHidden/>
              </w:rPr>
              <w:t>25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5" w:history="1">
            <w:r w:rsidR="00C46A7D" w:rsidRPr="00B35188">
              <w:rPr>
                <w:rStyle w:val="a6"/>
                <w:rFonts w:ascii="Helvetica" w:hAnsi="Helvetica" w:cs="Helvetica"/>
                <w:noProof/>
              </w:rPr>
              <w:t>Python</w:t>
            </w:r>
            <w:r w:rsidR="00C46A7D" w:rsidRPr="00B35188">
              <w:rPr>
                <w:rStyle w:val="a6"/>
                <w:rFonts w:ascii="Helvetica" w:hAnsi="Helvetica" w:cs="Helvetica" w:hint="eastAsia"/>
                <w:noProof/>
              </w:rPr>
              <w:t>的字符串</w:t>
            </w:r>
            <w:r w:rsidR="00C46A7D">
              <w:rPr>
                <w:noProof/>
                <w:webHidden/>
              </w:rPr>
              <w:tab/>
            </w:r>
            <w:r>
              <w:rPr>
                <w:noProof/>
                <w:webHidden/>
              </w:rPr>
              <w:fldChar w:fldCharType="begin"/>
            </w:r>
            <w:r w:rsidR="00C46A7D">
              <w:rPr>
                <w:noProof/>
                <w:webHidden/>
              </w:rPr>
              <w:instrText xml:space="preserve"> PAGEREF _Toc454522275 \h </w:instrText>
            </w:r>
            <w:r>
              <w:rPr>
                <w:noProof/>
                <w:webHidden/>
              </w:rPr>
            </w:r>
            <w:r>
              <w:rPr>
                <w:noProof/>
                <w:webHidden/>
              </w:rPr>
              <w:fldChar w:fldCharType="separate"/>
            </w:r>
            <w:r w:rsidR="00C46A7D">
              <w:rPr>
                <w:noProof/>
                <w:webHidden/>
              </w:rPr>
              <w:t>28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6" w:history="1">
            <w:r w:rsidR="00C46A7D" w:rsidRPr="00B35188">
              <w:rPr>
                <w:rStyle w:val="a6"/>
                <w:rFonts w:ascii="Helvetica" w:hAnsi="Helvetica" w:cs="Helvetica" w:hint="eastAsia"/>
                <w:noProof/>
              </w:rPr>
              <w:t>格式化</w:t>
            </w:r>
            <w:r w:rsidR="00C46A7D">
              <w:rPr>
                <w:noProof/>
                <w:webHidden/>
              </w:rPr>
              <w:tab/>
            </w:r>
            <w:r>
              <w:rPr>
                <w:noProof/>
                <w:webHidden/>
              </w:rPr>
              <w:fldChar w:fldCharType="begin"/>
            </w:r>
            <w:r w:rsidR="00C46A7D">
              <w:rPr>
                <w:noProof/>
                <w:webHidden/>
              </w:rPr>
              <w:instrText xml:space="preserve"> PAGEREF _Toc454522276 \h </w:instrText>
            </w:r>
            <w:r>
              <w:rPr>
                <w:noProof/>
                <w:webHidden/>
              </w:rPr>
            </w:r>
            <w:r>
              <w:rPr>
                <w:noProof/>
                <w:webHidden/>
              </w:rPr>
              <w:fldChar w:fldCharType="separate"/>
            </w:r>
            <w:r w:rsidR="00C46A7D">
              <w:rPr>
                <w:noProof/>
                <w:webHidden/>
              </w:rPr>
              <w:t>31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_Toc454522277 \h </w:instrText>
            </w:r>
            <w:r>
              <w:rPr>
                <w:noProof/>
                <w:webHidden/>
              </w:rPr>
            </w:r>
            <w:r>
              <w:rPr>
                <w:noProof/>
                <w:webHidden/>
              </w:rPr>
              <w:fldChar w:fldCharType="separate"/>
            </w:r>
            <w:r w:rsidR="00C46A7D">
              <w:rPr>
                <w:noProof/>
                <w:webHidden/>
              </w:rPr>
              <w:t>33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78" w:history="1">
            <w:r w:rsidR="00C46A7D" w:rsidRPr="00B35188">
              <w:rPr>
                <w:rStyle w:val="a6"/>
                <w:rFonts w:hint="eastAsia"/>
              </w:rPr>
              <w:t>第</w:t>
            </w:r>
            <w:r w:rsidR="00C46A7D" w:rsidRPr="00B35188">
              <w:rPr>
                <w:rStyle w:val="a6"/>
              </w:rPr>
              <w:t>9</w:t>
            </w:r>
            <w:r w:rsidR="00C46A7D" w:rsidRPr="00B35188">
              <w:rPr>
                <w:rStyle w:val="a6"/>
                <w:rFonts w:hint="eastAsia"/>
              </w:rPr>
              <w:t>课使用</w:t>
            </w:r>
            <w:r w:rsidR="00C46A7D" w:rsidRPr="00B35188">
              <w:rPr>
                <w:rStyle w:val="a6"/>
              </w:rPr>
              <w:t>list</w:t>
            </w:r>
            <w:r w:rsidR="00C46A7D" w:rsidRPr="00B35188">
              <w:rPr>
                <w:rStyle w:val="a6"/>
                <w:rFonts w:hint="eastAsia"/>
              </w:rPr>
              <w:t>和</w:t>
            </w:r>
            <w:r w:rsidR="00C46A7D" w:rsidRPr="00B35188">
              <w:rPr>
                <w:rStyle w:val="a6"/>
              </w:rPr>
              <w:t>tuple</w:t>
            </w:r>
            <w:r w:rsidR="00C46A7D">
              <w:rPr>
                <w:webHidden/>
              </w:rPr>
              <w:tab/>
            </w:r>
            <w:r>
              <w:rPr>
                <w:webHidden/>
              </w:rPr>
              <w:fldChar w:fldCharType="begin"/>
            </w:r>
            <w:r w:rsidR="00C46A7D">
              <w:rPr>
                <w:webHidden/>
              </w:rPr>
              <w:instrText xml:space="preserve"> PAGEREF _Toc454522278 \h </w:instrText>
            </w:r>
            <w:r>
              <w:rPr>
                <w:webHidden/>
              </w:rPr>
            </w:r>
            <w:r>
              <w:rPr>
                <w:webHidden/>
              </w:rPr>
              <w:fldChar w:fldCharType="separate"/>
            </w:r>
            <w:r w:rsidR="00C46A7D">
              <w:rPr>
                <w:webHidden/>
              </w:rPr>
              <w:t>33</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79" w:history="1">
            <w:r w:rsidR="00C46A7D" w:rsidRPr="00B35188">
              <w:rPr>
                <w:rStyle w:val="a6"/>
                <w:rFonts w:ascii="Helvetica" w:hAnsi="Helvetica" w:cs="Helvetica"/>
                <w:noProof/>
                <w:kern w:val="0"/>
              </w:rPr>
              <w:t>list</w:t>
            </w:r>
            <w:r w:rsidR="00C46A7D">
              <w:rPr>
                <w:noProof/>
                <w:webHidden/>
              </w:rPr>
              <w:tab/>
            </w:r>
            <w:r>
              <w:rPr>
                <w:noProof/>
                <w:webHidden/>
              </w:rPr>
              <w:fldChar w:fldCharType="begin"/>
            </w:r>
            <w:r w:rsidR="00C46A7D">
              <w:rPr>
                <w:noProof/>
                <w:webHidden/>
              </w:rPr>
              <w:instrText xml:space="preserve"> PAGEREF _Toc454522279 \h </w:instrText>
            </w:r>
            <w:r>
              <w:rPr>
                <w:noProof/>
                <w:webHidden/>
              </w:rPr>
            </w:r>
            <w:r>
              <w:rPr>
                <w:noProof/>
                <w:webHidden/>
              </w:rPr>
              <w:fldChar w:fldCharType="separate"/>
            </w:r>
            <w:r w:rsidR="00C46A7D">
              <w:rPr>
                <w:noProof/>
                <w:webHidden/>
              </w:rPr>
              <w:t>33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0" w:history="1">
            <w:r w:rsidR="00C46A7D" w:rsidRPr="00B35188">
              <w:rPr>
                <w:rStyle w:val="a6"/>
                <w:rFonts w:ascii="Helvetica" w:hAnsi="Helvetica" w:cs="Helvetica"/>
                <w:noProof/>
                <w:kern w:val="0"/>
              </w:rPr>
              <w:t>tuple</w:t>
            </w:r>
            <w:r w:rsidR="00C46A7D">
              <w:rPr>
                <w:noProof/>
                <w:webHidden/>
              </w:rPr>
              <w:tab/>
            </w:r>
            <w:r>
              <w:rPr>
                <w:noProof/>
                <w:webHidden/>
              </w:rPr>
              <w:fldChar w:fldCharType="begin"/>
            </w:r>
            <w:r w:rsidR="00C46A7D">
              <w:rPr>
                <w:noProof/>
                <w:webHidden/>
              </w:rPr>
              <w:instrText xml:space="preserve"> PAGEREF _Toc454522280 \h </w:instrText>
            </w:r>
            <w:r>
              <w:rPr>
                <w:noProof/>
                <w:webHidden/>
              </w:rPr>
            </w:r>
            <w:r>
              <w:rPr>
                <w:noProof/>
                <w:webHidden/>
              </w:rPr>
              <w:fldChar w:fldCharType="separate"/>
            </w:r>
            <w:r w:rsidR="00C46A7D">
              <w:rPr>
                <w:noProof/>
                <w:webHidden/>
              </w:rPr>
              <w:t>36</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81" w:history="1">
            <w:r w:rsidR="00C46A7D" w:rsidRPr="00B35188">
              <w:rPr>
                <w:rStyle w:val="a6"/>
                <w:rFonts w:hint="eastAsia"/>
              </w:rPr>
              <w:t>第</w:t>
            </w:r>
            <w:r w:rsidR="00C46A7D" w:rsidRPr="00B35188">
              <w:rPr>
                <w:rStyle w:val="a6"/>
              </w:rPr>
              <w:t>10</w:t>
            </w:r>
            <w:r w:rsidR="00C46A7D" w:rsidRPr="00B35188">
              <w:rPr>
                <w:rStyle w:val="a6"/>
                <w:rFonts w:hint="eastAsia"/>
              </w:rPr>
              <w:t>课</w:t>
            </w:r>
            <w:r w:rsidR="00C46A7D" w:rsidRPr="00B35188">
              <w:rPr>
                <w:rStyle w:val="a6"/>
              </w:rPr>
              <w:t xml:space="preserve"> </w:t>
            </w:r>
            <w:r w:rsidR="00C46A7D" w:rsidRPr="00B35188">
              <w:rPr>
                <w:rStyle w:val="a6"/>
                <w:rFonts w:hint="eastAsia"/>
              </w:rPr>
              <w:t>条件判断</w:t>
            </w:r>
            <w:r w:rsidR="00C46A7D">
              <w:rPr>
                <w:webHidden/>
              </w:rPr>
              <w:tab/>
            </w:r>
            <w:r>
              <w:rPr>
                <w:webHidden/>
              </w:rPr>
              <w:fldChar w:fldCharType="begin"/>
            </w:r>
            <w:r w:rsidR="00C46A7D">
              <w:rPr>
                <w:webHidden/>
              </w:rPr>
              <w:instrText xml:space="preserve"> PAGEREF _Toc454522281 \h </w:instrText>
            </w:r>
            <w:r>
              <w:rPr>
                <w:webHidden/>
              </w:rPr>
            </w:r>
            <w:r>
              <w:rPr>
                <w:webHidden/>
              </w:rPr>
              <w:fldChar w:fldCharType="separate"/>
            </w:r>
            <w:r w:rsidR="00C46A7D">
              <w:rPr>
                <w:webHidden/>
              </w:rPr>
              <w:t>39</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2" w:history="1">
            <w:r w:rsidR="00C46A7D" w:rsidRPr="00B35188">
              <w:rPr>
                <w:rStyle w:val="a6"/>
                <w:rFonts w:ascii="Helvetica" w:hAnsi="Helvetica" w:cs="Helvetica" w:hint="eastAsia"/>
                <w:noProof/>
              </w:rPr>
              <w:t>条件判断</w:t>
            </w:r>
            <w:r w:rsidR="00C46A7D">
              <w:rPr>
                <w:noProof/>
                <w:webHidden/>
              </w:rPr>
              <w:tab/>
            </w:r>
            <w:r>
              <w:rPr>
                <w:noProof/>
                <w:webHidden/>
              </w:rPr>
              <w:fldChar w:fldCharType="begin"/>
            </w:r>
            <w:r w:rsidR="00C46A7D">
              <w:rPr>
                <w:noProof/>
                <w:webHidden/>
              </w:rPr>
              <w:instrText xml:space="preserve"> PAGEREF _Toc454522282 \h </w:instrText>
            </w:r>
            <w:r>
              <w:rPr>
                <w:noProof/>
                <w:webHidden/>
              </w:rPr>
            </w:r>
            <w:r>
              <w:rPr>
                <w:noProof/>
                <w:webHidden/>
              </w:rPr>
              <w:fldChar w:fldCharType="separate"/>
            </w:r>
            <w:r w:rsidR="00C46A7D">
              <w:rPr>
                <w:noProof/>
                <w:webHidden/>
              </w:rPr>
              <w:t>39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3" w:history="1">
            <w:r w:rsidR="00C46A7D" w:rsidRPr="00B35188">
              <w:rPr>
                <w:rStyle w:val="a6"/>
                <w:rFonts w:ascii="Helvetica" w:hAnsi="Helvetica" w:cs="Helvetica" w:hint="eastAsia"/>
                <w:noProof/>
              </w:rPr>
              <w:t>再议</w:t>
            </w:r>
            <w:r w:rsidR="00C46A7D" w:rsidRPr="00B35188">
              <w:rPr>
                <w:rStyle w:val="a6"/>
                <w:rFonts w:ascii="Helvetica" w:hAnsi="Helvetica" w:cs="Helvetica"/>
                <w:noProof/>
              </w:rPr>
              <w:t xml:space="preserve"> input</w:t>
            </w:r>
            <w:r w:rsidR="00C46A7D">
              <w:rPr>
                <w:noProof/>
                <w:webHidden/>
              </w:rPr>
              <w:tab/>
            </w:r>
            <w:r>
              <w:rPr>
                <w:noProof/>
                <w:webHidden/>
              </w:rPr>
              <w:fldChar w:fldCharType="begin"/>
            </w:r>
            <w:r w:rsidR="00C46A7D">
              <w:rPr>
                <w:noProof/>
                <w:webHidden/>
              </w:rPr>
              <w:instrText xml:space="preserve"> PAGEREF _Toc454522283 \h </w:instrText>
            </w:r>
            <w:r>
              <w:rPr>
                <w:noProof/>
                <w:webHidden/>
              </w:rPr>
            </w:r>
            <w:r>
              <w:rPr>
                <w:noProof/>
                <w:webHidden/>
              </w:rPr>
              <w:fldChar w:fldCharType="separate"/>
            </w:r>
            <w:r w:rsidR="00C46A7D">
              <w:rPr>
                <w:noProof/>
                <w:webHidden/>
              </w:rPr>
              <w:t>41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84" w:history="1">
            <w:r w:rsidR="00C46A7D" w:rsidRPr="00B35188">
              <w:rPr>
                <w:rStyle w:val="a6"/>
                <w:rFonts w:hint="eastAsia"/>
              </w:rPr>
              <w:t>第</w:t>
            </w:r>
            <w:r w:rsidR="00C46A7D" w:rsidRPr="00B35188">
              <w:rPr>
                <w:rStyle w:val="a6"/>
              </w:rPr>
              <w:t>11</w:t>
            </w:r>
            <w:r w:rsidR="00C46A7D" w:rsidRPr="00B35188">
              <w:rPr>
                <w:rStyle w:val="a6"/>
                <w:rFonts w:hint="eastAsia"/>
              </w:rPr>
              <w:t>课</w:t>
            </w:r>
            <w:r w:rsidR="00C46A7D" w:rsidRPr="00B35188">
              <w:rPr>
                <w:rStyle w:val="a6"/>
              </w:rPr>
              <w:t xml:space="preserve"> </w:t>
            </w:r>
            <w:r w:rsidR="00C46A7D" w:rsidRPr="00B35188">
              <w:rPr>
                <w:rStyle w:val="a6"/>
                <w:rFonts w:hint="eastAsia"/>
              </w:rPr>
              <w:t>循环</w:t>
            </w:r>
            <w:r w:rsidR="00C46A7D">
              <w:rPr>
                <w:webHidden/>
              </w:rPr>
              <w:tab/>
            </w:r>
            <w:r>
              <w:rPr>
                <w:webHidden/>
              </w:rPr>
              <w:fldChar w:fldCharType="begin"/>
            </w:r>
            <w:r w:rsidR="00C46A7D">
              <w:rPr>
                <w:webHidden/>
              </w:rPr>
              <w:instrText xml:space="preserve"> PAGEREF _Toc454522284 \h </w:instrText>
            </w:r>
            <w:r>
              <w:rPr>
                <w:webHidden/>
              </w:rPr>
            </w:r>
            <w:r>
              <w:rPr>
                <w:webHidden/>
              </w:rPr>
              <w:fldChar w:fldCharType="separate"/>
            </w:r>
            <w:r w:rsidR="00C46A7D">
              <w:rPr>
                <w:webHidden/>
              </w:rPr>
              <w:t>42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5" w:history="1">
            <w:r w:rsidR="00C46A7D" w:rsidRPr="00B35188">
              <w:rPr>
                <w:rStyle w:val="a6"/>
                <w:rFonts w:ascii="Helvetica" w:hAnsi="Helvetica" w:cs="Helvetica" w:hint="eastAsia"/>
                <w:noProof/>
              </w:rPr>
              <w:t>循环</w:t>
            </w:r>
            <w:r w:rsidR="00C46A7D">
              <w:rPr>
                <w:noProof/>
                <w:webHidden/>
              </w:rPr>
              <w:tab/>
            </w:r>
            <w:r>
              <w:rPr>
                <w:noProof/>
                <w:webHidden/>
              </w:rPr>
              <w:fldChar w:fldCharType="begin"/>
            </w:r>
            <w:r w:rsidR="00C46A7D">
              <w:rPr>
                <w:noProof/>
                <w:webHidden/>
              </w:rPr>
              <w:instrText xml:space="preserve"> PAGEREF _Toc454522285 \h </w:instrText>
            </w:r>
            <w:r>
              <w:rPr>
                <w:noProof/>
                <w:webHidden/>
              </w:rPr>
            </w:r>
            <w:r>
              <w:rPr>
                <w:noProof/>
                <w:webHidden/>
              </w:rPr>
              <w:fldChar w:fldCharType="separate"/>
            </w:r>
            <w:r w:rsidR="00C46A7D">
              <w:rPr>
                <w:noProof/>
                <w:webHidden/>
              </w:rPr>
              <w:t>42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6" w:history="1">
            <w:r w:rsidR="00C46A7D" w:rsidRPr="00B35188">
              <w:rPr>
                <w:rStyle w:val="a6"/>
                <w:rFonts w:ascii="Helvetica" w:hAnsi="Helvetica" w:cs="Helvetica"/>
                <w:noProof/>
                <w:kern w:val="0"/>
              </w:rPr>
              <w:t>dict</w:t>
            </w:r>
            <w:r w:rsidR="00C46A7D">
              <w:rPr>
                <w:noProof/>
                <w:webHidden/>
              </w:rPr>
              <w:tab/>
            </w:r>
            <w:r>
              <w:rPr>
                <w:noProof/>
                <w:webHidden/>
              </w:rPr>
              <w:fldChar w:fldCharType="begin"/>
            </w:r>
            <w:r w:rsidR="00C46A7D">
              <w:rPr>
                <w:noProof/>
                <w:webHidden/>
              </w:rPr>
              <w:instrText xml:space="preserve"> PAGEREF _Toc454522286 \h </w:instrText>
            </w:r>
            <w:r>
              <w:rPr>
                <w:noProof/>
                <w:webHidden/>
              </w:rPr>
            </w:r>
            <w:r>
              <w:rPr>
                <w:noProof/>
                <w:webHidden/>
              </w:rPr>
              <w:fldChar w:fldCharType="separate"/>
            </w:r>
            <w:r w:rsidR="00C46A7D">
              <w:rPr>
                <w:noProof/>
                <w:webHidden/>
              </w:rPr>
              <w:t>44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7" w:history="1">
            <w:r w:rsidR="00C46A7D" w:rsidRPr="00B35188">
              <w:rPr>
                <w:rStyle w:val="a6"/>
                <w:rFonts w:ascii="Helvetica" w:hAnsi="Helvetica" w:cs="Helvetica"/>
                <w:noProof/>
                <w:kern w:val="0"/>
              </w:rPr>
              <w:t>set</w:t>
            </w:r>
            <w:r w:rsidR="00C46A7D">
              <w:rPr>
                <w:noProof/>
                <w:webHidden/>
              </w:rPr>
              <w:tab/>
            </w:r>
            <w:r>
              <w:rPr>
                <w:noProof/>
                <w:webHidden/>
              </w:rPr>
              <w:fldChar w:fldCharType="begin"/>
            </w:r>
            <w:r w:rsidR="00C46A7D">
              <w:rPr>
                <w:noProof/>
                <w:webHidden/>
              </w:rPr>
              <w:instrText xml:space="preserve"> PAGEREF _Toc454522287 \h </w:instrText>
            </w:r>
            <w:r>
              <w:rPr>
                <w:noProof/>
                <w:webHidden/>
              </w:rPr>
            </w:r>
            <w:r>
              <w:rPr>
                <w:noProof/>
                <w:webHidden/>
              </w:rPr>
              <w:fldChar w:fldCharType="separate"/>
            </w:r>
            <w:r w:rsidR="00C46A7D">
              <w:rPr>
                <w:noProof/>
                <w:webHidden/>
              </w:rPr>
              <w:t>47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8" w:history="1">
            <w:r w:rsidR="00C46A7D" w:rsidRPr="00B35188">
              <w:rPr>
                <w:rStyle w:val="a6"/>
                <w:rFonts w:ascii="Helvetica" w:hAnsi="Helvetica" w:cs="Helvetica" w:hint="eastAsia"/>
                <w:noProof/>
                <w:kern w:val="0"/>
              </w:rPr>
              <w:t>再议不可变对象</w:t>
            </w:r>
            <w:r w:rsidR="00C46A7D">
              <w:rPr>
                <w:noProof/>
                <w:webHidden/>
              </w:rPr>
              <w:tab/>
            </w:r>
            <w:r>
              <w:rPr>
                <w:noProof/>
                <w:webHidden/>
              </w:rPr>
              <w:fldChar w:fldCharType="begin"/>
            </w:r>
            <w:r w:rsidR="00C46A7D">
              <w:rPr>
                <w:noProof/>
                <w:webHidden/>
              </w:rPr>
              <w:instrText xml:space="preserve"> PAGEREF _Toc454522288 \h </w:instrText>
            </w:r>
            <w:r>
              <w:rPr>
                <w:noProof/>
                <w:webHidden/>
              </w:rPr>
            </w:r>
            <w:r>
              <w:rPr>
                <w:noProof/>
                <w:webHidden/>
              </w:rPr>
              <w:fldChar w:fldCharType="separate"/>
            </w:r>
            <w:r w:rsidR="00C46A7D">
              <w:rPr>
                <w:noProof/>
                <w:webHidden/>
              </w:rPr>
              <w:t>48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89"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_Toc454522289 \h </w:instrText>
            </w:r>
            <w:r>
              <w:rPr>
                <w:noProof/>
                <w:webHidden/>
              </w:rPr>
            </w:r>
            <w:r>
              <w:rPr>
                <w:noProof/>
                <w:webHidden/>
              </w:rPr>
              <w:fldChar w:fldCharType="separate"/>
            </w:r>
            <w:r w:rsidR="00C46A7D">
              <w:rPr>
                <w:noProof/>
                <w:webHidden/>
              </w:rPr>
              <w:t>50</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90" w:history="1">
            <w:r w:rsidR="00C46A7D" w:rsidRPr="00B35188">
              <w:rPr>
                <w:rStyle w:val="a6"/>
                <w:rFonts w:hint="eastAsia"/>
              </w:rPr>
              <w:t>第</w:t>
            </w:r>
            <w:r w:rsidR="00C46A7D" w:rsidRPr="00B35188">
              <w:rPr>
                <w:rStyle w:val="a6"/>
              </w:rPr>
              <w:t>12</w:t>
            </w:r>
            <w:r w:rsidR="00C46A7D" w:rsidRPr="00B35188">
              <w:rPr>
                <w:rStyle w:val="a6"/>
                <w:rFonts w:hint="eastAsia"/>
              </w:rPr>
              <w:t>课</w:t>
            </w:r>
            <w:r w:rsidR="00C46A7D" w:rsidRPr="00B35188">
              <w:rPr>
                <w:rStyle w:val="a6"/>
              </w:rPr>
              <w:t xml:space="preserve">  </w:t>
            </w:r>
            <w:r w:rsidR="00C46A7D" w:rsidRPr="00B35188">
              <w:rPr>
                <w:rStyle w:val="a6"/>
                <w:rFonts w:hint="eastAsia"/>
              </w:rPr>
              <w:t>函数</w:t>
            </w:r>
            <w:r w:rsidR="00C46A7D">
              <w:rPr>
                <w:webHidden/>
              </w:rPr>
              <w:tab/>
            </w:r>
            <w:r>
              <w:rPr>
                <w:webHidden/>
              </w:rPr>
              <w:fldChar w:fldCharType="begin"/>
            </w:r>
            <w:r w:rsidR="00C46A7D">
              <w:rPr>
                <w:webHidden/>
              </w:rPr>
              <w:instrText xml:space="preserve"> PAGEREF _Toc454522290 \h </w:instrText>
            </w:r>
            <w:r>
              <w:rPr>
                <w:webHidden/>
              </w:rPr>
            </w:r>
            <w:r>
              <w:rPr>
                <w:webHidden/>
              </w:rPr>
              <w:fldChar w:fldCharType="separate"/>
            </w:r>
            <w:r w:rsidR="00C46A7D">
              <w:rPr>
                <w:webHidden/>
              </w:rPr>
              <w:t>50</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1" w:history="1">
            <w:r w:rsidR="00C46A7D" w:rsidRPr="00B35188">
              <w:rPr>
                <w:rStyle w:val="a6"/>
                <w:rFonts w:ascii="Helvetica" w:hAnsi="Helvetica" w:cs="Helvetica" w:hint="eastAsia"/>
                <w:noProof/>
              </w:rPr>
              <w:t>抽象</w:t>
            </w:r>
            <w:r w:rsidR="00C46A7D">
              <w:rPr>
                <w:noProof/>
                <w:webHidden/>
              </w:rPr>
              <w:tab/>
            </w:r>
            <w:r>
              <w:rPr>
                <w:noProof/>
                <w:webHidden/>
              </w:rPr>
              <w:fldChar w:fldCharType="begin"/>
            </w:r>
            <w:r w:rsidR="00C46A7D">
              <w:rPr>
                <w:noProof/>
                <w:webHidden/>
              </w:rPr>
              <w:instrText xml:space="preserve"> PAGEREF _Toc454522291 \h </w:instrText>
            </w:r>
            <w:r>
              <w:rPr>
                <w:noProof/>
                <w:webHidden/>
              </w:rPr>
            </w:r>
            <w:r>
              <w:rPr>
                <w:noProof/>
                <w:webHidden/>
              </w:rPr>
              <w:fldChar w:fldCharType="separate"/>
            </w:r>
            <w:r w:rsidR="00C46A7D">
              <w:rPr>
                <w:noProof/>
                <w:webHidden/>
              </w:rPr>
              <w:t>51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92" w:history="1">
            <w:r w:rsidR="00C46A7D" w:rsidRPr="00B35188">
              <w:rPr>
                <w:rStyle w:val="a6"/>
                <w:rFonts w:hint="eastAsia"/>
              </w:rPr>
              <w:t>第</w:t>
            </w:r>
            <w:r w:rsidR="00C46A7D" w:rsidRPr="00B35188">
              <w:rPr>
                <w:rStyle w:val="a6"/>
              </w:rPr>
              <w:t>13</w:t>
            </w:r>
            <w:r w:rsidR="00C46A7D" w:rsidRPr="00B35188">
              <w:rPr>
                <w:rStyle w:val="a6"/>
                <w:rFonts w:hint="eastAsia"/>
              </w:rPr>
              <w:t>课</w:t>
            </w:r>
            <w:r w:rsidR="00C46A7D" w:rsidRPr="00B35188">
              <w:rPr>
                <w:rStyle w:val="a6"/>
              </w:rPr>
              <w:t xml:space="preserve"> </w:t>
            </w:r>
            <w:r w:rsidR="00C46A7D" w:rsidRPr="00B35188">
              <w:rPr>
                <w:rStyle w:val="a6"/>
                <w:rFonts w:hint="eastAsia"/>
              </w:rPr>
              <w:t>调用函数</w:t>
            </w:r>
            <w:r w:rsidR="00C46A7D">
              <w:rPr>
                <w:webHidden/>
              </w:rPr>
              <w:tab/>
            </w:r>
            <w:r>
              <w:rPr>
                <w:webHidden/>
              </w:rPr>
              <w:fldChar w:fldCharType="begin"/>
            </w:r>
            <w:r w:rsidR="00C46A7D">
              <w:rPr>
                <w:webHidden/>
              </w:rPr>
              <w:instrText xml:space="preserve"> PAGEREF _Toc454522292 \h </w:instrText>
            </w:r>
            <w:r>
              <w:rPr>
                <w:webHidden/>
              </w:rPr>
            </w:r>
            <w:r>
              <w:rPr>
                <w:webHidden/>
              </w:rPr>
              <w:fldChar w:fldCharType="separate"/>
            </w:r>
            <w:r w:rsidR="00C46A7D">
              <w:rPr>
                <w:webHidden/>
              </w:rPr>
              <w:t>51</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3" w:history="1">
            <w:r w:rsidR="00C46A7D" w:rsidRPr="00B35188">
              <w:rPr>
                <w:rStyle w:val="a6"/>
                <w:rFonts w:ascii="Helvetica" w:hAnsi="Helvetica" w:cs="Helvetica" w:hint="eastAsia"/>
                <w:noProof/>
              </w:rPr>
              <w:t>数据类型转换</w:t>
            </w:r>
            <w:r w:rsidR="00C46A7D">
              <w:rPr>
                <w:noProof/>
                <w:webHidden/>
              </w:rPr>
              <w:tab/>
            </w:r>
            <w:r>
              <w:rPr>
                <w:noProof/>
                <w:webHidden/>
              </w:rPr>
              <w:fldChar w:fldCharType="begin"/>
            </w:r>
            <w:r w:rsidR="00C46A7D">
              <w:rPr>
                <w:noProof/>
                <w:webHidden/>
              </w:rPr>
              <w:instrText xml:space="preserve"> PAGEREF _Toc454522293 \h </w:instrText>
            </w:r>
            <w:r>
              <w:rPr>
                <w:noProof/>
                <w:webHidden/>
              </w:rPr>
            </w:r>
            <w:r>
              <w:rPr>
                <w:noProof/>
                <w:webHidden/>
              </w:rPr>
              <w:fldChar w:fldCharType="separate"/>
            </w:r>
            <w:r w:rsidR="00C46A7D">
              <w:rPr>
                <w:noProof/>
                <w:webHidden/>
              </w:rPr>
              <w:t>53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94" w:history="1">
            <w:r w:rsidR="00C46A7D" w:rsidRPr="00B35188">
              <w:rPr>
                <w:rStyle w:val="a6"/>
                <w:rFonts w:hint="eastAsia"/>
              </w:rPr>
              <w:t>第</w:t>
            </w:r>
            <w:r w:rsidR="00C46A7D" w:rsidRPr="00B35188">
              <w:rPr>
                <w:rStyle w:val="a6"/>
              </w:rPr>
              <w:t>14</w:t>
            </w:r>
            <w:r w:rsidR="00C46A7D" w:rsidRPr="00B35188">
              <w:rPr>
                <w:rStyle w:val="a6"/>
                <w:rFonts w:hint="eastAsia"/>
              </w:rPr>
              <w:t>课</w:t>
            </w:r>
            <w:r w:rsidR="00C46A7D" w:rsidRPr="00B35188">
              <w:rPr>
                <w:rStyle w:val="a6"/>
              </w:rPr>
              <w:t xml:space="preserve"> </w:t>
            </w:r>
            <w:r w:rsidR="00C46A7D" w:rsidRPr="00B35188">
              <w:rPr>
                <w:rStyle w:val="a6"/>
                <w:rFonts w:hint="eastAsia"/>
              </w:rPr>
              <w:t>定义函数</w:t>
            </w:r>
            <w:r w:rsidR="00C46A7D">
              <w:rPr>
                <w:webHidden/>
              </w:rPr>
              <w:tab/>
            </w:r>
            <w:r>
              <w:rPr>
                <w:webHidden/>
              </w:rPr>
              <w:fldChar w:fldCharType="begin"/>
            </w:r>
            <w:r w:rsidR="00C46A7D">
              <w:rPr>
                <w:webHidden/>
              </w:rPr>
              <w:instrText xml:space="preserve"> PAGEREF _Toc454522294 \h </w:instrText>
            </w:r>
            <w:r>
              <w:rPr>
                <w:webHidden/>
              </w:rPr>
            </w:r>
            <w:r>
              <w:rPr>
                <w:webHidden/>
              </w:rPr>
              <w:fldChar w:fldCharType="separate"/>
            </w:r>
            <w:r w:rsidR="00C46A7D">
              <w:rPr>
                <w:webHidden/>
              </w:rPr>
              <w:t>54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5" w:history="1">
            <w:r w:rsidR="00C46A7D" w:rsidRPr="00B35188">
              <w:rPr>
                <w:rStyle w:val="a6"/>
                <w:rFonts w:ascii="Helvetica" w:hAnsi="Helvetica" w:cs="Helvetica" w:hint="eastAsia"/>
                <w:noProof/>
              </w:rPr>
              <w:t>空函数</w:t>
            </w:r>
            <w:r w:rsidR="00C46A7D">
              <w:rPr>
                <w:noProof/>
                <w:webHidden/>
              </w:rPr>
              <w:tab/>
            </w:r>
            <w:r>
              <w:rPr>
                <w:noProof/>
                <w:webHidden/>
              </w:rPr>
              <w:fldChar w:fldCharType="begin"/>
            </w:r>
            <w:r w:rsidR="00C46A7D">
              <w:rPr>
                <w:noProof/>
                <w:webHidden/>
              </w:rPr>
              <w:instrText xml:space="preserve"> PAGEREF _Toc454522295 \h </w:instrText>
            </w:r>
            <w:r>
              <w:rPr>
                <w:noProof/>
                <w:webHidden/>
              </w:rPr>
            </w:r>
            <w:r>
              <w:rPr>
                <w:noProof/>
                <w:webHidden/>
              </w:rPr>
              <w:fldChar w:fldCharType="separate"/>
            </w:r>
            <w:r w:rsidR="00C46A7D">
              <w:rPr>
                <w:noProof/>
                <w:webHidden/>
              </w:rPr>
              <w:t>54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6" w:history="1">
            <w:r w:rsidR="00C46A7D" w:rsidRPr="00B35188">
              <w:rPr>
                <w:rStyle w:val="a6"/>
                <w:rFonts w:ascii="Helvetica" w:hAnsi="Helvetica" w:cs="Helvetica" w:hint="eastAsia"/>
                <w:noProof/>
              </w:rPr>
              <w:t>参数检查</w:t>
            </w:r>
            <w:r w:rsidR="00C46A7D">
              <w:rPr>
                <w:noProof/>
                <w:webHidden/>
              </w:rPr>
              <w:tab/>
            </w:r>
            <w:r>
              <w:rPr>
                <w:noProof/>
                <w:webHidden/>
              </w:rPr>
              <w:fldChar w:fldCharType="begin"/>
            </w:r>
            <w:r w:rsidR="00C46A7D">
              <w:rPr>
                <w:noProof/>
                <w:webHidden/>
              </w:rPr>
              <w:instrText xml:space="preserve"> PAGEREF _Toc454522296 \h </w:instrText>
            </w:r>
            <w:r>
              <w:rPr>
                <w:noProof/>
                <w:webHidden/>
              </w:rPr>
            </w:r>
            <w:r>
              <w:rPr>
                <w:noProof/>
                <w:webHidden/>
              </w:rPr>
              <w:fldChar w:fldCharType="separate"/>
            </w:r>
            <w:r w:rsidR="00C46A7D">
              <w:rPr>
                <w:noProof/>
                <w:webHidden/>
              </w:rPr>
              <w:t>55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7" w:history="1">
            <w:r w:rsidR="00C46A7D" w:rsidRPr="00B35188">
              <w:rPr>
                <w:rStyle w:val="a6"/>
                <w:rFonts w:ascii="Helvetica" w:hAnsi="Helvetica" w:cs="Helvetica" w:hint="eastAsia"/>
                <w:noProof/>
              </w:rPr>
              <w:t>返回多个值</w:t>
            </w:r>
            <w:r w:rsidR="00C46A7D">
              <w:rPr>
                <w:noProof/>
                <w:webHidden/>
              </w:rPr>
              <w:tab/>
            </w:r>
            <w:r>
              <w:rPr>
                <w:noProof/>
                <w:webHidden/>
              </w:rPr>
              <w:fldChar w:fldCharType="begin"/>
            </w:r>
            <w:r w:rsidR="00C46A7D">
              <w:rPr>
                <w:noProof/>
                <w:webHidden/>
              </w:rPr>
              <w:instrText xml:space="preserve"> PAGEREF _Toc454522297 \h </w:instrText>
            </w:r>
            <w:r>
              <w:rPr>
                <w:noProof/>
                <w:webHidden/>
              </w:rPr>
            </w:r>
            <w:r>
              <w:rPr>
                <w:noProof/>
                <w:webHidden/>
              </w:rPr>
              <w:fldChar w:fldCharType="separate"/>
            </w:r>
            <w:r w:rsidR="00C46A7D">
              <w:rPr>
                <w:noProof/>
                <w:webHidden/>
              </w:rPr>
              <w:t>56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29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_Toc454522298 \h </w:instrText>
            </w:r>
            <w:r>
              <w:rPr>
                <w:noProof/>
                <w:webHidden/>
              </w:rPr>
            </w:r>
            <w:r>
              <w:rPr>
                <w:noProof/>
                <w:webHidden/>
              </w:rPr>
              <w:fldChar w:fldCharType="separate"/>
            </w:r>
            <w:r w:rsidR="00C46A7D">
              <w:rPr>
                <w:noProof/>
                <w:webHidden/>
              </w:rPr>
              <w:t>57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299" w:history="1">
            <w:r w:rsidR="00C46A7D" w:rsidRPr="00B35188">
              <w:rPr>
                <w:rStyle w:val="a6"/>
                <w:rFonts w:hint="eastAsia"/>
              </w:rPr>
              <w:t>第</w:t>
            </w:r>
            <w:r w:rsidR="00C46A7D" w:rsidRPr="00B35188">
              <w:rPr>
                <w:rStyle w:val="a6"/>
              </w:rPr>
              <w:t>15</w:t>
            </w:r>
            <w:r w:rsidR="00C46A7D" w:rsidRPr="00B35188">
              <w:rPr>
                <w:rStyle w:val="a6"/>
                <w:rFonts w:hint="eastAsia"/>
              </w:rPr>
              <w:t>课</w:t>
            </w:r>
            <w:r w:rsidR="00C46A7D" w:rsidRPr="00B35188">
              <w:rPr>
                <w:rStyle w:val="a6"/>
              </w:rPr>
              <w:t xml:space="preserve">  </w:t>
            </w:r>
            <w:r w:rsidR="00C46A7D" w:rsidRPr="00B35188">
              <w:rPr>
                <w:rStyle w:val="a6"/>
                <w:rFonts w:hint="eastAsia"/>
              </w:rPr>
              <w:t>函数的参数</w:t>
            </w:r>
            <w:r w:rsidR="00C46A7D">
              <w:rPr>
                <w:webHidden/>
              </w:rPr>
              <w:tab/>
            </w:r>
            <w:r>
              <w:rPr>
                <w:webHidden/>
              </w:rPr>
              <w:fldChar w:fldCharType="begin"/>
            </w:r>
            <w:r w:rsidR="00C46A7D">
              <w:rPr>
                <w:webHidden/>
              </w:rPr>
              <w:instrText xml:space="preserve"> PAGEREF _Toc454522299 \h </w:instrText>
            </w:r>
            <w:r>
              <w:rPr>
                <w:webHidden/>
              </w:rPr>
            </w:r>
            <w:r>
              <w:rPr>
                <w:webHidden/>
              </w:rPr>
              <w:fldChar w:fldCharType="separate"/>
            </w:r>
            <w:r w:rsidR="00C46A7D">
              <w:rPr>
                <w:webHidden/>
              </w:rPr>
              <w:t>58</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0" w:history="1">
            <w:r w:rsidR="00C46A7D" w:rsidRPr="00B35188">
              <w:rPr>
                <w:rStyle w:val="a6"/>
                <w:rFonts w:ascii="Helvetica" w:hAnsi="Helvetica" w:cs="Helvetica" w:hint="eastAsia"/>
                <w:noProof/>
              </w:rPr>
              <w:t>位置参数</w:t>
            </w:r>
            <w:r w:rsidR="00C46A7D">
              <w:rPr>
                <w:noProof/>
                <w:webHidden/>
              </w:rPr>
              <w:tab/>
            </w:r>
            <w:r>
              <w:rPr>
                <w:noProof/>
                <w:webHidden/>
              </w:rPr>
              <w:fldChar w:fldCharType="begin"/>
            </w:r>
            <w:r w:rsidR="00C46A7D">
              <w:rPr>
                <w:noProof/>
                <w:webHidden/>
              </w:rPr>
              <w:instrText xml:space="preserve"> PAGEREF _Toc454522300 \h </w:instrText>
            </w:r>
            <w:r>
              <w:rPr>
                <w:noProof/>
                <w:webHidden/>
              </w:rPr>
            </w:r>
            <w:r>
              <w:rPr>
                <w:noProof/>
                <w:webHidden/>
              </w:rPr>
              <w:fldChar w:fldCharType="separate"/>
            </w:r>
            <w:r w:rsidR="00C46A7D">
              <w:rPr>
                <w:noProof/>
                <w:webHidden/>
              </w:rPr>
              <w:t>58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1" w:history="1">
            <w:r w:rsidR="00C46A7D" w:rsidRPr="00B35188">
              <w:rPr>
                <w:rStyle w:val="a6"/>
                <w:rFonts w:ascii="Helvetica" w:hAnsi="Helvetica" w:cs="Helvetica" w:hint="eastAsia"/>
                <w:noProof/>
              </w:rPr>
              <w:t>默认参数</w:t>
            </w:r>
            <w:r w:rsidR="00C46A7D">
              <w:rPr>
                <w:noProof/>
                <w:webHidden/>
              </w:rPr>
              <w:tab/>
            </w:r>
            <w:r>
              <w:rPr>
                <w:noProof/>
                <w:webHidden/>
              </w:rPr>
              <w:fldChar w:fldCharType="begin"/>
            </w:r>
            <w:r w:rsidR="00C46A7D">
              <w:rPr>
                <w:noProof/>
                <w:webHidden/>
              </w:rPr>
              <w:instrText xml:space="preserve"> PAGEREF _Toc454522301 \h </w:instrText>
            </w:r>
            <w:r>
              <w:rPr>
                <w:noProof/>
                <w:webHidden/>
              </w:rPr>
            </w:r>
            <w:r>
              <w:rPr>
                <w:noProof/>
                <w:webHidden/>
              </w:rPr>
              <w:fldChar w:fldCharType="separate"/>
            </w:r>
            <w:r w:rsidR="00C46A7D">
              <w:rPr>
                <w:noProof/>
                <w:webHidden/>
              </w:rPr>
              <w:t>59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2" w:history="1">
            <w:r w:rsidR="00C46A7D" w:rsidRPr="00B35188">
              <w:rPr>
                <w:rStyle w:val="a6"/>
                <w:rFonts w:ascii="Helvetica" w:hAnsi="Helvetica" w:cs="Helvetica" w:hint="eastAsia"/>
                <w:noProof/>
              </w:rPr>
              <w:t>可变参数</w:t>
            </w:r>
            <w:r w:rsidR="00C46A7D">
              <w:rPr>
                <w:noProof/>
                <w:webHidden/>
              </w:rPr>
              <w:tab/>
            </w:r>
            <w:r>
              <w:rPr>
                <w:noProof/>
                <w:webHidden/>
              </w:rPr>
              <w:fldChar w:fldCharType="begin"/>
            </w:r>
            <w:r w:rsidR="00C46A7D">
              <w:rPr>
                <w:noProof/>
                <w:webHidden/>
              </w:rPr>
              <w:instrText xml:space="preserve"> PAGEREF _Toc454522302 \h </w:instrText>
            </w:r>
            <w:r>
              <w:rPr>
                <w:noProof/>
                <w:webHidden/>
              </w:rPr>
            </w:r>
            <w:r>
              <w:rPr>
                <w:noProof/>
                <w:webHidden/>
              </w:rPr>
              <w:fldChar w:fldCharType="separate"/>
            </w:r>
            <w:r w:rsidR="00C46A7D">
              <w:rPr>
                <w:noProof/>
                <w:webHidden/>
              </w:rPr>
              <w:t>63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3" w:history="1">
            <w:r w:rsidR="00C46A7D" w:rsidRPr="00B35188">
              <w:rPr>
                <w:rStyle w:val="a6"/>
                <w:rFonts w:ascii="Helvetica" w:hAnsi="Helvetica" w:cs="Helvetica" w:hint="eastAsia"/>
                <w:noProof/>
              </w:rPr>
              <w:t>关键字参数</w:t>
            </w:r>
            <w:r w:rsidR="00C46A7D">
              <w:rPr>
                <w:noProof/>
                <w:webHidden/>
              </w:rPr>
              <w:tab/>
            </w:r>
            <w:r>
              <w:rPr>
                <w:noProof/>
                <w:webHidden/>
              </w:rPr>
              <w:fldChar w:fldCharType="begin"/>
            </w:r>
            <w:r w:rsidR="00C46A7D">
              <w:rPr>
                <w:noProof/>
                <w:webHidden/>
              </w:rPr>
              <w:instrText xml:space="preserve"> PAGEREF _Toc454522303 \h </w:instrText>
            </w:r>
            <w:r>
              <w:rPr>
                <w:noProof/>
                <w:webHidden/>
              </w:rPr>
            </w:r>
            <w:r>
              <w:rPr>
                <w:noProof/>
                <w:webHidden/>
              </w:rPr>
              <w:fldChar w:fldCharType="separate"/>
            </w:r>
            <w:r w:rsidR="00C46A7D">
              <w:rPr>
                <w:noProof/>
                <w:webHidden/>
              </w:rPr>
              <w:t>65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4" w:history="1">
            <w:r w:rsidR="00C46A7D" w:rsidRPr="00B35188">
              <w:rPr>
                <w:rStyle w:val="a6"/>
                <w:rFonts w:ascii="Helvetica" w:hAnsi="Helvetica" w:cs="Helvetica" w:hint="eastAsia"/>
                <w:noProof/>
              </w:rPr>
              <w:t>命名关键字参数</w:t>
            </w:r>
            <w:r w:rsidR="00C46A7D">
              <w:rPr>
                <w:noProof/>
                <w:webHidden/>
              </w:rPr>
              <w:tab/>
            </w:r>
            <w:r>
              <w:rPr>
                <w:noProof/>
                <w:webHidden/>
              </w:rPr>
              <w:fldChar w:fldCharType="begin"/>
            </w:r>
            <w:r w:rsidR="00C46A7D">
              <w:rPr>
                <w:noProof/>
                <w:webHidden/>
              </w:rPr>
              <w:instrText xml:space="preserve"> PAGEREF _Toc454522304 \h </w:instrText>
            </w:r>
            <w:r>
              <w:rPr>
                <w:noProof/>
                <w:webHidden/>
              </w:rPr>
            </w:r>
            <w:r>
              <w:rPr>
                <w:noProof/>
                <w:webHidden/>
              </w:rPr>
              <w:fldChar w:fldCharType="separate"/>
            </w:r>
            <w:r w:rsidR="00C46A7D">
              <w:rPr>
                <w:noProof/>
                <w:webHidden/>
              </w:rPr>
              <w:t>66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5" w:history="1">
            <w:r w:rsidR="00C46A7D" w:rsidRPr="00B35188">
              <w:rPr>
                <w:rStyle w:val="a6"/>
                <w:rFonts w:ascii="Helvetica" w:hAnsi="Helvetica" w:cs="Helvetica" w:hint="eastAsia"/>
                <w:noProof/>
              </w:rPr>
              <w:t>参数组合</w:t>
            </w:r>
            <w:r w:rsidR="00C46A7D">
              <w:rPr>
                <w:noProof/>
                <w:webHidden/>
              </w:rPr>
              <w:tab/>
            </w:r>
            <w:r>
              <w:rPr>
                <w:noProof/>
                <w:webHidden/>
              </w:rPr>
              <w:fldChar w:fldCharType="begin"/>
            </w:r>
            <w:r w:rsidR="00C46A7D">
              <w:rPr>
                <w:noProof/>
                <w:webHidden/>
              </w:rPr>
              <w:instrText xml:space="preserve"> PAGEREF _Toc454522305 \h </w:instrText>
            </w:r>
            <w:r>
              <w:rPr>
                <w:noProof/>
                <w:webHidden/>
              </w:rPr>
            </w:r>
            <w:r>
              <w:rPr>
                <w:noProof/>
                <w:webHidden/>
              </w:rPr>
              <w:fldChar w:fldCharType="separate"/>
            </w:r>
            <w:r w:rsidR="00C46A7D">
              <w:rPr>
                <w:noProof/>
                <w:webHidden/>
              </w:rPr>
              <w:t>68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6"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_Toc454522306 \h </w:instrText>
            </w:r>
            <w:r>
              <w:rPr>
                <w:noProof/>
                <w:webHidden/>
              </w:rPr>
            </w:r>
            <w:r>
              <w:rPr>
                <w:noProof/>
                <w:webHidden/>
              </w:rPr>
              <w:fldChar w:fldCharType="separate"/>
            </w:r>
            <w:r w:rsidR="00C46A7D">
              <w:rPr>
                <w:noProof/>
                <w:webHidden/>
              </w:rPr>
              <w:t>69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07" w:history="1">
            <w:r w:rsidR="00C46A7D" w:rsidRPr="00B35188">
              <w:rPr>
                <w:rStyle w:val="a6"/>
                <w:rFonts w:hint="eastAsia"/>
              </w:rPr>
              <w:t>第</w:t>
            </w:r>
            <w:r w:rsidR="00C46A7D" w:rsidRPr="00B35188">
              <w:rPr>
                <w:rStyle w:val="a6"/>
              </w:rPr>
              <w:t>16</w:t>
            </w:r>
            <w:r w:rsidR="00C46A7D" w:rsidRPr="00B35188">
              <w:rPr>
                <w:rStyle w:val="a6"/>
                <w:rFonts w:hint="eastAsia"/>
              </w:rPr>
              <w:t>课</w:t>
            </w:r>
            <w:r w:rsidR="00C46A7D" w:rsidRPr="00B35188">
              <w:rPr>
                <w:rStyle w:val="a6"/>
              </w:rPr>
              <w:t xml:space="preserve">  </w:t>
            </w:r>
            <w:r w:rsidR="00C46A7D" w:rsidRPr="00B35188">
              <w:rPr>
                <w:rStyle w:val="a6"/>
                <w:rFonts w:hint="eastAsia"/>
              </w:rPr>
              <w:t>递归函数</w:t>
            </w:r>
            <w:r w:rsidR="00C46A7D">
              <w:rPr>
                <w:webHidden/>
              </w:rPr>
              <w:tab/>
            </w:r>
            <w:r>
              <w:rPr>
                <w:webHidden/>
              </w:rPr>
              <w:fldChar w:fldCharType="begin"/>
            </w:r>
            <w:r w:rsidR="00C46A7D">
              <w:rPr>
                <w:webHidden/>
              </w:rPr>
              <w:instrText xml:space="preserve"> PAGEREF _Toc454522307 \h </w:instrText>
            </w:r>
            <w:r>
              <w:rPr>
                <w:webHidden/>
              </w:rPr>
            </w:r>
            <w:r>
              <w:rPr>
                <w:webHidden/>
              </w:rPr>
              <w:fldChar w:fldCharType="separate"/>
            </w:r>
            <w:r w:rsidR="00C46A7D">
              <w:rPr>
                <w:webHidden/>
              </w:rPr>
              <w:t>70</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0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_Toc454522308 \h </w:instrText>
            </w:r>
            <w:r>
              <w:rPr>
                <w:noProof/>
                <w:webHidden/>
              </w:rPr>
            </w:r>
            <w:r>
              <w:rPr>
                <w:noProof/>
                <w:webHidden/>
              </w:rPr>
              <w:fldChar w:fldCharType="separate"/>
            </w:r>
            <w:r w:rsidR="00C46A7D">
              <w:rPr>
                <w:noProof/>
                <w:webHidden/>
              </w:rPr>
              <w:t>73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09" w:history="1">
            <w:r w:rsidR="00C46A7D" w:rsidRPr="00B35188">
              <w:rPr>
                <w:rStyle w:val="a6"/>
                <w:rFonts w:hint="eastAsia"/>
              </w:rPr>
              <w:t>第</w:t>
            </w:r>
            <w:r w:rsidR="00C46A7D" w:rsidRPr="00B35188">
              <w:rPr>
                <w:rStyle w:val="a6"/>
              </w:rPr>
              <w:t>17</w:t>
            </w:r>
            <w:r w:rsidR="00C46A7D" w:rsidRPr="00B35188">
              <w:rPr>
                <w:rStyle w:val="a6"/>
                <w:rFonts w:hint="eastAsia"/>
              </w:rPr>
              <w:t>课</w:t>
            </w:r>
            <w:r w:rsidR="00C46A7D" w:rsidRPr="00B35188">
              <w:rPr>
                <w:rStyle w:val="a6"/>
              </w:rPr>
              <w:t xml:space="preserve">  </w:t>
            </w:r>
            <w:r w:rsidR="00C46A7D" w:rsidRPr="00B35188">
              <w:rPr>
                <w:rStyle w:val="a6"/>
                <w:rFonts w:hint="eastAsia"/>
              </w:rPr>
              <w:t>高级特性</w:t>
            </w:r>
            <w:r w:rsidR="00C46A7D">
              <w:rPr>
                <w:webHidden/>
              </w:rPr>
              <w:tab/>
            </w:r>
            <w:r>
              <w:rPr>
                <w:webHidden/>
              </w:rPr>
              <w:fldChar w:fldCharType="begin"/>
            </w:r>
            <w:r w:rsidR="00C46A7D">
              <w:rPr>
                <w:webHidden/>
              </w:rPr>
              <w:instrText xml:space="preserve"> PAGEREF _Toc454522309 \h </w:instrText>
            </w:r>
            <w:r>
              <w:rPr>
                <w:webHidden/>
              </w:rPr>
            </w:r>
            <w:r>
              <w:rPr>
                <w:webHidden/>
              </w:rPr>
              <w:fldChar w:fldCharType="separate"/>
            </w:r>
            <w:r w:rsidR="00C46A7D">
              <w:rPr>
                <w:webHidden/>
              </w:rPr>
              <w:t>73</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10" w:history="1">
            <w:r w:rsidR="00C46A7D" w:rsidRPr="00B35188">
              <w:rPr>
                <w:rStyle w:val="a6"/>
                <w:rFonts w:hint="eastAsia"/>
              </w:rPr>
              <w:t>第</w:t>
            </w:r>
            <w:r w:rsidR="00C46A7D" w:rsidRPr="00B35188">
              <w:rPr>
                <w:rStyle w:val="a6"/>
              </w:rPr>
              <w:t>18</w:t>
            </w:r>
            <w:r w:rsidR="00C46A7D" w:rsidRPr="00B35188">
              <w:rPr>
                <w:rStyle w:val="a6"/>
                <w:rFonts w:hint="eastAsia"/>
              </w:rPr>
              <w:t>课</w:t>
            </w:r>
            <w:r w:rsidR="00C46A7D" w:rsidRPr="00B35188">
              <w:rPr>
                <w:rStyle w:val="a6"/>
              </w:rPr>
              <w:t xml:space="preserve"> </w:t>
            </w:r>
            <w:r w:rsidR="00C46A7D" w:rsidRPr="00B35188">
              <w:rPr>
                <w:rStyle w:val="a6"/>
                <w:rFonts w:hint="eastAsia"/>
              </w:rPr>
              <w:t>切片</w:t>
            </w:r>
            <w:r w:rsidR="00C46A7D">
              <w:rPr>
                <w:webHidden/>
              </w:rPr>
              <w:tab/>
            </w:r>
            <w:r>
              <w:rPr>
                <w:webHidden/>
              </w:rPr>
              <w:fldChar w:fldCharType="begin"/>
            </w:r>
            <w:r w:rsidR="00C46A7D">
              <w:rPr>
                <w:webHidden/>
              </w:rPr>
              <w:instrText xml:space="preserve"> PAGEREF _Toc454522310 \h </w:instrText>
            </w:r>
            <w:r>
              <w:rPr>
                <w:webHidden/>
              </w:rPr>
            </w:r>
            <w:r>
              <w:rPr>
                <w:webHidden/>
              </w:rPr>
              <w:fldChar w:fldCharType="separate"/>
            </w:r>
            <w:r w:rsidR="00C46A7D">
              <w:rPr>
                <w:webHidden/>
              </w:rPr>
              <w:t>74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11"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_Toc454522311 \h </w:instrText>
            </w:r>
            <w:r>
              <w:rPr>
                <w:noProof/>
                <w:webHidden/>
              </w:rPr>
            </w:r>
            <w:r>
              <w:rPr>
                <w:noProof/>
                <w:webHidden/>
              </w:rPr>
              <w:fldChar w:fldCharType="separate"/>
            </w:r>
            <w:r w:rsidR="00C46A7D">
              <w:rPr>
                <w:noProof/>
                <w:webHidden/>
              </w:rPr>
              <w:t>77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12" w:history="1">
            <w:r w:rsidR="00C46A7D" w:rsidRPr="00B35188">
              <w:rPr>
                <w:rStyle w:val="a6"/>
                <w:rFonts w:hint="eastAsia"/>
              </w:rPr>
              <w:t>第</w:t>
            </w:r>
            <w:r w:rsidR="00C46A7D" w:rsidRPr="00B35188">
              <w:rPr>
                <w:rStyle w:val="a6"/>
              </w:rPr>
              <w:t>19</w:t>
            </w:r>
            <w:r w:rsidR="00C46A7D" w:rsidRPr="00B35188">
              <w:rPr>
                <w:rStyle w:val="a6"/>
                <w:rFonts w:hint="eastAsia"/>
              </w:rPr>
              <w:t>课</w:t>
            </w:r>
            <w:r w:rsidR="00C46A7D" w:rsidRPr="00B35188">
              <w:rPr>
                <w:rStyle w:val="a6"/>
              </w:rPr>
              <w:t xml:space="preserve"> </w:t>
            </w:r>
            <w:r w:rsidR="00C46A7D" w:rsidRPr="00B35188">
              <w:rPr>
                <w:rStyle w:val="a6"/>
                <w:rFonts w:hint="eastAsia"/>
              </w:rPr>
              <w:t>迭代</w:t>
            </w:r>
            <w:r w:rsidR="00C46A7D">
              <w:rPr>
                <w:webHidden/>
              </w:rPr>
              <w:tab/>
            </w:r>
            <w:r>
              <w:rPr>
                <w:webHidden/>
              </w:rPr>
              <w:fldChar w:fldCharType="begin"/>
            </w:r>
            <w:r w:rsidR="00C46A7D">
              <w:rPr>
                <w:webHidden/>
              </w:rPr>
              <w:instrText xml:space="preserve"> PAGEREF _Toc454522312 \h </w:instrText>
            </w:r>
            <w:r>
              <w:rPr>
                <w:webHidden/>
              </w:rPr>
            </w:r>
            <w:r>
              <w:rPr>
                <w:webHidden/>
              </w:rPr>
              <w:fldChar w:fldCharType="separate"/>
            </w:r>
            <w:r w:rsidR="00C46A7D">
              <w:rPr>
                <w:webHidden/>
              </w:rPr>
              <w:t>77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13"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_Toc454522313 \h </w:instrText>
            </w:r>
            <w:r>
              <w:rPr>
                <w:noProof/>
                <w:webHidden/>
              </w:rPr>
            </w:r>
            <w:r>
              <w:rPr>
                <w:noProof/>
                <w:webHidden/>
              </w:rPr>
              <w:fldChar w:fldCharType="separate"/>
            </w:r>
            <w:r w:rsidR="00C46A7D">
              <w:rPr>
                <w:noProof/>
                <w:webHidden/>
              </w:rPr>
              <w:t>79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14" w:history="1">
            <w:r w:rsidR="00C46A7D" w:rsidRPr="00B35188">
              <w:rPr>
                <w:rStyle w:val="a6"/>
                <w:rFonts w:hint="eastAsia"/>
              </w:rPr>
              <w:t>第</w:t>
            </w:r>
            <w:r w:rsidR="00C46A7D" w:rsidRPr="00B35188">
              <w:rPr>
                <w:rStyle w:val="a6"/>
              </w:rPr>
              <w:t>20</w:t>
            </w:r>
            <w:r w:rsidR="00C46A7D" w:rsidRPr="00B35188">
              <w:rPr>
                <w:rStyle w:val="a6"/>
                <w:rFonts w:hint="eastAsia"/>
              </w:rPr>
              <w:t>课</w:t>
            </w:r>
            <w:r w:rsidR="00C46A7D" w:rsidRPr="00B35188">
              <w:rPr>
                <w:rStyle w:val="a6"/>
              </w:rPr>
              <w:t xml:space="preserve"> </w:t>
            </w:r>
            <w:r w:rsidR="00C46A7D" w:rsidRPr="00B35188">
              <w:rPr>
                <w:rStyle w:val="a6"/>
                <w:rFonts w:hint="eastAsia"/>
              </w:rPr>
              <w:t>列表生成式</w:t>
            </w:r>
            <w:r w:rsidR="00C46A7D">
              <w:rPr>
                <w:webHidden/>
              </w:rPr>
              <w:tab/>
            </w:r>
            <w:r>
              <w:rPr>
                <w:webHidden/>
              </w:rPr>
              <w:fldChar w:fldCharType="begin"/>
            </w:r>
            <w:r w:rsidR="00C46A7D">
              <w:rPr>
                <w:webHidden/>
              </w:rPr>
              <w:instrText xml:space="preserve"> PAGEREF _Toc454522314 \h </w:instrText>
            </w:r>
            <w:r>
              <w:rPr>
                <w:webHidden/>
              </w:rPr>
            </w:r>
            <w:r>
              <w:rPr>
                <w:webHidden/>
              </w:rPr>
              <w:fldChar w:fldCharType="separate"/>
            </w:r>
            <w:r w:rsidR="00C46A7D">
              <w:rPr>
                <w:webHidden/>
              </w:rPr>
              <w:t>79</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15" w:history="1">
            <w:r w:rsidR="00C46A7D" w:rsidRPr="00B35188">
              <w:rPr>
                <w:rStyle w:val="a6"/>
                <w:rFonts w:hint="eastAsia"/>
              </w:rPr>
              <w:t>第</w:t>
            </w:r>
            <w:r w:rsidR="00C46A7D" w:rsidRPr="00B35188">
              <w:rPr>
                <w:rStyle w:val="a6"/>
              </w:rPr>
              <w:t>21</w:t>
            </w:r>
            <w:r w:rsidR="00C46A7D" w:rsidRPr="00B35188">
              <w:rPr>
                <w:rStyle w:val="a6"/>
                <w:rFonts w:hint="eastAsia"/>
              </w:rPr>
              <w:t>课</w:t>
            </w:r>
            <w:r w:rsidR="00C46A7D" w:rsidRPr="00B35188">
              <w:rPr>
                <w:rStyle w:val="a6"/>
              </w:rPr>
              <w:t xml:space="preserve">  </w:t>
            </w:r>
            <w:r w:rsidR="00C46A7D" w:rsidRPr="00B35188">
              <w:rPr>
                <w:rStyle w:val="a6"/>
                <w:rFonts w:hint="eastAsia"/>
              </w:rPr>
              <w:t>生成器</w:t>
            </w:r>
            <w:r w:rsidR="00C46A7D">
              <w:rPr>
                <w:webHidden/>
              </w:rPr>
              <w:tab/>
            </w:r>
            <w:r>
              <w:rPr>
                <w:webHidden/>
              </w:rPr>
              <w:fldChar w:fldCharType="begin"/>
            </w:r>
            <w:r w:rsidR="00C46A7D">
              <w:rPr>
                <w:webHidden/>
              </w:rPr>
              <w:instrText xml:space="preserve"> PAGEREF _Toc454522315 \h </w:instrText>
            </w:r>
            <w:r>
              <w:rPr>
                <w:webHidden/>
              </w:rPr>
            </w:r>
            <w:r>
              <w:rPr>
                <w:webHidden/>
              </w:rPr>
              <w:fldChar w:fldCharType="separate"/>
            </w:r>
            <w:r w:rsidR="00C46A7D">
              <w:rPr>
                <w:webHidden/>
              </w:rPr>
              <w:t>82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16"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_Toc454522316 \h </w:instrText>
            </w:r>
            <w:r>
              <w:rPr>
                <w:noProof/>
                <w:webHidden/>
              </w:rPr>
            </w:r>
            <w:r>
              <w:rPr>
                <w:noProof/>
                <w:webHidden/>
              </w:rPr>
              <w:fldChar w:fldCharType="separate"/>
            </w:r>
            <w:r w:rsidR="00C46A7D">
              <w:rPr>
                <w:noProof/>
                <w:webHidden/>
              </w:rPr>
              <w:t>88</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17" w:history="1">
            <w:r w:rsidR="00C46A7D" w:rsidRPr="00B35188">
              <w:rPr>
                <w:rStyle w:val="a6"/>
                <w:rFonts w:hint="eastAsia"/>
              </w:rPr>
              <w:t>第</w:t>
            </w:r>
            <w:r w:rsidR="00C46A7D" w:rsidRPr="00B35188">
              <w:rPr>
                <w:rStyle w:val="a6"/>
              </w:rPr>
              <w:t>22</w:t>
            </w:r>
            <w:r w:rsidR="00C46A7D" w:rsidRPr="00B35188">
              <w:rPr>
                <w:rStyle w:val="a6"/>
                <w:rFonts w:hint="eastAsia"/>
              </w:rPr>
              <w:t>课</w:t>
            </w:r>
            <w:r w:rsidR="00C46A7D" w:rsidRPr="00B35188">
              <w:rPr>
                <w:rStyle w:val="a6"/>
              </w:rPr>
              <w:t xml:space="preserve">  </w:t>
            </w:r>
            <w:r w:rsidR="00C46A7D" w:rsidRPr="00B35188">
              <w:rPr>
                <w:rStyle w:val="a6"/>
                <w:rFonts w:hint="eastAsia"/>
              </w:rPr>
              <w:t>迭代器</w:t>
            </w:r>
            <w:r w:rsidR="00C46A7D">
              <w:rPr>
                <w:webHidden/>
              </w:rPr>
              <w:tab/>
            </w:r>
            <w:r>
              <w:rPr>
                <w:webHidden/>
              </w:rPr>
              <w:fldChar w:fldCharType="begin"/>
            </w:r>
            <w:r w:rsidR="00C46A7D">
              <w:rPr>
                <w:webHidden/>
              </w:rPr>
              <w:instrText xml:space="preserve"> PAGEREF _Toc454522317 \h </w:instrText>
            </w:r>
            <w:r>
              <w:rPr>
                <w:webHidden/>
              </w:rPr>
            </w:r>
            <w:r>
              <w:rPr>
                <w:webHidden/>
              </w:rPr>
              <w:fldChar w:fldCharType="separate"/>
            </w:r>
            <w:r w:rsidR="00C46A7D">
              <w:rPr>
                <w:webHidden/>
              </w:rPr>
              <w:t>89</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1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_Toc454522318 \h </w:instrText>
            </w:r>
            <w:r>
              <w:rPr>
                <w:noProof/>
                <w:webHidden/>
              </w:rPr>
            </w:r>
            <w:r>
              <w:rPr>
                <w:noProof/>
                <w:webHidden/>
              </w:rPr>
              <w:fldChar w:fldCharType="separate"/>
            </w:r>
            <w:r w:rsidR="00C46A7D">
              <w:rPr>
                <w:noProof/>
                <w:webHidden/>
              </w:rPr>
              <w:t>90</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19" w:history="1">
            <w:r w:rsidR="00C46A7D" w:rsidRPr="00B35188">
              <w:rPr>
                <w:rStyle w:val="a6"/>
                <w:rFonts w:hint="eastAsia"/>
              </w:rPr>
              <w:t>第</w:t>
            </w:r>
            <w:r w:rsidR="00C46A7D" w:rsidRPr="00B35188">
              <w:rPr>
                <w:rStyle w:val="a6"/>
              </w:rPr>
              <w:t>23</w:t>
            </w:r>
            <w:r w:rsidR="00C46A7D" w:rsidRPr="00B35188">
              <w:rPr>
                <w:rStyle w:val="a6"/>
                <w:rFonts w:hint="eastAsia"/>
              </w:rPr>
              <w:t>课</w:t>
            </w:r>
            <w:r w:rsidR="00C46A7D" w:rsidRPr="00B35188">
              <w:rPr>
                <w:rStyle w:val="a6"/>
              </w:rPr>
              <w:t xml:space="preserve"> </w:t>
            </w:r>
            <w:r w:rsidR="00C46A7D" w:rsidRPr="00B35188">
              <w:rPr>
                <w:rStyle w:val="a6"/>
                <w:rFonts w:hint="eastAsia"/>
              </w:rPr>
              <w:t>函数式编程</w:t>
            </w:r>
            <w:r w:rsidR="00C46A7D">
              <w:rPr>
                <w:webHidden/>
              </w:rPr>
              <w:tab/>
            </w:r>
            <w:r>
              <w:rPr>
                <w:webHidden/>
              </w:rPr>
              <w:fldChar w:fldCharType="begin"/>
            </w:r>
            <w:r w:rsidR="00C46A7D">
              <w:rPr>
                <w:webHidden/>
              </w:rPr>
              <w:instrText xml:space="preserve"> PAGEREF _Toc454522319 \h </w:instrText>
            </w:r>
            <w:r>
              <w:rPr>
                <w:webHidden/>
              </w:rPr>
            </w:r>
            <w:r>
              <w:rPr>
                <w:webHidden/>
              </w:rPr>
              <w:fldChar w:fldCharType="separate"/>
            </w:r>
            <w:r w:rsidR="00C46A7D">
              <w:rPr>
                <w:webHidden/>
              </w:rPr>
              <w:t>91</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20" w:history="1">
            <w:r w:rsidR="00C46A7D" w:rsidRPr="00B35188">
              <w:rPr>
                <w:rStyle w:val="a6"/>
                <w:rFonts w:hint="eastAsia"/>
              </w:rPr>
              <w:t>第</w:t>
            </w:r>
            <w:r w:rsidR="00C46A7D" w:rsidRPr="00B35188">
              <w:rPr>
                <w:rStyle w:val="a6"/>
              </w:rPr>
              <w:t>24</w:t>
            </w:r>
            <w:r w:rsidR="00C46A7D" w:rsidRPr="00B35188">
              <w:rPr>
                <w:rStyle w:val="a6"/>
                <w:rFonts w:hint="eastAsia"/>
              </w:rPr>
              <w:t>课</w:t>
            </w:r>
            <w:r w:rsidR="00C46A7D" w:rsidRPr="00B35188">
              <w:rPr>
                <w:rStyle w:val="a6"/>
              </w:rPr>
              <w:t xml:space="preserve"> </w:t>
            </w:r>
            <w:r w:rsidR="00C46A7D" w:rsidRPr="00B35188">
              <w:rPr>
                <w:rStyle w:val="a6"/>
                <w:rFonts w:hint="eastAsia"/>
              </w:rPr>
              <w:t>高阶函数</w:t>
            </w:r>
            <w:r w:rsidR="00C46A7D">
              <w:rPr>
                <w:webHidden/>
              </w:rPr>
              <w:tab/>
            </w:r>
            <w:r>
              <w:rPr>
                <w:webHidden/>
              </w:rPr>
              <w:fldChar w:fldCharType="begin"/>
            </w:r>
            <w:r w:rsidR="00C46A7D">
              <w:rPr>
                <w:webHidden/>
              </w:rPr>
              <w:instrText xml:space="preserve"> PAGEREF _Toc454522320 \h </w:instrText>
            </w:r>
            <w:r>
              <w:rPr>
                <w:webHidden/>
              </w:rPr>
            </w:r>
            <w:r>
              <w:rPr>
                <w:webHidden/>
              </w:rPr>
              <w:fldChar w:fldCharType="separate"/>
            </w:r>
            <w:r w:rsidR="00C46A7D">
              <w:rPr>
                <w:webHidden/>
              </w:rPr>
              <w:t>92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1" w:history="1">
            <w:r w:rsidR="00C46A7D" w:rsidRPr="00B35188">
              <w:rPr>
                <w:rStyle w:val="a6"/>
                <w:noProof/>
              </w:rPr>
              <w:t>map/reduce</w:t>
            </w:r>
            <w:r w:rsidR="00C46A7D">
              <w:rPr>
                <w:noProof/>
                <w:webHidden/>
              </w:rPr>
              <w:tab/>
            </w:r>
            <w:r>
              <w:rPr>
                <w:noProof/>
                <w:webHidden/>
              </w:rPr>
              <w:fldChar w:fldCharType="begin"/>
            </w:r>
            <w:r w:rsidR="00C46A7D">
              <w:rPr>
                <w:noProof/>
                <w:webHidden/>
              </w:rPr>
              <w:instrText xml:space="preserve"> PAGEREF _Toc454522321 \h </w:instrText>
            </w:r>
            <w:r>
              <w:rPr>
                <w:noProof/>
                <w:webHidden/>
              </w:rPr>
            </w:r>
            <w:r>
              <w:rPr>
                <w:noProof/>
                <w:webHidden/>
              </w:rPr>
              <w:fldChar w:fldCharType="separate"/>
            </w:r>
            <w:r w:rsidR="00C46A7D">
              <w:rPr>
                <w:noProof/>
                <w:webHidden/>
              </w:rPr>
              <w:t>95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2" w:history="1">
            <w:r w:rsidR="00C46A7D" w:rsidRPr="00B35188">
              <w:rPr>
                <w:rStyle w:val="a6"/>
                <w:noProof/>
              </w:rPr>
              <w:t>filter</w:t>
            </w:r>
            <w:r w:rsidR="00C46A7D">
              <w:rPr>
                <w:noProof/>
                <w:webHidden/>
              </w:rPr>
              <w:tab/>
            </w:r>
            <w:r>
              <w:rPr>
                <w:noProof/>
                <w:webHidden/>
              </w:rPr>
              <w:fldChar w:fldCharType="begin"/>
            </w:r>
            <w:r w:rsidR="00C46A7D">
              <w:rPr>
                <w:noProof/>
                <w:webHidden/>
              </w:rPr>
              <w:instrText xml:space="preserve"> PAGEREF _Toc454522322 \h </w:instrText>
            </w:r>
            <w:r>
              <w:rPr>
                <w:noProof/>
                <w:webHidden/>
              </w:rPr>
            </w:r>
            <w:r>
              <w:rPr>
                <w:noProof/>
                <w:webHidden/>
              </w:rPr>
              <w:fldChar w:fldCharType="separate"/>
            </w:r>
            <w:r w:rsidR="00C46A7D">
              <w:rPr>
                <w:noProof/>
                <w:webHidden/>
              </w:rPr>
              <w:t>98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3" w:history="1">
            <w:r w:rsidR="00C46A7D" w:rsidRPr="00B35188">
              <w:rPr>
                <w:rStyle w:val="a6"/>
                <w:noProof/>
              </w:rPr>
              <w:t>sorted</w:t>
            </w:r>
            <w:r w:rsidR="00C46A7D">
              <w:rPr>
                <w:noProof/>
                <w:webHidden/>
              </w:rPr>
              <w:tab/>
            </w:r>
            <w:r>
              <w:rPr>
                <w:noProof/>
                <w:webHidden/>
              </w:rPr>
              <w:fldChar w:fldCharType="begin"/>
            </w:r>
            <w:r w:rsidR="00C46A7D">
              <w:rPr>
                <w:noProof/>
                <w:webHidden/>
              </w:rPr>
              <w:instrText xml:space="preserve"> PAGEREF _Toc454522323 \h </w:instrText>
            </w:r>
            <w:r>
              <w:rPr>
                <w:noProof/>
                <w:webHidden/>
              </w:rPr>
            </w:r>
            <w:r>
              <w:rPr>
                <w:noProof/>
                <w:webHidden/>
              </w:rPr>
              <w:fldChar w:fldCharType="separate"/>
            </w:r>
            <w:r w:rsidR="00C46A7D">
              <w:rPr>
                <w:noProof/>
                <w:webHidden/>
              </w:rPr>
              <w:t>101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24" w:history="1">
            <w:r w:rsidR="00C46A7D" w:rsidRPr="00B35188">
              <w:rPr>
                <w:rStyle w:val="a6"/>
                <w:rFonts w:hint="eastAsia"/>
              </w:rPr>
              <w:t>第</w:t>
            </w:r>
            <w:r w:rsidR="00C46A7D" w:rsidRPr="00B35188">
              <w:rPr>
                <w:rStyle w:val="a6"/>
              </w:rPr>
              <w:t>25</w:t>
            </w:r>
            <w:r w:rsidR="00C46A7D" w:rsidRPr="00B35188">
              <w:rPr>
                <w:rStyle w:val="a6"/>
                <w:rFonts w:hint="eastAsia"/>
              </w:rPr>
              <w:t>课</w:t>
            </w:r>
            <w:r w:rsidR="00C46A7D" w:rsidRPr="00B35188">
              <w:rPr>
                <w:rStyle w:val="a6"/>
              </w:rPr>
              <w:t xml:space="preserve"> </w:t>
            </w:r>
            <w:r w:rsidR="00C46A7D" w:rsidRPr="00B35188">
              <w:rPr>
                <w:rStyle w:val="a6"/>
                <w:rFonts w:hint="eastAsia"/>
              </w:rPr>
              <w:t>返回函数</w:t>
            </w:r>
            <w:r w:rsidR="00C46A7D">
              <w:rPr>
                <w:webHidden/>
              </w:rPr>
              <w:tab/>
            </w:r>
            <w:r>
              <w:rPr>
                <w:webHidden/>
              </w:rPr>
              <w:fldChar w:fldCharType="begin"/>
            </w:r>
            <w:r w:rsidR="00C46A7D">
              <w:rPr>
                <w:webHidden/>
              </w:rPr>
              <w:instrText xml:space="preserve"> PAGEREF _Toc454522324 \h </w:instrText>
            </w:r>
            <w:r>
              <w:rPr>
                <w:webHidden/>
              </w:rPr>
            </w:r>
            <w:r>
              <w:rPr>
                <w:webHidden/>
              </w:rPr>
              <w:fldChar w:fldCharType="separate"/>
            </w:r>
            <w:r w:rsidR="00C46A7D">
              <w:rPr>
                <w:webHidden/>
              </w:rPr>
              <w:t>102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5" w:history="1">
            <w:r w:rsidR="00C46A7D" w:rsidRPr="00B35188">
              <w:rPr>
                <w:rStyle w:val="a6"/>
                <w:rFonts w:ascii="Helvetica" w:hAnsi="Helvetica" w:cs="Helvetica" w:hint="eastAsia"/>
                <w:noProof/>
              </w:rPr>
              <w:t>函数作为返回值</w:t>
            </w:r>
            <w:r w:rsidR="00C46A7D">
              <w:rPr>
                <w:noProof/>
                <w:webHidden/>
              </w:rPr>
              <w:tab/>
            </w:r>
            <w:r>
              <w:rPr>
                <w:noProof/>
                <w:webHidden/>
              </w:rPr>
              <w:fldChar w:fldCharType="begin"/>
            </w:r>
            <w:r w:rsidR="00C46A7D">
              <w:rPr>
                <w:noProof/>
                <w:webHidden/>
              </w:rPr>
              <w:instrText xml:space="preserve"> PAGEREF _Toc454522325 \h </w:instrText>
            </w:r>
            <w:r>
              <w:rPr>
                <w:noProof/>
                <w:webHidden/>
              </w:rPr>
            </w:r>
            <w:r>
              <w:rPr>
                <w:noProof/>
                <w:webHidden/>
              </w:rPr>
              <w:fldChar w:fldCharType="separate"/>
            </w:r>
            <w:r w:rsidR="00C46A7D">
              <w:rPr>
                <w:noProof/>
                <w:webHidden/>
              </w:rPr>
              <w:t>102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6" w:history="1">
            <w:r w:rsidR="00C46A7D" w:rsidRPr="00B35188">
              <w:rPr>
                <w:rStyle w:val="a6"/>
                <w:rFonts w:ascii="Helvetica" w:hAnsi="Helvetica" w:cs="Helvetica" w:hint="eastAsia"/>
                <w:noProof/>
              </w:rPr>
              <w:t>闭包</w:t>
            </w:r>
            <w:r w:rsidR="00C46A7D">
              <w:rPr>
                <w:noProof/>
                <w:webHidden/>
              </w:rPr>
              <w:tab/>
            </w:r>
            <w:r>
              <w:rPr>
                <w:noProof/>
                <w:webHidden/>
              </w:rPr>
              <w:fldChar w:fldCharType="begin"/>
            </w:r>
            <w:r w:rsidR="00C46A7D">
              <w:rPr>
                <w:noProof/>
                <w:webHidden/>
              </w:rPr>
              <w:instrText xml:space="preserve"> PAGEREF _Toc454522326 \h </w:instrText>
            </w:r>
            <w:r>
              <w:rPr>
                <w:noProof/>
                <w:webHidden/>
              </w:rPr>
            </w:r>
            <w:r>
              <w:rPr>
                <w:noProof/>
                <w:webHidden/>
              </w:rPr>
              <w:fldChar w:fldCharType="separate"/>
            </w:r>
            <w:r w:rsidR="00C46A7D">
              <w:rPr>
                <w:noProof/>
                <w:webHidden/>
              </w:rPr>
              <w:t>104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_Toc454522327 \h </w:instrText>
            </w:r>
            <w:r>
              <w:rPr>
                <w:noProof/>
                <w:webHidden/>
              </w:rPr>
            </w:r>
            <w:r>
              <w:rPr>
                <w:noProof/>
                <w:webHidden/>
              </w:rPr>
              <w:fldChar w:fldCharType="separate"/>
            </w:r>
            <w:r w:rsidR="00C46A7D">
              <w:rPr>
                <w:noProof/>
                <w:webHidden/>
              </w:rPr>
              <w:t>106</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28" w:history="1">
            <w:r w:rsidR="00C46A7D" w:rsidRPr="00B35188">
              <w:rPr>
                <w:rStyle w:val="a6"/>
                <w:rFonts w:hint="eastAsia"/>
              </w:rPr>
              <w:t>第</w:t>
            </w:r>
            <w:r w:rsidR="00C46A7D" w:rsidRPr="00B35188">
              <w:rPr>
                <w:rStyle w:val="a6"/>
              </w:rPr>
              <w:t>26</w:t>
            </w:r>
            <w:r w:rsidR="00C46A7D" w:rsidRPr="00B35188">
              <w:rPr>
                <w:rStyle w:val="a6"/>
                <w:rFonts w:hint="eastAsia"/>
              </w:rPr>
              <w:t>课</w:t>
            </w:r>
            <w:r w:rsidR="00C46A7D" w:rsidRPr="00B35188">
              <w:rPr>
                <w:rStyle w:val="a6"/>
              </w:rPr>
              <w:t xml:space="preserve"> </w:t>
            </w:r>
            <w:r w:rsidR="00C46A7D" w:rsidRPr="00B35188">
              <w:rPr>
                <w:rStyle w:val="a6"/>
                <w:rFonts w:hint="eastAsia"/>
              </w:rPr>
              <w:t>匿名函数</w:t>
            </w:r>
            <w:r w:rsidR="00C46A7D">
              <w:rPr>
                <w:webHidden/>
              </w:rPr>
              <w:tab/>
            </w:r>
            <w:r>
              <w:rPr>
                <w:webHidden/>
              </w:rPr>
              <w:fldChar w:fldCharType="begin"/>
            </w:r>
            <w:r w:rsidR="00C46A7D">
              <w:rPr>
                <w:webHidden/>
              </w:rPr>
              <w:instrText xml:space="preserve"> PAGEREF _Toc454522328 \h </w:instrText>
            </w:r>
            <w:r>
              <w:rPr>
                <w:webHidden/>
              </w:rPr>
            </w:r>
            <w:r>
              <w:rPr>
                <w:webHidden/>
              </w:rPr>
              <w:fldChar w:fldCharType="separate"/>
            </w:r>
            <w:r w:rsidR="00C46A7D">
              <w:rPr>
                <w:webHidden/>
              </w:rPr>
              <w:t>106</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29"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_Toc454522329 \h </w:instrText>
            </w:r>
            <w:r>
              <w:rPr>
                <w:noProof/>
                <w:webHidden/>
              </w:rPr>
            </w:r>
            <w:r>
              <w:rPr>
                <w:noProof/>
                <w:webHidden/>
              </w:rPr>
              <w:fldChar w:fldCharType="separate"/>
            </w:r>
            <w:r w:rsidR="00C46A7D">
              <w:rPr>
                <w:noProof/>
                <w:webHidden/>
              </w:rPr>
              <w:t>107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30" w:history="1">
            <w:r w:rsidR="00C46A7D" w:rsidRPr="00B35188">
              <w:rPr>
                <w:rStyle w:val="a6"/>
                <w:rFonts w:hint="eastAsia"/>
              </w:rPr>
              <w:t>第</w:t>
            </w:r>
            <w:r w:rsidR="00C46A7D" w:rsidRPr="00B35188">
              <w:rPr>
                <w:rStyle w:val="a6"/>
              </w:rPr>
              <w:t>27</w:t>
            </w:r>
            <w:r w:rsidR="00C46A7D" w:rsidRPr="00B35188">
              <w:rPr>
                <w:rStyle w:val="a6"/>
                <w:rFonts w:hint="eastAsia"/>
              </w:rPr>
              <w:t>课</w:t>
            </w:r>
            <w:r w:rsidR="00C46A7D" w:rsidRPr="00B35188">
              <w:rPr>
                <w:rStyle w:val="a6"/>
              </w:rPr>
              <w:t xml:space="preserve">  </w:t>
            </w:r>
            <w:r w:rsidR="00C46A7D" w:rsidRPr="00B35188">
              <w:rPr>
                <w:rStyle w:val="a6"/>
                <w:rFonts w:hint="eastAsia"/>
              </w:rPr>
              <w:t>装饰器</w:t>
            </w:r>
            <w:r w:rsidR="00C46A7D">
              <w:rPr>
                <w:webHidden/>
              </w:rPr>
              <w:tab/>
            </w:r>
            <w:r>
              <w:rPr>
                <w:webHidden/>
              </w:rPr>
              <w:fldChar w:fldCharType="begin"/>
            </w:r>
            <w:r w:rsidR="00C46A7D">
              <w:rPr>
                <w:webHidden/>
              </w:rPr>
              <w:instrText xml:space="preserve"> PAGEREF _Toc454522330 \h </w:instrText>
            </w:r>
            <w:r>
              <w:rPr>
                <w:webHidden/>
              </w:rPr>
            </w:r>
            <w:r>
              <w:rPr>
                <w:webHidden/>
              </w:rPr>
              <w:fldChar w:fldCharType="separate"/>
            </w:r>
            <w:r w:rsidR="00C46A7D">
              <w:rPr>
                <w:webHidden/>
              </w:rPr>
              <w:t>107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1"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_Toc454522331 \h </w:instrText>
            </w:r>
            <w:r>
              <w:rPr>
                <w:noProof/>
                <w:webHidden/>
              </w:rPr>
            </w:r>
            <w:r>
              <w:rPr>
                <w:noProof/>
                <w:webHidden/>
              </w:rPr>
              <w:fldChar w:fldCharType="separate"/>
            </w:r>
            <w:r w:rsidR="00C46A7D">
              <w:rPr>
                <w:noProof/>
                <w:webHidden/>
              </w:rPr>
              <w:t>111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2" w:history="1">
            <w:r w:rsidR="00C46A7D" w:rsidRPr="00B35188">
              <w:rPr>
                <w:rStyle w:val="a6"/>
                <w:rFonts w:hint="eastAsia"/>
                <w:noProof/>
              </w:rPr>
              <w:t>附：更多实例</w:t>
            </w:r>
            <w:r w:rsidR="00C46A7D">
              <w:rPr>
                <w:noProof/>
                <w:webHidden/>
              </w:rPr>
              <w:tab/>
            </w:r>
            <w:r>
              <w:rPr>
                <w:noProof/>
                <w:webHidden/>
              </w:rPr>
              <w:fldChar w:fldCharType="begin"/>
            </w:r>
            <w:r w:rsidR="00C46A7D">
              <w:rPr>
                <w:noProof/>
                <w:webHidden/>
              </w:rPr>
              <w:instrText xml:space="preserve"> PAGEREF _Toc454522332 \h </w:instrText>
            </w:r>
            <w:r>
              <w:rPr>
                <w:noProof/>
                <w:webHidden/>
              </w:rPr>
            </w:r>
            <w:r>
              <w:rPr>
                <w:noProof/>
                <w:webHidden/>
              </w:rPr>
              <w:fldChar w:fldCharType="separate"/>
            </w:r>
            <w:r w:rsidR="00C46A7D">
              <w:rPr>
                <w:noProof/>
                <w:webHidden/>
              </w:rPr>
              <w:t>112</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33" w:history="1">
            <w:r w:rsidR="00C46A7D" w:rsidRPr="00B35188">
              <w:rPr>
                <w:rStyle w:val="a6"/>
                <w:rFonts w:hint="eastAsia"/>
              </w:rPr>
              <w:t>第</w:t>
            </w:r>
            <w:r w:rsidR="00C46A7D" w:rsidRPr="00B35188">
              <w:rPr>
                <w:rStyle w:val="a6"/>
              </w:rPr>
              <w:t>28</w:t>
            </w:r>
            <w:r w:rsidR="00C46A7D" w:rsidRPr="00B35188">
              <w:rPr>
                <w:rStyle w:val="a6"/>
                <w:rFonts w:hint="eastAsia"/>
              </w:rPr>
              <w:t>课</w:t>
            </w:r>
            <w:r w:rsidR="00C46A7D" w:rsidRPr="00B35188">
              <w:rPr>
                <w:rStyle w:val="a6"/>
              </w:rPr>
              <w:t xml:space="preserve"> </w:t>
            </w:r>
            <w:r w:rsidR="00C46A7D" w:rsidRPr="00B35188">
              <w:rPr>
                <w:rStyle w:val="a6"/>
                <w:rFonts w:hint="eastAsia"/>
              </w:rPr>
              <w:t>偏函数</w:t>
            </w:r>
            <w:r w:rsidR="00C46A7D">
              <w:rPr>
                <w:webHidden/>
              </w:rPr>
              <w:tab/>
            </w:r>
            <w:r>
              <w:rPr>
                <w:webHidden/>
              </w:rPr>
              <w:fldChar w:fldCharType="begin"/>
            </w:r>
            <w:r w:rsidR="00C46A7D">
              <w:rPr>
                <w:webHidden/>
              </w:rPr>
              <w:instrText xml:space="preserve"> PAGEREF _Toc454522333 \h </w:instrText>
            </w:r>
            <w:r>
              <w:rPr>
                <w:webHidden/>
              </w:rPr>
            </w:r>
            <w:r>
              <w:rPr>
                <w:webHidden/>
              </w:rPr>
              <w:fldChar w:fldCharType="separate"/>
            </w:r>
            <w:r w:rsidR="00C46A7D">
              <w:rPr>
                <w:webHidden/>
              </w:rPr>
              <w:t>114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_Toc454522334 \h </w:instrText>
            </w:r>
            <w:r>
              <w:rPr>
                <w:noProof/>
                <w:webHidden/>
              </w:rPr>
            </w:r>
            <w:r>
              <w:rPr>
                <w:noProof/>
                <w:webHidden/>
              </w:rPr>
              <w:fldChar w:fldCharType="separate"/>
            </w:r>
            <w:r w:rsidR="00C46A7D">
              <w:rPr>
                <w:noProof/>
                <w:webHidden/>
              </w:rPr>
              <w:t>116</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35" w:history="1">
            <w:r w:rsidR="00C46A7D" w:rsidRPr="00B35188">
              <w:rPr>
                <w:rStyle w:val="a6"/>
                <w:rFonts w:hint="eastAsia"/>
              </w:rPr>
              <w:t>第</w:t>
            </w:r>
            <w:r w:rsidR="00C46A7D" w:rsidRPr="00B35188">
              <w:rPr>
                <w:rStyle w:val="a6"/>
              </w:rPr>
              <w:t>29</w:t>
            </w:r>
            <w:r w:rsidR="00C46A7D" w:rsidRPr="00B35188">
              <w:rPr>
                <w:rStyle w:val="a6"/>
                <w:rFonts w:hint="eastAsia"/>
              </w:rPr>
              <w:t>课</w:t>
            </w:r>
            <w:r w:rsidR="00C46A7D" w:rsidRPr="00B35188">
              <w:rPr>
                <w:rStyle w:val="a6"/>
              </w:rPr>
              <w:t xml:space="preserve"> </w:t>
            </w:r>
            <w:r w:rsidR="00C46A7D" w:rsidRPr="00B35188">
              <w:rPr>
                <w:rStyle w:val="a6"/>
                <w:rFonts w:hint="eastAsia"/>
              </w:rPr>
              <w:t>模块</w:t>
            </w:r>
            <w:r w:rsidR="00C46A7D">
              <w:rPr>
                <w:webHidden/>
              </w:rPr>
              <w:tab/>
            </w:r>
            <w:r>
              <w:rPr>
                <w:webHidden/>
              </w:rPr>
              <w:fldChar w:fldCharType="begin"/>
            </w:r>
            <w:r w:rsidR="00C46A7D">
              <w:rPr>
                <w:webHidden/>
              </w:rPr>
              <w:instrText xml:space="preserve"> PAGEREF _Toc454522335 \h </w:instrText>
            </w:r>
            <w:r>
              <w:rPr>
                <w:webHidden/>
              </w:rPr>
            </w:r>
            <w:r>
              <w:rPr>
                <w:webHidden/>
              </w:rPr>
              <w:fldChar w:fldCharType="separate"/>
            </w:r>
            <w:r w:rsidR="00C46A7D">
              <w:rPr>
                <w:webHidden/>
              </w:rPr>
              <w:t>116</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6" w:history="1">
            <w:r w:rsidR="00C46A7D" w:rsidRPr="00B35188">
              <w:rPr>
                <w:rStyle w:val="a6"/>
                <w:rFonts w:hint="eastAsia"/>
                <w:noProof/>
              </w:rPr>
              <w:t>附</w:t>
            </w:r>
            <w:r w:rsidR="00C46A7D" w:rsidRPr="00B35188">
              <w:rPr>
                <w:rStyle w:val="a6"/>
                <w:noProof/>
              </w:rPr>
              <w:t xml:space="preserve">  __init__.py</w:t>
            </w:r>
            <w:r w:rsidR="00C46A7D">
              <w:rPr>
                <w:noProof/>
                <w:webHidden/>
              </w:rPr>
              <w:tab/>
            </w:r>
            <w:r>
              <w:rPr>
                <w:noProof/>
                <w:webHidden/>
              </w:rPr>
              <w:fldChar w:fldCharType="begin"/>
            </w:r>
            <w:r w:rsidR="00C46A7D">
              <w:rPr>
                <w:noProof/>
                <w:webHidden/>
              </w:rPr>
              <w:instrText xml:space="preserve"> PAGEREF _Toc454522336 \h </w:instrText>
            </w:r>
            <w:r>
              <w:rPr>
                <w:noProof/>
                <w:webHidden/>
              </w:rPr>
            </w:r>
            <w:r>
              <w:rPr>
                <w:noProof/>
                <w:webHidden/>
              </w:rPr>
              <w:fldChar w:fldCharType="separate"/>
            </w:r>
            <w:r w:rsidR="00C46A7D">
              <w:rPr>
                <w:noProof/>
                <w:webHidden/>
              </w:rPr>
              <w:t>118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7" w:history="1">
            <w:r w:rsidR="00C46A7D" w:rsidRPr="00B35188">
              <w:rPr>
                <w:rStyle w:val="a6"/>
                <w:noProof/>
              </w:rPr>
              <w:t>__file__</w:t>
            </w:r>
            <w:r w:rsidR="00C46A7D" w:rsidRPr="00B35188">
              <w:rPr>
                <w:rStyle w:val="a6"/>
                <w:rFonts w:hint="eastAsia"/>
                <w:noProof/>
              </w:rPr>
              <w:t>与</w:t>
            </w:r>
            <w:r w:rsidR="00C46A7D" w:rsidRPr="00B35188">
              <w:rPr>
                <w:rStyle w:val="a6"/>
                <w:noProof/>
              </w:rPr>
              <w:t>argv[0]</w:t>
            </w:r>
            <w:r w:rsidR="00C46A7D">
              <w:rPr>
                <w:noProof/>
                <w:webHidden/>
              </w:rPr>
              <w:tab/>
            </w:r>
            <w:r>
              <w:rPr>
                <w:noProof/>
                <w:webHidden/>
              </w:rPr>
              <w:fldChar w:fldCharType="begin"/>
            </w:r>
            <w:r w:rsidR="00C46A7D">
              <w:rPr>
                <w:noProof/>
                <w:webHidden/>
              </w:rPr>
              <w:instrText xml:space="preserve"> PAGEREF _Toc454522337 \h </w:instrText>
            </w:r>
            <w:r>
              <w:rPr>
                <w:noProof/>
                <w:webHidden/>
              </w:rPr>
            </w:r>
            <w:r>
              <w:rPr>
                <w:noProof/>
                <w:webHidden/>
              </w:rPr>
              <w:fldChar w:fldCharType="separate"/>
            </w:r>
            <w:r w:rsidR="00C46A7D">
              <w:rPr>
                <w:noProof/>
                <w:webHidden/>
              </w:rPr>
              <w:t>119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38" w:history="1">
            <w:r w:rsidR="00C46A7D" w:rsidRPr="00B35188">
              <w:rPr>
                <w:rStyle w:val="a6"/>
                <w:rFonts w:hint="eastAsia"/>
              </w:rPr>
              <w:t>第</w:t>
            </w:r>
            <w:r w:rsidR="00C46A7D" w:rsidRPr="00B35188">
              <w:rPr>
                <w:rStyle w:val="a6"/>
              </w:rPr>
              <w:t>30</w:t>
            </w:r>
            <w:r w:rsidR="00C46A7D" w:rsidRPr="00B35188">
              <w:rPr>
                <w:rStyle w:val="a6"/>
                <w:rFonts w:hint="eastAsia"/>
              </w:rPr>
              <w:t>课</w:t>
            </w:r>
            <w:r w:rsidR="00C46A7D" w:rsidRPr="00B35188">
              <w:rPr>
                <w:rStyle w:val="a6"/>
              </w:rPr>
              <w:t xml:space="preserve">  </w:t>
            </w:r>
            <w:r w:rsidR="00C46A7D" w:rsidRPr="00B35188">
              <w:rPr>
                <w:rStyle w:val="a6"/>
                <w:rFonts w:hint="eastAsia"/>
              </w:rPr>
              <w:t>使用模块</w:t>
            </w:r>
            <w:r w:rsidR="00C46A7D">
              <w:rPr>
                <w:webHidden/>
              </w:rPr>
              <w:tab/>
            </w:r>
            <w:r>
              <w:rPr>
                <w:webHidden/>
              </w:rPr>
              <w:fldChar w:fldCharType="begin"/>
            </w:r>
            <w:r w:rsidR="00C46A7D">
              <w:rPr>
                <w:webHidden/>
              </w:rPr>
              <w:instrText xml:space="preserve"> PAGEREF _Toc454522338 \h </w:instrText>
            </w:r>
            <w:r>
              <w:rPr>
                <w:webHidden/>
              </w:rPr>
            </w:r>
            <w:r>
              <w:rPr>
                <w:webHidden/>
              </w:rPr>
              <w:fldChar w:fldCharType="separate"/>
            </w:r>
            <w:r w:rsidR="00C46A7D">
              <w:rPr>
                <w:webHidden/>
              </w:rPr>
              <w:t>119</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39" w:history="1">
            <w:r w:rsidR="00C46A7D" w:rsidRPr="00B35188">
              <w:rPr>
                <w:rStyle w:val="a6"/>
                <w:rFonts w:ascii="Helvetica" w:hAnsi="Helvetica" w:cs="Helvetica" w:hint="eastAsia"/>
                <w:noProof/>
              </w:rPr>
              <w:t>作用域</w:t>
            </w:r>
            <w:r w:rsidR="00C46A7D">
              <w:rPr>
                <w:noProof/>
                <w:webHidden/>
              </w:rPr>
              <w:tab/>
            </w:r>
            <w:r>
              <w:rPr>
                <w:noProof/>
                <w:webHidden/>
              </w:rPr>
              <w:fldChar w:fldCharType="begin"/>
            </w:r>
            <w:r w:rsidR="00C46A7D">
              <w:rPr>
                <w:noProof/>
                <w:webHidden/>
              </w:rPr>
              <w:instrText xml:space="preserve"> PAGEREF _Toc454522339 \h </w:instrText>
            </w:r>
            <w:r>
              <w:rPr>
                <w:noProof/>
                <w:webHidden/>
              </w:rPr>
            </w:r>
            <w:r>
              <w:rPr>
                <w:noProof/>
                <w:webHidden/>
              </w:rPr>
              <w:fldChar w:fldCharType="separate"/>
            </w:r>
            <w:r w:rsidR="00C46A7D">
              <w:rPr>
                <w:noProof/>
                <w:webHidden/>
              </w:rPr>
              <w:t>122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0" w:history="1">
            <w:r w:rsidR="00C46A7D" w:rsidRPr="00B35188">
              <w:rPr>
                <w:rStyle w:val="a6"/>
                <w:rFonts w:hint="eastAsia"/>
                <w:noProof/>
              </w:rPr>
              <w:t>附</w:t>
            </w:r>
            <w:r w:rsidR="00C46A7D">
              <w:rPr>
                <w:noProof/>
                <w:webHidden/>
              </w:rPr>
              <w:tab/>
            </w:r>
            <w:r>
              <w:rPr>
                <w:noProof/>
                <w:webHidden/>
              </w:rPr>
              <w:fldChar w:fldCharType="begin"/>
            </w:r>
            <w:r w:rsidR="00C46A7D">
              <w:rPr>
                <w:noProof/>
                <w:webHidden/>
              </w:rPr>
              <w:instrText xml:space="preserve"> PAGEREF _Toc454522340 \h </w:instrText>
            </w:r>
            <w:r>
              <w:rPr>
                <w:noProof/>
                <w:webHidden/>
              </w:rPr>
            </w:r>
            <w:r>
              <w:rPr>
                <w:noProof/>
                <w:webHidden/>
              </w:rPr>
              <w:fldChar w:fldCharType="separate"/>
            </w:r>
            <w:r w:rsidR="00C46A7D">
              <w:rPr>
                <w:noProof/>
                <w:webHidden/>
              </w:rPr>
              <w:t>123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41" w:history="1">
            <w:r w:rsidR="00C46A7D" w:rsidRPr="00B35188">
              <w:rPr>
                <w:rStyle w:val="a6"/>
                <w:rFonts w:hint="eastAsia"/>
              </w:rPr>
              <w:t>第</w:t>
            </w:r>
            <w:r w:rsidR="00C46A7D" w:rsidRPr="00B35188">
              <w:rPr>
                <w:rStyle w:val="a6"/>
              </w:rPr>
              <w:t>31</w:t>
            </w:r>
            <w:r w:rsidR="00C46A7D" w:rsidRPr="00B35188">
              <w:rPr>
                <w:rStyle w:val="a6"/>
                <w:rFonts w:hint="eastAsia"/>
              </w:rPr>
              <w:t>课</w:t>
            </w:r>
            <w:r w:rsidR="00C46A7D" w:rsidRPr="00B35188">
              <w:rPr>
                <w:rStyle w:val="a6"/>
              </w:rPr>
              <w:t xml:space="preserve"> </w:t>
            </w:r>
            <w:r w:rsidR="00C46A7D" w:rsidRPr="00B35188">
              <w:rPr>
                <w:rStyle w:val="a6"/>
                <w:rFonts w:hint="eastAsia"/>
              </w:rPr>
              <w:t>安装第三方模块</w:t>
            </w:r>
            <w:r w:rsidR="00C46A7D">
              <w:rPr>
                <w:webHidden/>
              </w:rPr>
              <w:tab/>
            </w:r>
            <w:r>
              <w:rPr>
                <w:webHidden/>
              </w:rPr>
              <w:fldChar w:fldCharType="begin"/>
            </w:r>
            <w:r w:rsidR="00C46A7D">
              <w:rPr>
                <w:webHidden/>
              </w:rPr>
              <w:instrText xml:space="preserve"> PAGEREF _Toc454522341 \h </w:instrText>
            </w:r>
            <w:r>
              <w:rPr>
                <w:webHidden/>
              </w:rPr>
            </w:r>
            <w:r>
              <w:rPr>
                <w:webHidden/>
              </w:rPr>
              <w:fldChar w:fldCharType="separate"/>
            </w:r>
            <w:r w:rsidR="00C46A7D">
              <w:rPr>
                <w:webHidden/>
              </w:rPr>
              <w:t>123</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2" w:history="1">
            <w:r w:rsidR="00C46A7D" w:rsidRPr="00B35188">
              <w:rPr>
                <w:rStyle w:val="a6"/>
                <w:rFonts w:ascii="Helvetica" w:hAnsi="Helvetica" w:cs="Helvetica" w:hint="eastAsia"/>
                <w:noProof/>
              </w:rPr>
              <w:t>模块搜索路径</w:t>
            </w:r>
            <w:r w:rsidR="00C46A7D">
              <w:rPr>
                <w:noProof/>
                <w:webHidden/>
              </w:rPr>
              <w:tab/>
            </w:r>
            <w:r>
              <w:rPr>
                <w:noProof/>
                <w:webHidden/>
              </w:rPr>
              <w:fldChar w:fldCharType="begin"/>
            </w:r>
            <w:r w:rsidR="00C46A7D">
              <w:rPr>
                <w:noProof/>
                <w:webHidden/>
              </w:rPr>
              <w:instrText xml:space="preserve"> PAGEREF _Toc454522342 \h </w:instrText>
            </w:r>
            <w:r>
              <w:rPr>
                <w:noProof/>
                <w:webHidden/>
              </w:rPr>
            </w:r>
            <w:r>
              <w:rPr>
                <w:noProof/>
                <w:webHidden/>
              </w:rPr>
              <w:fldChar w:fldCharType="separate"/>
            </w:r>
            <w:r w:rsidR="00C46A7D">
              <w:rPr>
                <w:noProof/>
                <w:webHidden/>
              </w:rPr>
              <w:t>124</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43" w:history="1">
            <w:r w:rsidR="00C46A7D" w:rsidRPr="00B35188">
              <w:rPr>
                <w:rStyle w:val="a6"/>
                <w:rFonts w:hint="eastAsia"/>
              </w:rPr>
              <w:t>第</w:t>
            </w:r>
            <w:r w:rsidR="00C46A7D" w:rsidRPr="00B35188">
              <w:rPr>
                <w:rStyle w:val="a6"/>
              </w:rPr>
              <w:t>31</w:t>
            </w:r>
            <w:r w:rsidR="00C46A7D" w:rsidRPr="00B35188">
              <w:rPr>
                <w:rStyle w:val="a6"/>
                <w:rFonts w:hint="eastAsia"/>
              </w:rPr>
              <w:t>课</w:t>
            </w:r>
            <w:r w:rsidR="00C46A7D" w:rsidRPr="00B35188">
              <w:rPr>
                <w:rStyle w:val="a6"/>
              </w:rPr>
              <w:t xml:space="preserve">  </w:t>
            </w:r>
            <w:r w:rsidR="00C46A7D" w:rsidRPr="00B35188">
              <w:rPr>
                <w:rStyle w:val="a6"/>
                <w:rFonts w:hint="eastAsia"/>
              </w:rPr>
              <w:t>面向对象编程</w:t>
            </w:r>
            <w:r w:rsidR="00C46A7D">
              <w:rPr>
                <w:webHidden/>
              </w:rPr>
              <w:tab/>
            </w:r>
            <w:r>
              <w:rPr>
                <w:webHidden/>
              </w:rPr>
              <w:fldChar w:fldCharType="begin"/>
            </w:r>
            <w:r w:rsidR="00C46A7D">
              <w:rPr>
                <w:webHidden/>
              </w:rPr>
              <w:instrText xml:space="preserve"> PAGEREF _Toc454522343 \h </w:instrText>
            </w:r>
            <w:r>
              <w:rPr>
                <w:webHidden/>
              </w:rPr>
            </w:r>
            <w:r>
              <w:rPr>
                <w:webHidden/>
              </w:rPr>
              <w:fldChar w:fldCharType="separate"/>
            </w:r>
            <w:r w:rsidR="00C46A7D">
              <w:rPr>
                <w:webHidden/>
              </w:rPr>
              <w:t>125</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_Toc454522344 \h </w:instrText>
            </w:r>
            <w:r>
              <w:rPr>
                <w:noProof/>
                <w:webHidden/>
              </w:rPr>
            </w:r>
            <w:r>
              <w:rPr>
                <w:noProof/>
                <w:webHidden/>
              </w:rPr>
              <w:fldChar w:fldCharType="separate"/>
            </w:r>
            <w:r w:rsidR="00C46A7D">
              <w:rPr>
                <w:noProof/>
                <w:webHidden/>
              </w:rPr>
              <w:t>127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45" w:history="1">
            <w:r w:rsidR="00C46A7D" w:rsidRPr="00B35188">
              <w:rPr>
                <w:rStyle w:val="a6"/>
                <w:rFonts w:hint="eastAsia"/>
              </w:rPr>
              <w:t>第</w:t>
            </w:r>
            <w:r w:rsidR="00C46A7D" w:rsidRPr="00B35188">
              <w:rPr>
                <w:rStyle w:val="a6"/>
              </w:rPr>
              <w:t>32</w:t>
            </w:r>
            <w:r w:rsidR="00C46A7D" w:rsidRPr="00B35188">
              <w:rPr>
                <w:rStyle w:val="a6"/>
                <w:rFonts w:hint="eastAsia"/>
              </w:rPr>
              <w:t>课</w:t>
            </w:r>
            <w:r w:rsidR="00C46A7D" w:rsidRPr="00B35188">
              <w:rPr>
                <w:rStyle w:val="a6"/>
              </w:rPr>
              <w:t xml:space="preserve"> </w:t>
            </w:r>
            <w:r w:rsidR="00C46A7D" w:rsidRPr="00B35188">
              <w:rPr>
                <w:rStyle w:val="a6"/>
                <w:rFonts w:hint="eastAsia"/>
              </w:rPr>
              <w:t>类和实例</w:t>
            </w:r>
            <w:r w:rsidR="00C46A7D">
              <w:rPr>
                <w:webHidden/>
              </w:rPr>
              <w:tab/>
            </w:r>
            <w:r>
              <w:rPr>
                <w:webHidden/>
              </w:rPr>
              <w:fldChar w:fldCharType="begin"/>
            </w:r>
            <w:r w:rsidR="00C46A7D">
              <w:rPr>
                <w:webHidden/>
              </w:rPr>
              <w:instrText xml:space="preserve"> PAGEREF _Toc454522345 \h </w:instrText>
            </w:r>
            <w:r>
              <w:rPr>
                <w:webHidden/>
              </w:rPr>
            </w:r>
            <w:r>
              <w:rPr>
                <w:webHidden/>
              </w:rPr>
              <w:fldChar w:fldCharType="separate"/>
            </w:r>
            <w:r w:rsidR="00C46A7D">
              <w:rPr>
                <w:webHidden/>
              </w:rPr>
              <w:t>127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6" w:history="1">
            <w:r w:rsidR="00C46A7D" w:rsidRPr="00B35188">
              <w:rPr>
                <w:rStyle w:val="a6"/>
                <w:rFonts w:ascii="Helvetica" w:hAnsi="Helvetica" w:cs="Helvetica" w:hint="eastAsia"/>
                <w:noProof/>
              </w:rPr>
              <w:t>数据封装</w:t>
            </w:r>
            <w:r w:rsidR="00C46A7D">
              <w:rPr>
                <w:noProof/>
                <w:webHidden/>
              </w:rPr>
              <w:tab/>
            </w:r>
            <w:r>
              <w:rPr>
                <w:noProof/>
                <w:webHidden/>
              </w:rPr>
              <w:fldChar w:fldCharType="begin"/>
            </w:r>
            <w:r w:rsidR="00C46A7D">
              <w:rPr>
                <w:noProof/>
                <w:webHidden/>
              </w:rPr>
              <w:instrText xml:space="preserve"> PAGEREF _Toc454522346 \h </w:instrText>
            </w:r>
            <w:r>
              <w:rPr>
                <w:noProof/>
                <w:webHidden/>
              </w:rPr>
            </w:r>
            <w:r>
              <w:rPr>
                <w:noProof/>
                <w:webHidden/>
              </w:rPr>
              <w:fldChar w:fldCharType="separate"/>
            </w:r>
            <w:r w:rsidR="00C46A7D">
              <w:rPr>
                <w:noProof/>
                <w:webHidden/>
              </w:rPr>
              <w:t>129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_Toc454522347 \h </w:instrText>
            </w:r>
            <w:r>
              <w:rPr>
                <w:noProof/>
                <w:webHidden/>
              </w:rPr>
            </w:r>
            <w:r>
              <w:rPr>
                <w:noProof/>
                <w:webHidden/>
              </w:rPr>
              <w:fldChar w:fldCharType="separate"/>
            </w:r>
            <w:r w:rsidR="00C46A7D">
              <w:rPr>
                <w:noProof/>
                <w:webHidden/>
              </w:rPr>
              <w:t>131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48" w:history="1">
            <w:r w:rsidR="00C46A7D" w:rsidRPr="00B35188">
              <w:rPr>
                <w:rStyle w:val="a6"/>
                <w:rFonts w:hint="eastAsia"/>
                <w:noProof/>
              </w:rPr>
              <w:t>附</w:t>
            </w:r>
            <w:r w:rsidR="00C46A7D" w:rsidRPr="00B35188">
              <w:rPr>
                <w:rStyle w:val="a6"/>
                <w:noProof/>
              </w:rPr>
              <w:t xml:space="preserve"> __init__()</w:t>
            </w:r>
            <w:r w:rsidR="00C46A7D" w:rsidRPr="00B35188">
              <w:rPr>
                <w:rStyle w:val="a6"/>
                <w:rFonts w:hint="eastAsia"/>
                <w:noProof/>
              </w:rPr>
              <w:t>方法</w:t>
            </w:r>
            <w:r w:rsidR="00C46A7D">
              <w:rPr>
                <w:noProof/>
                <w:webHidden/>
              </w:rPr>
              <w:tab/>
            </w:r>
            <w:r>
              <w:rPr>
                <w:noProof/>
                <w:webHidden/>
              </w:rPr>
              <w:fldChar w:fldCharType="begin"/>
            </w:r>
            <w:r w:rsidR="00C46A7D">
              <w:rPr>
                <w:noProof/>
                <w:webHidden/>
              </w:rPr>
              <w:instrText xml:space="preserve"> PAGEREF _Toc454522348 \h </w:instrText>
            </w:r>
            <w:r>
              <w:rPr>
                <w:noProof/>
                <w:webHidden/>
              </w:rPr>
            </w:r>
            <w:r>
              <w:rPr>
                <w:noProof/>
                <w:webHidden/>
              </w:rPr>
              <w:fldChar w:fldCharType="separate"/>
            </w:r>
            <w:r w:rsidR="00C46A7D">
              <w:rPr>
                <w:noProof/>
                <w:webHidden/>
              </w:rPr>
              <w:t>131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49" w:history="1">
            <w:r w:rsidR="00C46A7D" w:rsidRPr="00B35188">
              <w:rPr>
                <w:rStyle w:val="a6"/>
                <w:rFonts w:hint="eastAsia"/>
              </w:rPr>
              <w:t>第</w:t>
            </w:r>
            <w:r w:rsidR="00C46A7D" w:rsidRPr="00B35188">
              <w:rPr>
                <w:rStyle w:val="a6"/>
              </w:rPr>
              <w:t>33</w:t>
            </w:r>
            <w:r w:rsidR="00C46A7D" w:rsidRPr="00B35188">
              <w:rPr>
                <w:rStyle w:val="a6"/>
                <w:rFonts w:hint="eastAsia"/>
              </w:rPr>
              <w:t>课</w:t>
            </w:r>
            <w:r w:rsidR="00C46A7D" w:rsidRPr="00B35188">
              <w:rPr>
                <w:rStyle w:val="a6"/>
              </w:rPr>
              <w:t xml:space="preserve"> </w:t>
            </w:r>
            <w:r w:rsidR="00C46A7D" w:rsidRPr="00B35188">
              <w:rPr>
                <w:rStyle w:val="a6"/>
                <w:rFonts w:hint="eastAsia"/>
              </w:rPr>
              <w:t>访问限制</w:t>
            </w:r>
            <w:r w:rsidR="00C46A7D">
              <w:rPr>
                <w:webHidden/>
              </w:rPr>
              <w:tab/>
            </w:r>
            <w:r>
              <w:rPr>
                <w:webHidden/>
              </w:rPr>
              <w:fldChar w:fldCharType="begin"/>
            </w:r>
            <w:r w:rsidR="00C46A7D">
              <w:rPr>
                <w:webHidden/>
              </w:rPr>
              <w:instrText xml:space="preserve"> PAGEREF _Toc454522349 \h </w:instrText>
            </w:r>
            <w:r>
              <w:rPr>
                <w:webHidden/>
              </w:rPr>
            </w:r>
            <w:r>
              <w:rPr>
                <w:webHidden/>
              </w:rPr>
              <w:fldChar w:fldCharType="separate"/>
            </w:r>
            <w:r w:rsidR="00C46A7D">
              <w:rPr>
                <w:webHidden/>
              </w:rPr>
              <w:t>133</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50" w:history="1">
            <w:r w:rsidR="00C46A7D" w:rsidRPr="00B35188">
              <w:rPr>
                <w:rStyle w:val="a6"/>
                <w:rFonts w:hint="eastAsia"/>
              </w:rPr>
              <w:t>第</w:t>
            </w:r>
            <w:r w:rsidR="00C46A7D" w:rsidRPr="00B35188">
              <w:rPr>
                <w:rStyle w:val="a6"/>
              </w:rPr>
              <w:t>34</w:t>
            </w:r>
            <w:r w:rsidR="00C46A7D" w:rsidRPr="00B35188">
              <w:rPr>
                <w:rStyle w:val="a6"/>
                <w:rFonts w:hint="eastAsia"/>
              </w:rPr>
              <w:t>课</w:t>
            </w:r>
            <w:r w:rsidR="00C46A7D" w:rsidRPr="00B35188">
              <w:rPr>
                <w:rStyle w:val="a6"/>
              </w:rPr>
              <w:t xml:space="preserve">  </w:t>
            </w:r>
            <w:r w:rsidR="00C46A7D" w:rsidRPr="00B35188">
              <w:rPr>
                <w:rStyle w:val="a6"/>
                <w:rFonts w:hint="eastAsia"/>
              </w:rPr>
              <w:t>继承和多态</w:t>
            </w:r>
            <w:r w:rsidR="00C46A7D">
              <w:rPr>
                <w:webHidden/>
              </w:rPr>
              <w:tab/>
            </w:r>
            <w:r>
              <w:rPr>
                <w:webHidden/>
              </w:rPr>
              <w:fldChar w:fldCharType="begin"/>
            </w:r>
            <w:r w:rsidR="00C46A7D">
              <w:rPr>
                <w:webHidden/>
              </w:rPr>
              <w:instrText xml:space="preserve"> PAGEREF _Toc454522350 \h </w:instrText>
            </w:r>
            <w:r>
              <w:rPr>
                <w:webHidden/>
              </w:rPr>
            </w:r>
            <w:r>
              <w:rPr>
                <w:webHidden/>
              </w:rPr>
              <w:fldChar w:fldCharType="separate"/>
            </w:r>
            <w:r w:rsidR="00C46A7D">
              <w:rPr>
                <w:webHidden/>
              </w:rPr>
              <w:t>135</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1" w:history="1">
            <w:r w:rsidR="00C46A7D" w:rsidRPr="00B35188">
              <w:rPr>
                <w:rStyle w:val="a6"/>
                <w:rFonts w:ascii="Helvetica" w:hAnsi="Helvetica" w:cs="Helvetica" w:hint="eastAsia"/>
                <w:noProof/>
              </w:rPr>
              <w:t>静态语言</w:t>
            </w:r>
            <w:r w:rsidR="00C46A7D" w:rsidRPr="00B35188">
              <w:rPr>
                <w:rStyle w:val="a6"/>
                <w:rFonts w:ascii="Helvetica" w:hAnsi="Helvetica" w:cs="Helvetica"/>
                <w:noProof/>
              </w:rPr>
              <w:t xml:space="preserve"> vs </w:t>
            </w:r>
            <w:r w:rsidR="00C46A7D" w:rsidRPr="00B35188">
              <w:rPr>
                <w:rStyle w:val="a6"/>
                <w:rFonts w:ascii="Helvetica" w:hAnsi="Helvetica" w:cs="Helvetica" w:hint="eastAsia"/>
                <w:noProof/>
              </w:rPr>
              <w:t>动态语言</w:t>
            </w:r>
            <w:r w:rsidR="00C46A7D">
              <w:rPr>
                <w:noProof/>
                <w:webHidden/>
              </w:rPr>
              <w:tab/>
            </w:r>
            <w:r>
              <w:rPr>
                <w:noProof/>
                <w:webHidden/>
              </w:rPr>
              <w:fldChar w:fldCharType="begin"/>
            </w:r>
            <w:r w:rsidR="00C46A7D">
              <w:rPr>
                <w:noProof/>
                <w:webHidden/>
              </w:rPr>
              <w:instrText xml:space="preserve"> PAGEREF _Toc454522351 \h </w:instrText>
            </w:r>
            <w:r>
              <w:rPr>
                <w:noProof/>
                <w:webHidden/>
              </w:rPr>
            </w:r>
            <w:r>
              <w:rPr>
                <w:noProof/>
                <w:webHidden/>
              </w:rPr>
              <w:fldChar w:fldCharType="separate"/>
            </w:r>
            <w:r w:rsidR="00C46A7D">
              <w:rPr>
                <w:noProof/>
                <w:webHidden/>
              </w:rPr>
              <w:t>141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_Toc454522352 \h </w:instrText>
            </w:r>
            <w:r>
              <w:rPr>
                <w:noProof/>
                <w:webHidden/>
              </w:rPr>
            </w:r>
            <w:r>
              <w:rPr>
                <w:noProof/>
                <w:webHidden/>
              </w:rPr>
              <w:fldChar w:fldCharType="separate"/>
            </w:r>
            <w:r w:rsidR="00C46A7D">
              <w:rPr>
                <w:noProof/>
                <w:webHidden/>
              </w:rPr>
              <w:t>141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53" w:history="1">
            <w:r w:rsidR="00C46A7D" w:rsidRPr="00B35188">
              <w:rPr>
                <w:rStyle w:val="a6"/>
                <w:rFonts w:hint="eastAsia"/>
              </w:rPr>
              <w:t>第</w:t>
            </w:r>
            <w:r w:rsidR="00C46A7D" w:rsidRPr="00B35188">
              <w:rPr>
                <w:rStyle w:val="a6"/>
              </w:rPr>
              <w:t>35</w:t>
            </w:r>
            <w:r w:rsidR="00C46A7D" w:rsidRPr="00B35188">
              <w:rPr>
                <w:rStyle w:val="a6"/>
                <w:rFonts w:hint="eastAsia"/>
              </w:rPr>
              <w:t>课</w:t>
            </w:r>
            <w:r w:rsidR="00C46A7D" w:rsidRPr="00B35188">
              <w:rPr>
                <w:rStyle w:val="a6"/>
              </w:rPr>
              <w:t xml:space="preserve">  </w:t>
            </w:r>
            <w:r w:rsidR="00C46A7D" w:rsidRPr="00B35188">
              <w:rPr>
                <w:rStyle w:val="a6"/>
                <w:rFonts w:hint="eastAsia"/>
              </w:rPr>
              <w:t>获取对象信息</w:t>
            </w:r>
            <w:r w:rsidR="00C46A7D">
              <w:rPr>
                <w:webHidden/>
              </w:rPr>
              <w:tab/>
            </w:r>
            <w:r>
              <w:rPr>
                <w:webHidden/>
              </w:rPr>
              <w:fldChar w:fldCharType="begin"/>
            </w:r>
            <w:r w:rsidR="00C46A7D">
              <w:rPr>
                <w:webHidden/>
              </w:rPr>
              <w:instrText xml:space="preserve"> PAGEREF _Toc454522353 \h </w:instrText>
            </w:r>
            <w:r>
              <w:rPr>
                <w:webHidden/>
              </w:rPr>
            </w:r>
            <w:r>
              <w:rPr>
                <w:webHidden/>
              </w:rPr>
              <w:fldChar w:fldCharType="separate"/>
            </w:r>
            <w:r w:rsidR="00C46A7D">
              <w:rPr>
                <w:webHidden/>
              </w:rPr>
              <w:t>142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4" w:history="1">
            <w:r w:rsidR="00C46A7D" w:rsidRPr="00B35188">
              <w:rPr>
                <w:rStyle w:val="a6"/>
                <w:rFonts w:ascii="Helvetica" w:hAnsi="Helvetica" w:hint="eastAsia"/>
                <w:noProof/>
              </w:rPr>
              <w:t>使用</w:t>
            </w:r>
            <w:r w:rsidR="00C46A7D" w:rsidRPr="00B35188">
              <w:rPr>
                <w:rStyle w:val="a6"/>
                <w:rFonts w:ascii="Helvetica" w:hAnsi="Helvetica"/>
                <w:noProof/>
              </w:rPr>
              <w:t>type()</w:t>
            </w:r>
            <w:r w:rsidR="00C46A7D">
              <w:rPr>
                <w:noProof/>
                <w:webHidden/>
              </w:rPr>
              <w:tab/>
            </w:r>
            <w:r>
              <w:rPr>
                <w:noProof/>
                <w:webHidden/>
              </w:rPr>
              <w:fldChar w:fldCharType="begin"/>
            </w:r>
            <w:r w:rsidR="00C46A7D">
              <w:rPr>
                <w:noProof/>
                <w:webHidden/>
              </w:rPr>
              <w:instrText xml:space="preserve"> PAGEREF _Toc454522354 \h </w:instrText>
            </w:r>
            <w:r>
              <w:rPr>
                <w:noProof/>
                <w:webHidden/>
              </w:rPr>
            </w:r>
            <w:r>
              <w:rPr>
                <w:noProof/>
                <w:webHidden/>
              </w:rPr>
              <w:fldChar w:fldCharType="separate"/>
            </w:r>
            <w:r w:rsidR="00C46A7D">
              <w:rPr>
                <w:noProof/>
                <w:webHidden/>
              </w:rPr>
              <w:t>142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5" w:history="1">
            <w:r w:rsidR="00C46A7D" w:rsidRPr="00B35188">
              <w:rPr>
                <w:rStyle w:val="a6"/>
                <w:rFonts w:ascii="Helvetica" w:hAnsi="Helvetica" w:hint="eastAsia"/>
                <w:noProof/>
              </w:rPr>
              <w:t>使用</w:t>
            </w:r>
            <w:r w:rsidR="00C46A7D" w:rsidRPr="00B35188">
              <w:rPr>
                <w:rStyle w:val="a6"/>
                <w:rFonts w:ascii="Helvetica" w:hAnsi="Helvetica"/>
                <w:noProof/>
              </w:rPr>
              <w:t>isinstance()</w:t>
            </w:r>
            <w:r w:rsidR="00C46A7D">
              <w:rPr>
                <w:noProof/>
                <w:webHidden/>
              </w:rPr>
              <w:tab/>
            </w:r>
            <w:r>
              <w:rPr>
                <w:noProof/>
                <w:webHidden/>
              </w:rPr>
              <w:fldChar w:fldCharType="begin"/>
            </w:r>
            <w:r w:rsidR="00C46A7D">
              <w:rPr>
                <w:noProof/>
                <w:webHidden/>
              </w:rPr>
              <w:instrText xml:space="preserve"> PAGEREF _Toc454522355 \h </w:instrText>
            </w:r>
            <w:r>
              <w:rPr>
                <w:noProof/>
                <w:webHidden/>
              </w:rPr>
            </w:r>
            <w:r>
              <w:rPr>
                <w:noProof/>
                <w:webHidden/>
              </w:rPr>
              <w:fldChar w:fldCharType="separate"/>
            </w:r>
            <w:r w:rsidR="00C46A7D">
              <w:rPr>
                <w:noProof/>
                <w:webHidden/>
              </w:rPr>
              <w:t>143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6" w:history="1">
            <w:r w:rsidR="00C46A7D" w:rsidRPr="00B35188">
              <w:rPr>
                <w:rStyle w:val="a6"/>
                <w:rFonts w:ascii="Helvetica" w:hAnsi="Helvetica" w:hint="eastAsia"/>
                <w:noProof/>
              </w:rPr>
              <w:t>使用</w:t>
            </w:r>
            <w:r w:rsidR="00C46A7D" w:rsidRPr="00B35188">
              <w:rPr>
                <w:rStyle w:val="a6"/>
                <w:rFonts w:ascii="Helvetica" w:hAnsi="Helvetica"/>
                <w:noProof/>
              </w:rPr>
              <w:t>dir()</w:t>
            </w:r>
            <w:r w:rsidR="00C46A7D">
              <w:rPr>
                <w:noProof/>
                <w:webHidden/>
              </w:rPr>
              <w:tab/>
            </w:r>
            <w:r>
              <w:rPr>
                <w:noProof/>
                <w:webHidden/>
              </w:rPr>
              <w:fldChar w:fldCharType="begin"/>
            </w:r>
            <w:r w:rsidR="00C46A7D">
              <w:rPr>
                <w:noProof/>
                <w:webHidden/>
              </w:rPr>
              <w:instrText xml:space="preserve"> PAGEREF _Toc454522356 \h </w:instrText>
            </w:r>
            <w:r>
              <w:rPr>
                <w:noProof/>
                <w:webHidden/>
              </w:rPr>
            </w:r>
            <w:r>
              <w:rPr>
                <w:noProof/>
                <w:webHidden/>
              </w:rPr>
              <w:fldChar w:fldCharType="separate"/>
            </w:r>
            <w:r w:rsidR="00C46A7D">
              <w:rPr>
                <w:noProof/>
                <w:webHidden/>
              </w:rPr>
              <w:t>145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57"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_Toc454522357 \h </w:instrText>
            </w:r>
            <w:r>
              <w:rPr>
                <w:noProof/>
                <w:webHidden/>
              </w:rPr>
            </w:r>
            <w:r>
              <w:rPr>
                <w:noProof/>
                <w:webHidden/>
              </w:rPr>
              <w:fldChar w:fldCharType="separate"/>
            </w:r>
            <w:r w:rsidR="00C46A7D">
              <w:rPr>
                <w:noProof/>
                <w:webHidden/>
              </w:rPr>
              <w:t>148</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58" w:history="1">
            <w:r w:rsidR="00C46A7D" w:rsidRPr="00B35188">
              <w:rPr>
                <w:rStyle w:val="a6"/>
                <w:rFonts w:hint="eastAsia"/>
              </w:rPr>
              <w:t>第</w:t>
            </w:r>
            <w:r w:rsidR="00C46A7D" w:rsidRPr="00B35188">
              <w:rPr>
                <w:rStyle w:val="a6"/>
              </w:rPr>
              <w:t>36</w:t>
            </w:r>
            <w:r w:rsidR="00C46A7D" w:rsidRPr="00B35188">
              <w:rPr>
                <w:rStyle w:val="a6"/>
                <w:rFonts w:hint="eastAsia"/>
              </w:rPr>
              <w:t>课</w:t>
            </w:r>
            <w:r w:rsidR="00C46A7D" w:rsidRPr="00B35188">
              <w:rPr>
                <w:rStyle w:val="a6"/>
              </w:rPr>
              <w:t xml:space="preserve">  </w:t>
            </w:r>
            <w:r w:rsidR="00C46A7D" w:rsidRPr="00B35188">
              <w:rPr>
                <w:rStyle w:val="a6"/>
                <w:rFonts w:hint="eastAsia"/>
              </w:rPr>
              <w:t>实例属性和类属性</w:t>
            </w:r>
            <w:r w:rsidR="00C46A7D">
              <w:rPr>
                <w:webHidden/>
              </w:rPr>
              <w:tab/>
            </w:r>
            <w:r>
              <w:rPr>
                <w:webHidden/>
              </w:rPr>
              <w:fldChar w:fldCharType="begin"/>
            </w:r>
            <w:r w:rsidR="00C46A7D">
              <w:rPr>
                <w:webHidden/>
              </w:rPr>
              <w:instrText xml:space="preserve"> PAGEREF _Toc454522358 \h </w:instrText>
            </w:r>
            <w:r>
              <w:rPr>
                <w:webHidden/>
              </w:rPr>
            </w:r>
            <w:r>
              <w:rPr>
                <w:webHidden/>
              </w:rPr>
              <w:fldChar w:fldCharType="separate"/>
            </w:r>
            <w:r w:rsidR="00C46A7D">
              <w:rPr>
                <w:webHidden/>
              </w:rPr>
              <w:t>149</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59" w:history="1">
            <w:r w:rsidR="00C46A7D" w:rsidRPr="00B35188">
              <w:rPr>
                <w:rStyle w:val="a6"/>
                <w:rFonts w:hint="eastAsia"/>
              </w:rPr>
              <w:t>第</w:t>
            </w:r>
            <w:r w:rsidR="00C46A7D" w:rsidRPr="00B35188">
              <w:rPr>
                <w:rStyle w:val="a6"/>
              </w:rPr>
              <w:t>37</w:t>
            </w:r>
            <w:r w:rsidR="00C46A7D" w:rsidRPr="00B35188">
              <w:rPr>
                <w:rStyle w:val="a6"/>
                <w:rFonts w:hint="eastAsia"/>
              </w:rPr>
              <w:t>课</w:t>
            </w:r>
            <w:r w:rsidR="00C46A7D" w:rsidRPr="00B35188">
              <w:rPr>
                <w:rStyle w:val="a6"/>
              </w:rPr>
              <w:t xml:space="preserve">  </w:t>
            </w:r>
            <w:r w:rsidR="00C46A7D" w:rsidRPr="00B35188">
              <w:rPr>
                <w:rStyle w:val="a6"/>
                <w:rFonts w:hint="eastAsia"/>
              </w:rPr>
              <w:t>面向对象高级编程</w:t>
            </w:r>
            <w:r w:rsidR="00C46A7D">
              <w:rPr>
                <w:webHidden/>
              </w:rPr>
              <w:tab/>
            </w:r>
            <w:r>
              <w:rPr>
                <w:webHidden/>
              </w:rPr>
              <w:fldChar w:fldCharType="begin"/>
            </w:r>
            <w:r w:rsidR="00C46A7D">
              <w:rPr>
                <w:webHidden/>
              </w:rPr>
              <w:instrText xml:space="preserve"> PAGEREF _Toc454522359 \h </w:instrText>
            </w:r>
            <w:r>
              <w:rPr>
                <w:webHidden/>
              </w:rPr>
            </w:r>
            <w:r>
              <w:rPr>
                <w:webHidden/>
              </w:rPr>
              <w:fldChar w:fldCharType="separate"/>
            </w:r>
            <w:r w:rsidR="00C46A7D">
              <w:rPr>
                <w:webHidden/>
              </w:rPr>
              <w:t>151</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60" w:history="1">
            <w:r w:rsidR="00C46A7D" w:rsidRPr="00B35188">
              <w:rPr>
                <w:rStyle w:val="a6"/>
                <w:rFonts w:hint="eastAsia"/>
              </w:rPr>
              <w:t>第</w:t>
            </w:r>
            <w:r w:rsidR="00C46A7D" w:rsidRPr="00B35188">
              <w:rPr>
                <w:rStyle w:val="a6"/>
              </w:rPr>
              <w:t>38</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__slots__</w:t>
            </w:r>
            <w:r w:rsidR="00C46A7D">
              <w:rPr>
                <w:webHidden/>
              </w:rPr>
              <w:tab/>
            </w:r>
            <w:r>
              <w:rPr>
                <w:webHidden/>
              </w:rPr>
              <w:fldChar w:fldCharType="begin"/>
            </w:r>
            <w:r w:rsidR="00C46A7D">
              <w:rPr>
                <w:webHidden/>
              </w:rPr>
              <w:instrText xml:space="preserve"> PAGEREF _Toc454522360 \h </w:instrText>
            </w:r>
            <w:r>
              <w:rPr>
                <w:webHidden/>
              </w:rPr>
            </w:r>
            <w:r>
              <w:rPr>
                <w:webHidden/>
              </w:rPr>
              <w:fldChar w:fldCharType="separate"/>
            </w:r>
            <w:r w:rsidR="00C46A7D">
              <w:rPr>
                <w:webHidden/>
              </w:rPr>
              <w:t>151</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1" w:history="1">
            <w:r w:rsidR="00C46A7D" w:rsidRPr="00B35188">
              <w:rPr>
                <w:rStyle w:val="a6"/>
                <w:rFonts w:ascii="Helvetica" w:hAnsi="Helvetica" w:hint="eastAsia"/>
                <w:noProof/>
              </w:rPr>
              <w:t>使用</w:t>
            </w:r>
            <w:r w:rsidR="00C46A7D" w:rsidRPr="00B35188">
              <w:rPr>
                <w:rStyle w:val="a6"/>
                <w:rFonts w:ascii="Helvetica" w:hAnsi="Helvetica"/>
                <w:noProof/>
              </w:rPr>
              <w:t>__slots__</w:t>
            </w:r>
            <w:r w:rsidR="00C46A7D">
              <w:rPr>
                <w:noProof/>
                <w:webHidden/>
              </w:rPr>
              <w:tab/>
            </w:r>
            <w:r>
              <w:rPr>
                <w:noProof/>
                <w:webHidden/>
              </w:rPr>
              <w:fldChar w:fldCharType="begin"/>
            </w:r>
            <w:r w:rsidR="00C46A7D">
              <w:rPr>
                <w:noProof/>
                <w:webHidden/>
              </w:rPr>
              <w:instrText xml:space="preserve"> PAGEREF _Toc454522361 \h </w:instrText>
            </w:r>
            <w:r>
              <w:rPr>
                <w:noProof/>
                <w:webHidden/>
              </w:rPr>
            </w:r>
            <w:r>
              <w:rPr>
                <w:noProof/>
                <w:webHidden/>
              </w:rPr>
              <w:fldChar w:fldCharType="separate"/>
            </w:r>
            <w:r w:rsidR="00C46A7D">
              <w:rPr>
                <w:noProof/>
                <w:webHidden/>
              </w:rPr>
              <w:t>153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62" w:history="1">
            <w:r w:rsidR="00C46A7D" w:rsidRPr="00B35188">
              <w:rPr>
                <w:rStyle w:val="a6"/>
                <w:rFonts w:hint="eastAsia"/>
              </w:rPr>
              <w:t>第</w:t>
            </w:r>
            <w:r w:rsidR="00C46A7D" w:rsidRPr="00B35188">
              <w:rPr>
                <w:rStyle w:val="a6"/>
              </w:rPr>
              <w:t>39</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@property</w:t>
            </w:r>
            <w:r w:rsidR="00C46A7D" w:rsidRPr="00B35188">
              <w:rPr>
                <w:rStyle w:val="a6"/>
                <w:rFonts w:hint="eastAsia"/>
              </w:rPr>
              <w:t>属性</w:t>
            </w:r>
            <w:r w:rsidR="00C46A7D" w:rsidRPr="00B35188">
              <w:rPr>
                <w:rStyle w:val="a6"/>
              </w:rPr>
              <w:t>*</w:t>
            </w:r>
            <w:r w:rsidR="00C46A7D">
              <w:rPr>
                <w:webHidden/>
              </w:rPr>
              <w:tab/>
            </w:r>
            <w:r>
              <w:rPr>
                <w:webHidden/>
              </w:rPr>
              <w:fldChar w:fldCharType="begin"/>
            </w:r>
            <w:r w:rsidR="00C46A7D">
              <w:rPr>
                <w:webHidden/>
              </w:rPr>
              <w:instrText xml:space="preserve"> PAGEREF _Toc454522362 \h </w:instrText>
            </w:r>
            <w:r>
              <w:rPr>
                <w:webHidden/>
              </w:rPr>
            </w:r>
            <w:r>
              <w:rPr>
                <w:webHidden/>
              </w:rPr>
              <w:fldChar w:fldCharType="separate"/>
            </w:r>
            <w:r w:rsidR="00C46A7D">
              <w:rPr>
                <w:webHidden/>
              </w:rPr>
              <w:t>154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3" w:history="1">
            <w:r w:rsidR="00C46A7D" w:rsidRPr="00B35188">
              <w:rPr>
                <w:rStyle w:val="a6"/>
                <w:rFonts w:ascii="Helvetica" w:hAnsi="Helvetica" w:cs="宋体" w:hint="eastAsia"/>
                <w:noProof/>
                <w:kern w:val="0"/>
              </w:rPr>
              <w:t>小结</w:t>
            </w:r>
            <w:r w:rsidR="00C46A7D">
              <w:rPr>
                <w:noProof/>
                <w:webHidden/>
              </w:rPr>
              <w:tab/>
            </w:r>
            <w:r>
              <w:rPr>
                <w:noProof/>
                <w:webHidden/>
              </w:rPr>
              <w:fldChar w:fldCharType="begin"/>
            </w:r>
            <w:r w:rsidR="00C46A7D">
              <w:rPr>
                <w:noProof/>
                <w:webHidden/>
              </w:rPr>
              <w:instrText xml:space="preserve"> PAGEREF _Toc454522363 \h </w:instrText>
            </w:r>
            <w:r>
              <w:rPr>
                <w:noProof/>
                <w:webHidden/>
              </w:rPr>
            </w:r>
            <w:r>
              <w:rPr>
                <w:noProof/>
                <w:webHidden/>
              </w:rPr>
              <w:fldChar w:fldCharType="separate"/>
            </w:r>
            <w:r w:rsidR="00C46A7D">
              <w:rPr>
                <w:noProof/>
                <w:webHidden/>
              </w:rPr>
              <w:t>157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64" w:history="1">
            <w:r w:rsidR="00C46A7D" w:rsidRPr="00B35188">
              <w:rPr>
                <w:rStyle w:val="a6"/>
                <w:rFonts w:hint="eastAsia"/>
              </w:rPr>
              <w:t>第</w:t>
            </w:r>
            <w:r w:rsidR="00C46A7D" w:rsidRPr="00B35188">
              <w:rPr>
                <w:rStyle w:val="a6"/>
              </w:rPr>
              <w:t>40</w:t>
            </w:r>
            <w:r w:rsidR="00C46A7D" w:rsidRPr="00B35188">
              <w:rPr>
                <w:rStyle w:val="a6"/>
                <w:rFonts w:hint="eastAsia"/>
              </w:rPr>
              <w:t>课</w:t>
            </w:r>
            <w:r w:rsidR="00C46A7D" w:rsidRPr="00B35188">
              <w:rPr>
                <w:rStyle w:val="a6"/>
              </w:rPr>
              <w:t xml:space="preserve">  </w:t>
            </w:r>
            <w:r w:rsidR="00C46A7D" w:rsidRPr="00B35188">
              <w:rPr>
                <w:rStyle w:val="a6"/>
                <w:rFonts w:hint="eastAsia"/>
              </w:rPr>
              <w:t>多重继承</w:t>
            </w:r>
            <w:r w:rsidR="00C46A7D">
              <w:rPr>
                <w:webHidden/>
              </w:rPr>
              <w:tab/>
            </w:r>
            <w:r>
              <w:rPr>
                <w:webHidden/>
              </w:rPr>
              <w:fldChar w:fldCharType="begin"/>
            </w:r>
            <w:r w:rsidR="00C46A7D">
              <w:rPr>
                <w:webHidden/>
              </w:rPr>
              <w:instrText xml:space="preserve"> PAGEREF _Toc454522364 \h </w:instrText>
            </w:r>
            <w:r>
              <w:rPr>
                <w:webHidden/>
              </w:rPr>
            </w:r>
            <w:r>
              <w:rPr>
                <w:webHidden/>
              </w:rPr>
              <w:fldChar w:fldCharType="separate"/>
            </w:r>
            <w:r w:rsidR="00C46A7D">
              <w:rPr>
                <w:webHidden/>
              </w:rPr>
              <w:t>157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5" w:history="1">
            <w:r w:rsidR="00C46A7D" w:rsidRPr="00B35188">
              <w:rPr>
                <w:rStyle w:val="a6"/>
                <w:rFonts w:ascii="Helvetica" w:hAnsi="Helvetica"/>
                <w:noProof/>
              </w:rPr>
              <w:t>MixIn</w:t>
            </w:r>
            <w:r w:rsidR="00C46A7D">
              <w:rPr>
                <w:noProof/>
                <w:webHidden/>
              </w:rPr>
              <w:tab/>
            </w:r>
            <w:r>
              <w:rPr>
                <w:noProof/>
                <w:webHidden/>
              </w:rPr>
              <w:fldChar w:fldCharType="begin"/>
            </w:r>
            <w:r w:rsidR="00C46A7D">
              <w:rPr>
                <w:noProof/>
                <w:webHidden/>
              </w:rPr>
              <w:instrText xml:space="preserve"> PAGEREF _Toc454522365 \h </w:instrText>
            </w:r>
            <w:r>
              <w:rPr>
                <w:noProof/>
                <w:webHidden/>
              </w:rPr>
            </w:r>
            <w:r>
              <w:rPr>
                <w:noProof/>
                <w:webHidden/>
              </w:rPr>
              <w:fldChar w:fldCharType="separate"/>
            </w:r>
            <w:r w:rsidR="00C46A7D">
              <w:rPr>
                <w:noProof/>
                <w:webHidden/>
              </w:rPr>
              <w:t>160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6"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_Toc454522366 \h </w:instrText>
            </w:r>
            <w:r>
              <w:rPr>
                <w:noProof/>
                <w:webHidden/>
              </w:rPr>
            </w:r>
            <w:r>
              <w:rPr>
                <w:noProof/>
                <w:webHidden/>
              </w:rPr>
              <w:fldChar w:fldCharType="separate"/>
            </w:r>
            <w:r w:rsidR="00C46A7D">
              <w:rPr>
                <w:noProof/>
                <w:webHidden/>
              </w:rPr>
              <w:t>161</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67" w:history="1">
            <w:r w:rsidR="00C46A7D" w:rsidRPr="00B35188">
              <w:rPr>
                <w:rStyle w:val="a6"/>
                <w:rFonts w:hint="eastAsia"/>
              </w:rPr>
              <w:t>第</w:t>
            </w:r>
            <w:r w:rsidR="00C46A7D" w:rsidRPr="00B35188">
              <w:rPr>
                <w:rStyle w:val="a6"/>
              </w:rPr>
              <w:t>41</w:t>
            </w:r>
            <w:r w:rsidR="00C46A7D" w:rsidRPr="00B35188">
              <w:rPr>
                <w:rStyle w:val="a6"/>
                <w:rFonts w:hint="eastAsia"/>
              </w:rPr>
              <w:t>课</w:t>
            </w:r>
            <w:r w:rsidR="00C46A7D" w:rsidRPr="00B35188">
              <w:rPr>
                <w:rStyle w:val="a6"/>
              </w:rPr>
              <w:t xml:space="preserve">  </w:t>
            </w:r>
            <w:r w:rsidR="00C46A7D" w:rsidRPr="00B35188">
              <w:rPr>
                <w:rStyle w:val="a6"/>
                <w:rFonts w:hint="eastAsia"/>
              </w:rPr>
              <w:t>定制类</w:t>
            </w:r>
            <w:r w:rsidR="00C46A7D">
              <w:rPr>
                <w:webHidden/>
              </w:rPr>
              <w:tab/>
            </w:r>
            <w:r>
              <w:rPr>
                <w:webHidden/>
              </w:rPr>
              <w:fldChar w:fldCharType="begin"/>
            </w:r>
            <w:r w:rsidR="00C46A7D">
              <w:rPr>
                <w:webHidden/>
              </w:rPr>
              <w:instrText xml:space="preserve"> PAGEREF _Toc454522367 \h </w:instrText>
            </w:r>
            <w:r>
              <w:rPr>
                <w:webHidden/>
              </w:rPr>
            </w:r>
            <w:r>
              <w:rPr>
                <w:webHidden/>
              </w:rPr>
              <w:fldChar w:fldCharType="separate"/>
            </w:r>
            <w:r w:rsidR="00C46A7D">
              <w:rPr>
                <w:webHidden/>
              </w:rPr>
              <w:t>161</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8" w:history="1">
            <w:r w:rsidR="00C46A7D" w:rsidRPr="00B35188">
              <w:rPr>
                <w:rStyle w:val="a6"/>
                <w:rFonts w:ascii="Helvetica" w:hAnsi="Helvetica"/>
                <w:noProof/>
              </w:rPr>
              <w:t>__str__</w:t>
            </w:r>
            <w:r w:rsidR="00C46A7D">
              <w:rPr>
                <w:noProof/>
                <w:webHidden/>
              </w:rPr>
              <w:tab/>
            </w:r>
            <w:r>
              <w:rPr>
                <w:noProof/>
                <w:webHidden/>
              </w:rPr>
              <w:fldChar w:fldCharType="begin"/>
            </w:r>
            <w:r w:rsidR="00C46A7D">
              <w:rPr>
                <w:noProof/>
                <w:webHidden/>
              </w:rPr>
              <w:instrText xml:space="preserve"> PAGEREF _Toc454522368 \h </w:instrText>
            </w:r>
            <w:r>
              <w:rPr>
                <w:noProof/>
                <w:webHidden/>
              </w:rPr>
            </w:r>
            <w:r>
              <w:rPr>
                <w:noProof/>
                <w:webHidden/>
              </w:rPr>
              <w:fldChar w:fldCharType="separate"/>
            </w:r>
            <w:r w:rsidR="00C46A7D">
              <w:rPr>
                <w:noProof/>
                <w:webHidden/>
              </w:rPr>
              <w:t>161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69" w:history="1">
            <w:r w:rsidR="00C46A7D" w:rsidRPr="00B35188">
              <w:rPr>
                <w:rStyle w:val="a6"/>
                <w:rFonts w:ascii="Helvetica" w:hAnsi="Helvetica"/>
                <w:noProof/>
              </w:rPr>
              <w:t>__iter__</w:t>
            </w:r>
            <w:r w:rsidR="00C46A7D">
              <w:rPr>
                <w:noProof/>
                <w:webHidden/>
              </w:rPr>
              <w:tab/>
            </w:r>
            <w:r>
              <w:rPr>
                <w:noProof/>
                <w:webHidden/>
              </w:rPr>
              <w:fldChar w:fldCharType="begin"/>
            </w:r>
            <w:r w:rsidR="00C46A7D">
              <w:rPr>
                <w:noProof/>
                <w:webHidden/>
              </w:rPr>
              <w:instrText xml:space="preserve"> PAGEREF _Toc454522369 \h </w:instrText>
            </w:r>
            <w:r>
              <w:rPr>
                <w:noProof/>
                <w:webHidden/>
              </w:rPr>
            </w:r>
            <w:r>
              <w:rPr>
                <w:noProof/>
                <w:webHidden/>
              </w:rPr>
              <w:fldChar w:fldCharType="separate"/>
            </w:r>
            <w:r w:rsidR="00C46A7D">
              <w:rPr>
                <w:noProof/>
                <w:webHidden/>
              </w:rPr>
              <w:t>163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0" w:history="1">
            <w:r w:rsidR="00C46A7D" w:rsidRPr="00B35188">
              <w:rPr>
                <w:rStyle w:val="a6"/>
                <w:rFonts w:ascii="Helvetica" w:hAnsi="Helvetica"/>
                <w:noProof/>
              </w:rPr>
              <w:t>__getitem__</w:t>
            </w:r>
            <w:r w:rsidR="00C46A7D">
              <w:rPr>
                <w:noProof/>
                <w:webHidden/>
              </w:rPr>
              <w:tab/>
            </w:r>
            <w:r>
              <w:rPr>
                <w:noProof/>
                <w:webHidden/>
              </w:rPr>
              <w:fldChar w:fldCharType="begin"/>
            </w:r>
            <w:r w:rsidR="00C46A7D">
              <w:rPr>
                <w:noProof/>
                <w:webHidden/>
              </w:rPr>
              <w:instrText xml:space="preserve"> PAGEREF _Toc454522370 \h </w:instrText>
            </w:r>
            <w:r>
              <w:rPr>
                <w:noProof/>
                <w:webHidden/>
              </w:rPr>
            </w:r>
            <w:r>
              <w:rPr>
                <w:noProof/>
                <w:webHidden/>
              </w:rPr>
              <w:fldChar w:fldCharType="separate"/>
            </w:r>
            <w:r w:rsidR="00C46A7D">
              <w:rPr>
                <w:noProof/>
                <w:webHidden/>
              </w:rPr>
              <w:t>164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1" w:history="1">
            <w:r w:rsidR="00C46A7D" w:rsidRPr="00B35188">
              <w:rPr>
                <w:rStyle w:val="a6"/>
                <w:rFonts w:ascii="Helvetica" w:hAnsi="Helvetica"/>
                <w:noProof/>
              </w:rPr>
              <w:t>__getattr__</w:t>
            </w:r>
            <w:r w:rsidR="00C46A7D">
              <w:rPr>
                <w:noProof/>
                <w:webHidden/>
              </w:rPr>
              <w:tab/>
            </w:r>
            <w:r>
              <w:rPr>
                <w:noProof/>
                <w:webHidden/>
              </w:rPr>
              <w:fldChar w:fldCharType="begin"/>
            </w:r>
            <w:r w:rsidR="00C46A7D">
              <w:rPr>
                <w:noProof/>
                <w:webHidden/>
              </w:rPr>
              <w:instrText xml:space="preserve"> PAGEREF _Toc454522371 \h </w:instrText>
            </w:r>
            <w:r>
              <w:rPr>
                <w:noProof/>
                <w:webHidden/>
              </w:rPr>
            </w:r>
            <w:r>
              <w:rPr>
                <w:noProof/>
                <w:webHidden/>
              </w:rPr>
              <w:fldChar w:fldCharType="separate"/>
            </w:r>
            <w:r w:rsidR="00C46A7D">
              <w:rPr>
                <w:noProof/>
                <w:webHidden/>
              </w:rPr>
              <w:t>167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2" w:history="1">
            <w:r w:rsidR="00C46A7D" w:rsidRPr="00B35188">
              <w:rPr>
                <w:rStyle w:val="a6"/>
                <w:rFonts w:ascii="Helvetica" w:hAnsi="Helvetica"/>
                <w:noProof/>
              </w:rPr>
              <w:t>__call__</w:t>
            </w:r>
            <w:r w:rsidR="00C46A7D">
              <w:rPr>
                <w:noProof/>
                <w:webHidden/>
              </w:rPr>
              <w:tab/>
            </w:r>
            <w:r>
              <w:rPr>
                <w:noProof/>
                <w:webHidden/>
              </w:rPr>
              <w:fldChar w:fldCharType="begin"/>
            </w:r>
            <w:r w:rsidR="00C46A7D">
              <w:rPr>
                <w:noProof/>
                <w:webHidden/>
              </w:rPr>
              <w:instrText xml:space="preserve"> PAGEREF _Toc454522372 \h </w:instrText>
            </w:r>
            <w:r>
              <w:rPr>
                <w:noProof/>
                <w:webHidden/>
              </w:rPr>
            </w:r>
            <w:r>
              <w:rPr>
                <w:noProof/>
                <w:webHidden/>
              </w:rPr>
              <w:fldChar w:fldCharType="separate"/>
            </w:r>
            <w:r w:rsidR="00C46A7D">
              <w:rPr>
                <w:noProof/>
                <w:webHidden/>
              </w:rPr>
              <w:t>170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3"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_Toc454522373 \h </w:instrText>
            </w:r>
            <w:r>
              <w:rPr>
                <w:noProof/>
                <w:webHidden/>
              </w:rPr>
            </w:r>
            <w:r>
              <w:rPr>
                <w:noProof/>
                <w:webHidden/>
              </w:rPr>
              <w:fldChar w:fldCharType="separate"/>
            </w:r>
            <w:r w:rsidR="00C46A7D">
              <w:rPr>
                <w:noProof/>
                <w:webHidden/>
              </w:rPr>
              <w:t>172</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74" w:history="1">
            <w:r w:rsidR="00C46A7D" w:rsidRPr="00B35188">
              <w:rPr>
                <w:rStyle w:val="a6"/>
                <w:rFonts w:hint="eastAsia"/>
              </w:rPr>
              <w:t>第</w:t>
            </w:r>
            <w:r w:rsidR="00C46A7D" w:rsidRPr="00B35188">
              <w:rPr>
                <w:rStyle w:val="a6"/>
              </w:rPr>
              <w:t>42</w:t>
            </w:r>
            <w:r w:rsidR="00C46A7D" w:rsidRPr="00B35188">
              <w:rPr>
                <w:rStyle w:val="a6"/>
                <w:rFonts w:hint="eastAsia"/>
              </w:rPr>
              <w:t>课</w:t>
            </w:r>
            <w:r w:rsidR="00C46A7D" w:rsidRPr="00B35188">
              <w:rPr>
                <w:rStyle w:val="a6"/>
              </w:rPr>
              <w:t xml:space="preserve">  </w:t>
            </w:r>
            <w:r w:rsidR="00C46A7D" w:rsidRPr="00B35188">
              <w:rPr>
                <w:rStyle w:val="a6"/>
                <w:rFonts w:hint="eastAsia"/>
              </w:rPr>
              <w:t>使用枚举类</w:t>
            </w:r>
            <w:r w:rsidR="00C46A7D">
              <w:rPr>
                <w:webHidden/>
              </w:rPr>
              <w:tab/>
            </w:r>
            <w:r>
              <w:rPr>
                <w:webHidden/>
              </w:rPr>
              <w:fldChar w:fldCharType="begin"/>
            </w:r>
            <w:r w:rsidR="00C46A7D">
              <w:rPr>
                <w:webHidden/>
              </w:rPr>
              <w:instrText xml:space="preserve"> PAGEREF _Toc454522374 \h </w:instrText>
            </w:r>
            <w:r>
              <w:rPr>
                <w:webHidden/>
              </w:rPr>
            </w:r>
            <w:r>
              <w:rPr>
                <w:webHidden/>
              </w:rPr>
              <w:fldChar w:fldCharType="separate"/>
            </w:r>
            <w:r w:rsidR="00C46A7D">
              <w:rPr>
                <w:webHidden/>
              </w:rPr>
              <w:t>172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5"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_Toc454522375 \h </w:instrText>
            </w:r>
            <w:r>
              <w:rPr>
                <w:noProof/>
                <w:webHidden/>
              </w:rPr>
            </w:r>
            <w:r>
              <w:rPr>
                <w:noProof/>
                <w:webHidden/>
              </w:rPr>
              <w:fldChar w:fldCharType="separate"/>
            </w:r>
            <w:r w:rsidR="00C46A7D">
              <w:rPr>
                <w:noProof/>
                <w:webHidden/>
              </w:rPr>
              <w:t>175</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76" w:history="1">
            <w:r w:rsidR="00C46A7D" w:rsidRPr="00B35188">
              <w:rPr>
                <w:rStyle w:val="a6"/>
                <w:rFonts w:hint="eastAsia"/>
              </w:rPr>
              <w:t>第</w:t>
            </w:r>
            <w:r w:rsidR="00C46A7D" w:rsidRPr="00B35188">
              <w:rPr>
                <w:rStyle w:val="a6"/>
              </w:rPr>
              <w:t>43</w:t>
            </w:r>
            <w:r w:rsidR="00C46A7D" w:rsidRPr="00B35188">
              <w:rPr>
                <w:rStyle w:val="a6"/>
                <w:rFonts w:hint="eastAsia"/>
              </w:rPr>
              <w:t>课</w:t>
            </w:r>
            <w:r w:rsidR="00C46A7D" w:rsidRPr="00B35188">
              <w:rPr>
                <w:rStyle w:val="a6"/>
              </w:rPr>
              <w:t xml:space="preserve">  </w:t>
            </w:r>
            <w:r w:rsidR="00C46A7D" w:rsidRPr="00B35188">
              <w:rPr>
                <w:rStyle w:val="a6"/>
                <w:rFonts w:hint="eastAsia"/>
              </w:rPr>
              <w:t>使用元类</w:t>
            </w:r>
            <w:r w:rsidR="00C46A7D">
              <w:rPr>
                <w:webHidden/>
              </w:rPr>
              <w:tab/>
            </w:r>
            <w:r>
              <w:rPr>
                <w:webHidden/>
              </w:rPr>
              <w:fldChar w:fldCharType="begin"/>
            </w:r>
            <w:r w:rsidR="00C46A7D">
              <w:rPr>
                <w:webHidden/>
              </w:rPr>
              <w:instrText xml:space="preserve"> PAGEREF _Toc454522376 \h </w:instrText>
            </w:r>
            <w:r>
              <w:rPr>
                <w:webHidden/>
              </w:rPr>
            </w:r>
            <w:r>
              <w:rPr>
                <w:webHidden/>
              </w:rPr>
              <w:fldChar w:fldCharType="separate"/>
            </w:r>
            <w:r w:rsidR="00C46A7D">
              <w:rPr>
                <w:webHidden/>
              </w:rPr>
              <w:t>175</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7" w:history="1">
            <w:r w:rsidR="00C46A7D" w:rsidRPr="00B35188">
              <w:rPr>
                <w:rStyle w:val="a6"/>
                <w:rFonts w:ascii="Helvetica" w:hAnsi="Helvetica"/>
                <w:noProof/>
              </w:rPr>
              <w:t>type()</w:t>
            </w:r>
            <w:r w:rsidR="00C46A7D">
              <w:rPr>
                <w:noProof/>
                <w:webHidden/>
              </w:rPr>
              <w:tab/>
            </w:r>
            <w:r>
              <w:rPr>
                <w:noProof/>
                <w:webHidden/>
              </w:rPr>
              <w:fldChar w:fldCharType="begin"/>
            </w:r>
            <w:r w:rsidR="00C46A7D">
              <w:rPr>
                <w:noProof/>
                <w:webHidden/>
              </w:rPr>
              <w:instrText xml:space="preserve"> PAGEREF _Toc454522377 \h </w:instrText>
            </w:r>
            <w:r>
              <w:rPr>
                <w:noProof/>
                <w:webHidden/>
              </w:rPr>
            </w:r>
            <w:r>
              <w:rPr>
                <w:noProof/>
                <w:webHidden/>
              </w:rPr>
              <w:fldChar w:fldCharType="separate"/>
            </w:r>
            <w:r w:rsidR="00C46A7D">
              <w:rPr>
                <w:noProof/>
                <w:webHidden/>
              </w:rPr>
              <w:t>175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8" w:history="1">
            <w:r w:rsidR="00C46A7D" w:rsidRPr="00B35188">
              <w:rPr>
                <w:rStyle w:val="a6"/>
                <w:rFonts w:ascii="Helvetica" w:hAnsi="Helvetica"/>
                <w:noProof/>
              </w:rPr>
              <w:t>metaclass*</w:t>
            </w:r>
            <w:r w:rsidR="00C46A7D">
              <w:rPr>
                <w:noProof/>
                <w:webHidden/>
              </w:rPr>
              <w:tab/>
            </w:r>
            <w:r>
              <w:rPr>
                <w:noProof/>
                <w:webHidden/>
              </w:rPr>
              <w:fldChar w:fldCharType="begin"/>
            </w:r>
            <w:r w:rsidR="00C46A7D">
              <w:rPr>
                <w:noProof/>
                <w:webHidden/>
              </w:rPr>
              <w:instrText xml:space="preserve"> PAGEREF _Toc454522378 \h </w:instrText>
            </w:r>
            <w:r>
              <w:rPr>
                <w:noProof/>
                <w:webHidden/>
              </w:rPr>
            </w:r>
            <w:r>
              <w:rPr>
                <w:noProof/>
                <w:webHidden/>
              </w:rPr>
              <w:fldChar w:fldCharType="separate"/>
            </w:r>
            <w:r w:rsidR="00C46A7D">
              <w:rPr>
                <w:noProof/>
                <w:webHidden/>
              </w:rPr>
              <w:t>177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79"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_Toc454522379 \h </w:instrText>
            </w:r>
            <w:r>
              <w:rPr>
                <w:noProof/>
                <w:webHidden/>
              </w:rPr>
            </w:r>
            <w:r>
              <w:rPr>
                <w:noProof/>
                <w:webHidden/>
              </w:rPr>
              <w:fldChar w:fldCharType="separate"/>
            </w:r>
            <w:r w:rsidR="00C46A7D">
              <w:rPr>
                <w:noProof/>
                <w:webHidden/>
              </w:rPr>
              <w:t>183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80" w:history="1">
            <w:r w:rsidR="00C46A7D" w:rsidRPr="00B35188">
              <w:rPr>
                <w:rStyle w:val="a6"/>
                <w:rFonts w:hint="eastAsia"/>
              </w:rPr>
              <w:t>第</w:t>
            </w:r>
            <w:r w:rsidR="00C46A7D" w:rsidRPr="00B35188">
              <w:rPr>
                <w:rStyle w:val="a6"/>
              </w:rPr>
              <w:t>44</w:t>
            </w:r>
            <w:r w:rsidR="00C46A7D" w:rsidRPr="00B35188">
              <w:rPr>
                <w:rStyle w:val="a6"/>
                <w:rFonts w:hint="eastAsia"/>
              </w:rPr>
              <w:t>课</w:t>
            </w:r>
            <w:r w:rsidR="00C46A7D" w:rsidRPr="00B35188">
              <w:rPr>
                <w:rStyle w:val="a6"/>
              </w:rPr>
              <w:t xml:space="preserve">  </w:t>
            </w:r>
            <w:r w:rsidR="00C46A7D" w:rsidRPr="00B35188">
              <w:rPr>
                <w:rStyle w:val="a6"/>
                <w:rFonts w:hint="eastAsia"/>
              </w:rPr>
              <w:t>错误、调试和测试</w:t>
            </w:r>
            <w:r w:rsidR="00C46A7D">
              <w:rPr>
                <w:webHidden/>
              </w:rPr>
              <w:tab/>
            </w:r>
            <w:r>
              <w:rPr>
                <w:webHidden/>
              </w:rPr>
              <w:fldChar w:fldCharType="begin"/>
            </w:r>
            <w:r w:rsidR="00C46A7D">
              <w:rPr>
                <w:webHidden/>
              </w:rPr>
              <w:instrText xml:space="preserve"> PAGEREF _Toc454522380 \h </w:instrText>
            </w:r>
            <w:r>
              <w:rPr>
                <w:webHidden/>
              </w:rPr>
            </w:r>
            <w:r>
              <w:rPr>
                <w:webHidden/>
              </w:rPr>
              <w:fldChar w:fldCharType="separate"/>
            </w:r>
            <w:r w:rsidR="00C46A7D">
              <w:rPr>
                <w:webHidden/>
              </w:rPr>
              <w:t>183</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381" w:history="1">
            <w:r w:rsidR="00C46A7D" w:rsidRPr="00B35188">
              <w:rPr>
                <w:rStyle w:val="a6"/>
                <w:rFonts w:hint="eastAsia"/>
              </w:rPr>
              <w:t>第</w:t>
            </w:r>
            <w:r w:rsidR="00C46A7D" w:rsidRPr="00B35188">
              <w:rPr>
                <w:rStyle w:val="a6"/>
              </w:rPr>
              <w:t>45</w:t>
            </w:r>
            <w:r w:rsidR="00C46A7D" w:rsidRPr="00B35188">
              <w:rPr>
                <w:rStyle w:val="a6"/>
                <w:rFonts w:hint="eastAsia"/>
              </w:rPr>
              <w:t>课</w:t>
            </w:r>
            <w:r w:rsidR="00C46A7D" w:rsidRPr="00B35188">
              <w:rPr>
                <w:rStyle w:val="a6"/>
              </w:rPr>
              <w:t xml:space="preserve">  </w:t>
            </w:r>
            <w:r w:rsidR="00C46A7D" w:rsidRPr="00B35188">
              <w:rPr>
                <w:rStyle w:val="a6"/>
                <w:rFonts w:hint="eastAsia"/>
              </w:rPr>
              <w:t>错误处理</w:t>
            </w:r>
            <w:r w:rsidR="00C46A7D">
              <w:rPr>
                <w:webHidden/>
              </w:rPr>
              <w:tab/>
            </w:r>
            <w:r>
              <w:rPr>
                <w:webHidden/>
              </w:rPr>
              <w:fldChar w:fldCharType="begin"/>
            </w:r>
            <w:r w:rsidR="00C46A7D">
              <w:rPr>
                <w:webHidden/>
              </w:rPr>
              <w:instrText xml:space="preserve"> PAGEREF _Toc454522381 \h </w:instrText>
            </w:r>
            <w:r>
              <w:rPr>
                <w:webHidden/>
              </w:rPr>
            </w:r>
            <w:r>
              <w:rPr>
                <w:webHidden/>
              </w:rPr>
              <w:fldChar w:fldCharType="separate"/>
            </w:r>
            <w:r w:rsidR="00C46A7D">
              <w:rPr>
                <w:webHidden/>
              </w:rPr>
              <w:t>184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2" w:history="1">
            <w:r w:rsidR="00C46A7D" w:rsidRPr="00B35188">
              <w:rPr>
                <w:rStyle w:val="a6"/>
                <w:rFonts w:ascii="Helvetica" w:hAnsi="Helvetica"/>
                <w:noProof/>
              </w:rPr>
              <w:t>try</w:t>
            </w:r>
            <w:r w:rsidR="00C46A7D">
              <w:rPr>
                <w:noProof/>
                <w:webHidden/>
              </w:rPr>
              <w:tab/>
            </w:r>
            <w:r>
              <w:rPr>
                <w:noProof/>
                <w:webHidden/>
              </w:rPr>
              <w:fldChar w:fldCharType="begin"/>
            </w:r>
            <w:r w:rsidR="00C46A7D">
              <w:rPr>
                <w:noProof/>
                <w:webHidden/>
              </w:rPr>
              <w:instrText xml:space="preserve"> PAGEREF _Toc454522382 \h </w:instrText>
            </w:r>
            <w:r>
              <w:rPr>
                <w:noProof/>
                <w:webHidden/>
              </w:rPr>
            </w:r>
            <w:r>
              <w:rPr>
                <w:noProof/>
                <w:webHidden/>
              </w:rPr>
              <w:fldChar w:fldCharType="separate"/>
            </w:r>
            <w:r w:rsidR="00C46A7D">
              <w:rPr>
                <w:noProof/>
                <w:webHidden/>
              </w:rPr>
              <w:t>185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3" w:history="1">
            <w:r w:rsidR="00C46A7D" w:rsidRPr="00B35188">
              <w:rPr>
                <w:rStyle w:val="a6"/>
                <w:rFonts w:ascii="Helvetica" w:hAnsi="Helvetica" w:hint="eastAsia"/>
                <w:noProof/>
              </w:rPr>
              <w:t>调用堆栈</w:t>
            </w:r>
            <w:r w:rsidR="00C46A7D">
              <w:rPr>
                <w:noProof/>
                <w:webHidden/>
              </w:rPr>
              <w:tab/>
            </w:r>
            <w:r>
              <w:rPr>
                <w:noProof/>
                <w:webHidden/>
              </w:rPr>
              <w:fldChar w:fldCharType="begin"/>
            </w:r>
            <w:r w:rsidR="00C46A7D">
              <w:rPr>
                <w:noProof/>
                <w:webHidden/>
              </w:rPr>
              <w:instrText xml:space="preserve"> PAGEREF _Toc454522383 \h </w:instrText>
            </w:r>
            <w:r>
              <w:rPr>
                <w:noProof/>
                <w:webHidden/>
              </w:rPr>
            </w:r>
            <w:r>
              <w:rPr>
                <w:noProof/>
                <w:webHidden/>
              </w:rPr>
              <w:fldChar w:fldCharType="separate"/>
            </w:r>
            <w:r w:rsidR="00C46A7D">
              <w:rPr>
                <w:noProof/>
                <w:webHidden/>
              </w:rPr>
              <w:t>188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4" w:history="1">
            <w:r w:rsidR="00C46A7D" w:rsidRPr="00B35188">
              <w:rPr>
                <w:rStyle w:val="a6"/>
                <w:rFonts w:ascii="Helvetica" w:hAnsi="Helvetica" w:hint="eastAsia"/>
                <w:noProof/>
              </w:rPr>
              <w:t>记录错误</w:t>
            </w:r>
            <w:r w:rsidR="00C46A7D">
              <w:rPr>
                <w:noProof/>
                <w:webHidden/>
              </w:rPr>
              <w:tab/>
            </w:r>
            <w:r>
              <w:rPr>
                <w:noProof/>
                <w:webHidden/>
              </w:rPr>
              <w:fldChar w:fldCharType="begin"/>
            </w:r>
            <w:r w:rsidR="00C46A7D">
              <w:rPr>
                <w:noProof/>
                <w:webHidden/>
              </w:rPr>
              <w:instrText xml:space="preserve"> PAGEREF _Toc454522384 \h </w:instrText>
            </w:r>
            <w:r>
              <w:rPr>
                <w:noProof/>
                <w:webHidden/>
              </w:rPr>
            </w:r>
            <w:r>
              <w:rPr>
                <w:noProof/>
                <w:webHidden/>
              </w:rPr>
              <w:fldChar w:fldCharType="separate"/>
            </w:r>
            <w:r w:rsidR="00C46A7D">
              <w:rPr>
                <w:noProof/>
                <w:webHidden/>
              </w:rPr>
              <w:t>190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5" w:history="1">
            <w:r w:rsidR="00C46A7D" w:rsidRPr="00B35188">
              <w:rPr>
                <w:rStyle w:val="a6"/>
                <w:rFonts w:ascii="Helvetica" w:hAnsi="Helvetica" w:hint="eastAsia"/>
                <w:noProof/>
              </w:rPr>
              <w:t>抛出错误</w:t>
            </w:r>
            <w:r w:rsidR="00C46A7D">
              <w:rPr>
                <w:noProof/>
                <w:webHidden/>
              </w:rPr>
              <w:tab/>
            </w:r>
            <w:r>
              <w:rPr>
                <w:noProof/>
                <w:webHidden/>
              </w:rPr>
              <w:fldChar w:fldCharType="begin"/>
            </w:r>
            <w:r w:rsidR="00C46A7D">
              <w:rPr>
                <w:noProof/>
                <w:webHidden/>
              </w:rPr>
              <w:instrText xml:space="preserve"> PAGEREF _Toc454522385 \h </w:instrText>
            </w:r>
            <w:r>
              <w:rPr>
                <w:noProof/>
                <w:webHidden/>
              </w:rPr>
            </w:r>
            <w:r>
              <w:rPr>
                <w:noProof/>
                <w:webHidden/>
              </w:rPr>
              <w:fldChar w:fldCharType="separate"/>
            </w:r>
            <w:r w:rsidR="00C46A7D">
              <w:rPr>
                <w:noProof/>
                <w:webHidden/>
              </w:rPr>
              <w:t>192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6"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_Toc454522386 \h </w:instrText>
            </w:r>
            <w:r>
              <w:rPr>
                <w:noProof/>
                <w:webHidden/>
              </w:rPr>
            </w:r>
            <w:r>
              <w:rPr>
                <w:noProof/>
                <w:webHidden/>
              </w:rPr>
              <w:fldChar w:fldCharType="separate"/>
            </w:r>
            <w:r w:rsidR="00C46A7D">
              <w:rPr>
                <w:noProof/>
                <w:webHidden/>
              </w:rPr>
              <w:t>194</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87" w:history="1">
            <w:r w:rsidR="00C46A7D" w:rsidRPr="00B35188">
              <w:rPr>
                <w:rStyle w:val="a6"/>
                <w:rFonts w:hint="eastAsia"/>
              </w:rPr>
              <w:t>第</w:t>
            </w:r>
            <w:r w:rsidR="00C46A7D" w:rsidRPr="00B35188">
              <w:rPr>
                <w:rStyle w:val="a6"/>
              </w:rPr>
              <w:t>46</w:t>
            </w:r>
            <w:r w:rsidR="00C46A7D" w:rsidRPr="00B35188">
              <w:rPr>
                <w:rStyle w:val="a6"/>
                <w:rFonts w:hint="eastAsia"/>
              </w:rPr>
              <w:t>课</w:t>
            </w:r>
            <w:r w:rsidR="00C46A7D" w:rsidRPr="00B35188">
              <w:rPr>
                <w:rStyle w:val="a6"/>
              </w:rPr>
              <w:t xml:space="preserve"> </w:t>
            </w:r>
            <w:r w:rsidR="00C46A7D" w:rsidRPr="00B35188">
              <w:rPr>
                <w:rStyle w:val="a6"/>
                <w:rFonts w:hint="eastAsia"/>
              </w:rPr>
              <w:t>调试</w:t>
            </w:r>
            <w:r w:rsidR="00C46A7D">
              <w:rPr>
                <w:webHidden/>
              </w:rPr>
              <w:tab/>
            </w:r>
            <w:r>
              <w:rPr>
                <w:webHidden/>
              </w:rPr>
              <w:fldChar w:fldCharType="begin"/>
            </w:r>
            <w:r w:rsidR="00C46A7D">
              <w:rPr>
                <w:webHidden/>
              </w:rPr>
              <w:instrText xml:space="preserve"> PAGEREF _Toc454522387 \h </w:instrText>
            </w:r>
            <w:r>
              <w:rPr>
                <w:webHidden/>
              </w:rPr>
            </w:r>
            <w:r>
              <w:rPr>
                <w:webHidden/>
              </w:rPr>
              <w:fldChar w:fldCharType="separate"/>
            </w:r>
            <w:r w:rsidR="00C46A7D">
              <w:rPr>
                <w:webHidden/>
              </w:rPr>
              <w:t>194</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8" w:history="1">
            <w:r w:rsidR="00C46A7D" w:rsidRPr="00B35188">
              <w:rPr>
                <w:rStyle w:val="a6"/>
                <w:rFonts w:ascii="Helvetica" w:hAnsi="Helvetica" w:hint="eastAsia"/>
                <w:noProof/>
              </w:rPr>
              <w:t>断言</w:t>
            </w:r>
            <w:r w:rsidR="00C46A7D">
              <w:rPr>
                <w:noProof/>
                <w:webHidden/>
              </w:rPr>
              <w:tab/>
            </w:r>
            <w:r>
              <w:rPr>
                <w:noProof/>
                <w:webHidden/>
              </w:rPr>
              <w:fldChar w:fldCharType="begin"/>
            </w:r>
            <w:r w:rsidR="00C46A7D">
              <w:rPr>
                <w:noProof/>
                <w:webHidden/>
              </w:rPr>
              <w:instrText xml:space="preserve"> PAGEREF _Toc454522388 \h </w:instrText>
            </w:r>
            <w:r>
              <w:rPr>
                <w:noProof/>
                <w:webHidden/>
              </w:rPr>
            </w:r>
            <w:r>
              <w:rPr>
                <w:noProof/>
                <w:webHidden/>
              </w:rPr>
              <w:fldChar w:fldCharType="separate"/>
            </w:r>
            <w:r w:rsidR="00C46A7D">
              <w:rPr>
                <w:noProof/>
                <w:webHidden/>
              </w:rPr>
              <w:t>195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89" w:history="1">
            <w:r w:rsidR="00C46A7D" w:rsidRPr="00B35188">
              <w:rPr>
                <w:rStyle w:val="a6"/>
                <w:rFonts w:ascii="Helvetica" w:hAnsi="Helvetica"/>
                <w:noProof/>
              </w:rPr>
              <w:t>logging</w:t>
            </w:r>
            <w:r w:rsidR="00C46A7D">
              <w:rPr>
                <w:noProof/>
                <w:webHidden/>
              </w:rPr>
              <w:tab/>
            </w:r>
            <w:r>
              <w:rPr>
                <w:noProof/>
                <w:webHidden/>
              </w:rPr>
              <w:fldChar w:fldCharType="begin"/>
            </w:r>
            <w:r w:rsidR="00C46A7D">
              <w:rPr>
                <w:noProof/>
                <w:webHidden/>
              </w:rPr>
              <w:instrText xml:space="preserve"> PAGEREF _Toc454522389 \h </w:instrText>
            </w:r>
            <w:r>
              <w:rPr>
                <w:noProof/>
                <w:webHidden/>
              </w:rPr>
            </w:r>
            <w:r>
              <w:rPr>
                <w:noProof/>
                <w:webHidden/>
              </w:rPr>
              <w:fldChar w:fldCharType="separate"/>
            </w:r>
            <w:r w:rsidR="00C46A7D">
              <w:rPr>
                <w:noProof/>
                <w:webHidden/>
              </w:rPr>
              <w:t>196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0" w:history="1">
            <w:r w:rsidR="00C46A7D" w:rsidRPr="00B35188">
              <w:rPr>
                <w:rStyle w:val="a6"/>
                <w:rFonts w:ascii="Helvetica" w:hAnsi="Helvetica"/>
                <w:noProof/>
              </w:rPr>
              <w:t>pdb</w:t>
            </w:r>
            <w:r w:rsidR="00C46A7D">
              <w:rPr>
                <w:noProof/>
                <w:webHidden/>
              </w:rPr>
              <w:tab/>
            </w:r>
            <w:r>
              <w:rPr>
                <w:noProof/>
                <w:webHidden/>
              </w:rPr>
              <w:fldChar w:fldCharType="begin"/>
            </w:r>
            <w:r w:rsidR="00C46A7D">
              <w:rPr>
                <w:noProof/>
                <w:webHidden/>
              </w:rPr>
              <w:instrText xml:space="preserve"> PAGEREF _Toc454522390 \h </w:instrText>
            </w:r>
            <w:r>
              <w:rPr>
                <w:noProof/>
                <w:webHidden/>
              </w:rPr>
            </w:r>
            <w:r>
              <w:rPr>
                <w:noProof/>
                <w:webHidden/>
              </w:rPr>
              <w:fldChar w:fldCharType="separate"/>
            </w:r>
            <w:r w:rsidR="00C46A7D">
              <w:rPr>
                <w:noProof/>
                <w:webHidden/>
              </w:rPr>
              <w:t>197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1" w:history="1">
            <w:r w:rsidR="00C46A7D" w:rsidRPr="00B35188">
              <w:rPr>
                <w:rStyle w:val="a6"/>
                <w:rFonts w:ascii="Helvetica" w:hAnsi="Helvetica"/>
                <w:noProof/>
              </w:rPr>
              <w:t>pdb.set_trace()</w:t>
            </w:r>
            <w:r w:rsidR="00C46A7D">
              <w:rPr>
                <w:noProof/>
                <w:webHidden/>
              </w:rPr>
              <w:tab/>
            </w:r>
            <w:r>
              <w:rPr>
                <w:noProof/>
                <w:webHidden/>
              </w:rPr>
              <w:fldChar w:fldCharType="begin"/>
            </w:r>
            <w:r w:rsidR="00C46A7D">
              <w:rPr>
                <w:noProof/>
                <w:webHidden/>
              </w:rPr>
              <w:instrText xml:space="preserve"> PAGEREF _Toc454522391 \h </w:instrText>
            </w:r>
            <w:r>
              <w:rPr>
                <w:noProof/>
                <w:webHidden/>
              </w:rPr>
            </w:r>
            <w:r>
              <w:rPr>
                <w:noProof/>
                <w:webHidden/>
              </w:rPr>
              <w:fldChar w:fldCharType="separate"/>
            </w:r>
            <w:r w:rsidR="00C46A7D">
              <w:rPr>
                <w:noProof/>
                <w:webHidden/>
              </w:rPr>
              <w:t>199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2" w:history="1">
            <w:r w:rsidR="00C46A7D" w:rsidRPr="00B35188">
              <w:rPr>
                <w:rStyle w:val="a6"/>
                <w:rFonts w:ascii="Helvetica" w:hAnsi="Helvetica"/>
                <w:noProof/>
              </w:rPr>
              <w:t>IDE</w:t>
            </w:r>
            <w:r w:rsidR="00C46A7D">
              <w:rPr>
                <w:noProof/>
                <w:webHidden/>
              </w:rPr>
              <w:tab/>
            </w:r>
            <w:r>
              <w:rPr>
                <w:noProof/>
                <w:webHidden/>
              </w:rPr>
              <w:fldChar w:fldCharType="begin"/>
            </w:r>
            <w:r w:rsidR="00C46A7D">
              <w:rPr>
                <w:noProof/>
                <w:webHidden/>
              </w:rPr>
              <w:instrText xml:space="preserve"> PAGEREF _Toc454522392 \h </w:instrText>
            </w:r>
            <w:r>
              <w:rPr>
                <w:noProof/>
                <w:webHidden/>
              </w:rPr>
            </w:r>
            <w:r>
              <w:rPr>
                <w:noProof/>
                <w:webHidden/>
              </w:rPr>
              <w:fldChar w:fldCharType="separate"/>
            </w:r>
            <w:r w:rsidR="00C46A7D">
              <w:rPr>
                <w:noProof/>
                <w:webHidden/>
              </w:rPr>
              <w:t>200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3"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_Toc454522393 \h </w:instrText>
            </w:r>
            <w:r>
              <w:rPr>
                <w:noProof/>
                <w:webHidden/>
              </w:rPr>
            </w:r>
            <w:r>
              <w:rPr>
                <w:noProof/>
                <w:webHidden/>
              </w:rPr>
              <w:fldChar w:fldCharType="separate"/>
            </w:r>
            <w:r w:rsidR="00C46A7D">
              <w:rPr>
                <w:noProof/>
                <w:webHidden/>
              </w:rPr>
              <w:t>200</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94" w:history="1">
            <w:r w:rsidR="00C46A7D" w:rsidRPr="00B35188">
              <w:rPr>
                <w:rStyle w:val="a6"/>
                <w:rFonts w:hint="eastAsia"/>
              </w:rPr>
              <w:t>第</w:t>
            </w:r>
            <w:r w:rsidR="00C46A7D" w:rsidRPr="00B35188">
              <w:rPr>
                <w:rStyle w:val="a6"/>
              </w:rPr>
              <w:t>47</w:t>
            </w:r>
            <w:r w:rsidR="00C46A7D" w:rsidRPr="00B35188">
              <w:rPr>
                <w:rStyle w:val="a6"/>
                <w:rFonts w:hint="eastAsia"/>
              </w:rPr>
              <w:t>课</w:t>
            </w:r>
            <w:r w:rsidR="00C46A7D" w:rsidRPr="00B35188">
              <w:rPr>
                <w:rStyle w:val="a6"/>
              </w:rPr>
              <w:t xml:space="preserve">  </w:t>
            </w:r>
            <w:r w:rsidR="00C46A7D" w:rsidRPr="00B35188">
              <w:rPr>
                <w:rStyle w:val="a6"/>
                <w:rFonts w:hint="eastAsia"/>
              </w:rPr>
              <w:t>单元测试</w:t>
            </w:r>
            <w:r w:rsidR="00C46A7D">
              <w:rPr>
                <w:webHidden/>
              </w:rPr>
              <w:tab/>
            </w:r>
            <w:r>
              <w:rPr>
                <w:webHidden/>
              </w:rPr>
              <w:fldChar w:fldCharType="begin"/>
            </w:r>
            <w:r w:rsidR="00C46A7D">
              <w:rPr>
                <w:webHidden/>
              </w:rPr>
              <w:instrText xml:space="preserve"> PAGEREF _Toc454522394 \h </w:instrText>
            </w:r>
            <w:r>
              <w:rPr>
                <w:webHidden/>
              </w:rPr>
            </w:r>
            <w:r>
              <w:rPr>
                <w:webHidden/>
              </w:rPr>
              <w:fldChar w:fldCharType="separate"/>
            </w:r>
            <w:r w:rsidR="00C46A7D">
              <w:rPr>
                <w:webHidden/>
              </w:rPr>
              <w:t>200</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5" w:history="1">
            <w:r w:rsidR="00C46A7D" w:rsidRPr="00B35188">
              <w:rPr>
                <w:rStyle w:val="a6"/>
                <w:rFonts w:ascii="Helvetica" w:hAnsi="Helvetica" w:hint="eastAsia"/>
                <w:noProof/>
              </w:rPr>
              <w:t>运行单元测试</w:t>
            </w:r>
            <w:r w:rsidR="00C46A7D">
              <w:rPr>
                <w:noProof/>
                <w:webHidden/>
              </w:rPr>
              <w:tab/>
            </w:r>
            <w:r>
              <w:rPr>
                <w:noProof/>
                <w:webHidden/>
              </w:rPr>
              <w:fldChar w:fldCharType="begin"/>
            </w:r>
            <w:r w:rsidR="00C46A7D">
              <w:rPr>
                <w:noProof/>
                <w:webHidden/>
              </w:rPr>
              <w:instrText xml:space="preserve"> PAGEREF _Toc454522395 \h </w:instrText>
            </w:r>
            <w:r>
              <w:rPr>
                <w:noProof/>
                <w:webHidden/>
              </w:rPr>
            </w:r>
            <w:r>
              <w:rPr>
                <w:noProof/>
                <w:webHidden/>
              </w:rPr>
              <w:fldChar w:fldCharType="separate"/>
            </w:r>
            <w:r w:rsidR="00C46A7D">
              <w:rPr>
                <w:noProof/>
                <w:webHidden/>
              </w:rPr>
              <w:t>204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6" w:history="1">
            <w:r w:rsidR="00C46A7D" w:rsidRPr="00B35188">
              <w:rPr>
                <w:rStyle w:val="a6"/>
                <w:rFonts w:ascii="Helvetica" w:hAnsi="Helvetica"/>
                <w:noProof/>
              </w:rPr>
              <w:t>setUp</w:t>
            </w:r>
            <w:r w:rsidR="00C46A7D" w:rsidRPr="00B35188">
              <w:rPr>
                <w:rStyle w:val="a6"/>
                <w:rFonts w:ascii="Helvetica" w:hAnsi="Helvetica" w:hint="eastAsia"/>
                <w:noProof/>
              </w:rPr>
              <w:t>与</w:t>
            </w:r>
            <w:r w:rsidR="00C46A7D" w:rsidRPr="00B35188">
              <w:rPr>
                <w:rStyle w:val="a6"/>
                <w:rFonts w:ascii="Helvetica" w:hAnsi="Helvetica"/>
                <w:noProof/>
              </w:rPr>
              <w:t>tearDown</w:t>
            </w:r>
            <w:r w:rsidR="00C46A7D">
              <w:rPr>
                <w:noProof/>
                <w:webHidden/>
              </w:rPr>
              <w:tab/>
            </w:r>
            <w:r>
              <w:rPr>
                <w:noProof/>
                <w:webHidden/>
              </w:rPr>
              <w:fldChar w:fldCharType="begin"/>
            </w:r>
            <w:r w:rsidR="00C46A7D">
              <w:rPr>
                <w:noProof/>
                <w:webHidden/>
              </w:rPr>
              <w:instrText xml:space="preserve"> PAGEREF _Toc454522396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7" w:history="1">
            <w:r w:rsidR="00C46A7D" w:rsidRPr="00B35188">
              <w:rPr>
                <w:rStyle w:val="a6"/>
                <w:rFonts w:ascii="Helvetica" w:hAnsi="Helvetica" w:hint="eastAsia"/>
                <w:noProof/>
              </w:rPr>
              <w:t>小结</w:t>
            </w:r>
            <w:r w:rsidR="00C46A7D">
              <w:rPr>
                <w:noProof/>
                <w:webHidden/>
              </w:rPr>
              <w:tab/>
            </w:r>
            <w:r>
              <w:rPr>
                <w:noProof/>
                <w:webHidden/>
              </w:rPr>
              <w:fldChar w:fldCharType="begin"/>
            </w:r>
            <w:r w:rsidR="00C46A7D">
              <w:rPr>
                <w:noProof/>
                <w:webHidden/>
              </w:rPr>
              <w:instrText xml:space="preserve"> PAGEREF _Toc454522397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398" w:history="1">
            <w:r w:rsidR="00C46A7D" w:rsidRPr="00B35188">
              <w:rPr>
                <w:rStyle w:val="a6"/>
                <w:rFonts w:hint="eastAsia"/>
                <w:noProof/>
              </w:rPr>
              <w:t>附</w:t>
            </w:r>
            <w:r w:rsidR="00C46A7D" w:rsidRPr="00B35188">
              <w:rPr>
                <w:rStyle w:val="a6"/>
                <w:noProof/>
              </w:rPr>
              <w:t>super()</w:t>
            </w:r>
            <w:r w:rsidR="00C46A7D">
              <w:rPr>
                <w:noProof/>
                <w:webHidden/>
              </w:rPr>
              <w:tab/>
            </w:r>
            <w:r>
              <w:rPr>
                <w:noProof/>
                <w:webHidden/>
              </w:rPr>
              <w:fldChar w:fldCharType="begin"/>
            </w:r>
            <w:r w:rsidR="00C46A7D">
              <w:rPr>
                <w:noProof/>
                <w:webHidden/>
              </w:rPr>
              <w:instrText xml:space="preserve"> PAGEREF _Toc454522398 \h </w:instrText>
            </w:r>
            <w:r>
              <w:rPr>
                <w:noProof/>
                <w:webHidden/>
              </w:rPr>
            </w:r>
            <w:r>
              <w:rPr>
                <w:noProof/>
                <w:webHidden/>
              </w:rPr>
              <w:fldChar w:fldCharType="separate"/>
            </w:r>
            <w:r w:rsidR="00C46A7D">
              <w:rPr>
                <w:noProof/>
                <w:webHidden/>
              </w:rPr>
              <w:t>205</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399" w:history="1">
            <w:r w:rsidR="00C46A7D" w:rsidRPr="00B35188">
              <w:rPr>
                <w:rStyle w:val="a6"/>
                <w:rFonts w:hint="eastAsia"/>
              </w:rPr>
              <w:t>第</w:t>
            </w:r>
            <w:r w:rsidR="00C46A7D" w:rsidRPr="00B35188">
              <w:rPr>
                <w:rStyle w:val="a6"/>
              </w:rPr>
              <w:t>48</w:t>
            </w:r>
            <w:r w:rsidR="00C46A7D" w:rsidRPr="00B35188">
              <w:rPr>
                <w:rStyle w:val="a6"/>
                <w:rFonts w:hint="eastAsia"/>
              </w:rPr>
              <w:t>课</w:t>
            </w:r>
            <w:r w:rsidR="00C46A7D" w:rsidRPr="00B35188">
              <w:rPr>
                <w:rStyle w:val="a6"/>
              </w:rPr>
              <w:t xml:space="preserve">  </w:t>
            </w:r>
            <w:r w:rsidR="00C46A7D" w:rsidRPr="00B35188">
              <w:rPr>
                <w:rStyle w:val="a6"/>
                <w:rFonts w:hint="eastAsia"/>
              </w:rPr>
              <w:t>文档测试</w:t>
            </w:r>
            <w:r w:rsidR="00C46A7D" w:rsidRPr="00B35188">
              <w:rPr>
                <w:rStyle w:val="a6"/>
              </w:rPr>
              <w:t>*</w:t>
            </w:r>
            <w:r w:rsidR="00C46A7D">
              <w:rPr>
                <w:webHidden/>
              </w:rPr>
              <w:tab/>
            </w:r>
            <w:r>
              <w:rPr>
                <w:webHidden/>
              </w:rPr>
              <w:fldChar w:fldCharType="begin"/>
            </w:r>
            <w:r w:rsidR="00C46A7D">
              <w:rPr>
                <w:webHidden/>
              </w:rPr>
              <w:instrText xml:space="preserve"> PAGEREF _Toc454522399 \h </w:instrText>
            </w:r>
            <w:r>
              <w:rPr>
                <w:webHidden/>
              </w:rPr>
            </w:r>
            <w:r>
              <w:rPr>
                <w:webHidden/>
              </w:rPr>
              <w:fldChar w:fldCharType="separate"/>
            </w:r>
            <w:r w:rsidR="00C46A7D">
              <w:rPr>
                <w:webHidden/>
              </w:rPr>
              <w:t>206</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400" w:history="1">
            <w:r w:rsidR="00C46A7D" w:rsidRPr="00B35188">
              <w:rPr>
                <w:rStyle w:val="a6"/>
                <w:rFonts w:hint="eastAsia"/>
              </w:rPr>
              <w:t>第</w:t>
            </w:r>
            <w:r w:rsidR="00C46A7D" w:rsidRPr="00B35188">
              <w:rPr>
                <w:rStyle w:val="a6"/>
              </w:rPr>
              <w:t>49</w:t>
            </w:r>
            <w:r w:rsidR="00C46A7D" w:rsidRPr="00B35188">
              <w:rPr>
                <w:rStyle w:val="a6"/>
                <w:rFonts w:hint="eastAsia"/>
              </w:rPr>
              <w:t>课</w:t>
            </w:r>
            <w:r w:rsidR="00C46A7D" w:rsidRPr="00B35188">
              <w:rPr>
                <w:rStyle w:val="a6"/>
              </w:rPr>
              <w:t xml:space="preserve">  IO</w:t>
            </w:r>
            <w:r w:rsidR="00C46A7D" w:rsidRPr="00B35188">
              <w:rPr>
                <w:rStyle w:val="a6"/>
                <w:rFonts w:hint="eastAsia"/>
              </w:rPr>
              <w:t>编程</w:t>
            </w:r>
            <w:r w:rsidR="00C46A7D">
              <w:rPr>
                <w:webHidden/>
              </w:rPr>
              <w:tab/>
            </w:r>
            <w:r>
              <w:rPr>
                <w:webHidden/>
              </w:rPr>
              <w:fldChar w:fldCharType="begin"/>
            </w:r>
            <w:r w:rsidR="00C46A7D">
              <w:rPr>
                <w:webHidden/>
              </w:rPr>
              <w:instrText xml:space="preserve"> PAGEREF _Toc454522400 \h </w:instrText>
            </w:r>
            <w:r>
              <w:rPr>
                <w:webHidden/>
              </w:rPr>
            </w:r>
            <w:r>
              <w:rPr>
                <w:webHidden/>
              </w:rPr>
              <w:fldChar w:fldCharType="separate"/>
            </w:r>
            <w:r w:rsidR="00C46A7D">
              <w:rPr>
                <w:webHidden/>
              </w:rPr>
              <w:t>211</w:t>
            </w:r>
            <w:r>
              <w:rPr>
                <w:webHidden/>
              </w:rPr>
              <w:fldChar w:fldCharType="end"/>
            </w:r>
          </w:hyperlink>
        </w:p>
        <w:p w:rsidR="00C46A7D" w:rsidRDefault="00CC0581" w:rsidP="00762717">
          <w:pPr>
            <w:pStyle w:val="20"/>
            <w:rPr>
              <w:rFonts w:asciiTheme="minorHAnsi" w:eastAsiaTheme="minorEastAsia" w:hAnsiTheme="minorHAnsi"/>
              <w:sz w:val="21"/>
            </w:rPr>
          </w:pPr>
          <w:hyperlink w:anchor="_Toc454522401" w:history="1">
            <w:r w:rsidR="00C46A7D" w:rsidRPr="00B35188">
              <w:rPr>
                <w:rStyle w:val="a6"/>
                <w:rFonts w:hint="eastAsia"/>
              </w:rPr>
              <w:t>第</w:t>
            </w:r>
            <w:r w:rsidR="00C46A7D" w:rsidRPr="00B35188">
              <w:rPr>
                <w:rStyle w:val="a6"/>
              </w:rPr>
              <w:t>50</w:t>
            </w:r>
            <w:r w:rsidR="00C46A7D" w:rsidRPr="00B35188">
              <w:rPr>
                <w:rStyle w:val="a6"/>
                <w:rFonts w:hint="eastAsia"/>
              </w:rPr>
              <w:t>课</w:t>
            </w:r>
            <w:r w:rsidR="00C46A7D" w:rsidRPr="00B35188">
              <w:rPr>
                <w:rStyle w:val="a6"/>
              </w:rPr>
              <w:t xml:space="preserve">  </w:t>
            </w:r>
            <w:r w:rsidR="00C46A7D" w:rsidRPr="00B35188">
              <w:rPr>
                <w:rStyle w:val="a6"/>
                <w:rFonts w:hint="eastAsia"/>
              </w:rPr>
              <w:t>文件读写</w:t>
            </w:r>
            <w:r w:rsidR="00C46A7D">
              <w:rPr>
                <w:webHidden/>
              </w:rPr>
              <w:tab/>
            </w:r>
            <w:r>
              <w:rPr>
                <w:webHidden/>
              </w:rPr>
              <w:fldChar w:fldCharType="begin"/>
            </w:r>
            <w:r w:rsidR="00C46A7D">
              <w:rPr>
                <w:webHidden/>
              </w:rPr>
              <w:instrText xml:space="preserve"> PAGEREF _Toc454522401 \h </w:instrText>
            </w:r>
            <w:r>
              <w:rPr>
                <w:webHidden/>
              </w:rPr>
            </w:r>
            <w:r>
              <w:rPr>
                <w:webHidden/>
              </w:rPr>
              <w:fldChar w:fldCharType="separate"/>
            </w:r>
            <w:r w:rsidR="00C46A7D">
              <w:rPr>
                <w:webHidden/>
              </w:rPr>
              <w:t>212</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2" w:history="1">
            <w:r w:rsidR="00C46A7D" w:rsidRPr="00B35188">
              <w:rPr>
                <w:rStyle w:val="a6"/>
                <w:rFonts w:ascii="Helvetica" w:hAnsi="Helvetica" w:cs="Helvetica" w:hint="eastAsia"/>
                <w:noProof/>
              </w:rPr>
              <w:t>读文件</w:t>
            </w:r>
            <w:r w:rsidR="00C46A7D">
              <w:rPr>
                <w:noProof/>
                <w:webHidden/>
              </w:rPr>
              <w:tab/>
            </w:r>
            <w:r>
              <w:rPr>
                <w:noProof/>
                <w:webHidden/>
              </w:rPr>
              <w:fldChar w:fldCharType="begin"/>
            </w:r>
            <w:r w:rsidR="00C46A7D">
              <w:rPr>
                <w:noProof/>
                <w:webHidden/>
              </w:rPr>
              <w:instrText xml:space="preserve"> PAGEREF _Toc454522402 \h </w:instrText>
            </w:r>
            <w:r>
              <w:rPr>
                <w:noProof/>
                <w:webHidden/>
              </w:rPr>
            </w:r>
            <w:r>
              <w:rPr>
                <w:noProof/>
                <w:webHidden/>
              </w:rPr>
              <w:fldChar w:fldCharType="separate"/>
            </w:r>
            <w:r w:rsidR="00C46A7D">
              <w:rPr>
                <w:noProof/>
                <w:webHidden/>
              </w:rPr>
              <w:t>213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3" w:history="1">
            <w:r w:rsidR="00C46A7D" w:rsidRPr="00B35188">
              <w:rPr>
                <w:rStyle w:val="a6"/>
                <w:rFonts w:ascii="Helvetica" w:hAnsi="Helvetica" w:cs="Helvetica"/>
                <w:noProof/>
              </w:rPr>
              <w:t>file-like Object</w:t>
            </w:r>
            <w:r w:rsidR="00C46A7D">
              <w:rPr>
                <w:noProof/>
                <w:webHidden/>
              </w:rPr>
              <w:tab/>
            </w:r>
            <w:r>
              <w:rPr>
                <w:noProof/>
                <w:webHidden/>
              </w:rPr>
              <w:fldChar w:fldCharType="begin"/>
            </w:r>
            <w:r w:rsidR="00C46A7D">
              <w:rPr>
                <w:noProof/>
                <w:webHidden/>
              </w:rPr>
              <w:instrText xml:space="preserve"> PAGEREF _Toc454522403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4" w:history="1">
            <w:r w:rsidR="00C46A7D" w:rsidRPr="00B35188">
              <w:rPr>
                <w:rStyle w:val="a6"/>
                <w:rFonts w:ascii="Helvetica" w:hAnsi="Helvetica" w:cs="Helvetica" w:hint="eastAsia"/>
                <w:noProof/>
              </w:rPr>
              <w:t>二进制文件</w:t>
            </w:r>
            <w:r w:rsidR="00C46A7D">
              <w:rPr>
                <w:noProof/>
                <w:webHidden/>
              </w:rPr>
              <w:tab/>
            </w:r>
            <w:r>
              <w:rPr>
                <w:noProof/>
                <w:webHidden/>
              </w:rPr>
              <w:fldChar w:fldCharType="begin"/>
            </w:r>
            <w:r w:rsidR="00C46A7D">
              <w:rPr>
                <w:noProof/>
                <w:webHidden/>
              </w:rPr>
              <w:instrText xml:space="preserve"> PAGEREF _Toc454522404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5" w:history="1">
            <w:r w:rsidR="00C46A7D" w:rsidRPr="00B35188">
              <w:rPr>
                <w:rStyle w:val="a6"/>
                <w:rFonts w:ascii="Helvetica" w:hAnsi="Helvetica" w:cs="Helvetica" w:hint="eastAsia"/>
                <w:noProof/>
              </w:rPr>
              <w:t>字符编码</w:t>
            </w:r>
            <w:r w:rsidR="00C46A7D">
              <w:rPr>
                <w:noProof/>
                <w:webHidden/>
              </w:rPr>
              <w:tab/>
            </w:r>
            <w:r>
              <w:rPr>
                <w:noProof/>
                <w:webHidden/>
              </w:rPr>
              <w:fldChar w:fldCharType="begin"/>
            </w:r>
            <w:r w:rsidR="00C46A7D">
              <w:rPr>
                <w:noProof/>
                <w:webHidden/>
              </w:rPr>
              <w:instrText xml:space="preserve"> PAGEREF _Toc454522405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6" w:history="1">
            <w:r w:rsidR="00C46A7D" w:rsidRPr="00B35188">
              <w:rPr>
                <w:rStyle w:val="a6"/>
                <w:rFonts w:ascii="Helvetica" w:hAnsi="Helvetica" w:cs="Helvetica" w:hint="eastAsia"/>
                <w:noProof/>
              </w:rPr>
              <w:t>写文件</w:t>
            </w:r>
            <w:r w:rsidR="00C46A7D">
              <w:rPr>
                <w:noProof/>
                <w:webHidden/>
              </w:rPr>
              <w:tab/>
            </w:r>
            <w:r>
              <w:rPr>
                <w:noProof/>
                <w:webHidden/>
              </w:rPr>
              <w:fldChar w:fldCharType="begin"/>
            </w:r>
            <w:r w:rsidR="00C46A7D">
              <w:rPr>
                <w:noProof/>
                <w:webHidden/>
              </w:rPr>
              <w:instrText xml:space="preserve"> PAGEREF _Toc454522406 \h </w:instrText>
            </w:r>
            <w:r>
              <w:rPr>
                <w:noProof/>
                <w:webHidden/>
              </w:rPr>
            </w:r>
            <w:r>
              <w:rPr>
                <w:noProof/>
                <w:webHidden/>
              </w:rPr>
              <w:fldChar w:fldCharType="separate"/>
            </w:r>
            <w:r w:rsidR="00C46A7D">
              <w:rPr>
                <w:noProof/>
                <w:webHidden/>
              </w:rPr>
              <w:t>215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_Toc454522407 \h </w:instrText>
            </w:r>
            <w:r>
              <w:rPr>
                <w:noProof/>
                <w:webHidden/>
              </w:rPr>
            </w:r>
            <w:r>
              <w:rPr>
                <w:noProof/>
                <w:webHidden/>
              </w:rPr>
              <w:fldChar w:fldCharType="separate"/>
            </w:r>
            <w:r w:rsidR="00C46A7D">
              <w:rPr>
                <w:noProof/>
                <w:webHidden/>
              </w:rPr>
              <w:t>216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08" w:history="1">
            <w:r w:rsidR="00C46A7D" w:rsidRPr="00B35188">
              <w:rPr>
                <w:rStyle w:val="a6"/>
                <w:rFonts w:hint="eastAsia"/>
                <w:noProof/>
              </w:rPr>
              <w:t>附二进制文件与文本文件</w:t>
            </w:r>
            <w:r w:rsidR="00C46A7D">
              <w:rPr>
                <w:noProof/>
                <w:webHidden/>
              </w:rPr>
              <w:tab/>
            </w:r>
            <w:r>
              <w:rPr>
                <w:noProof/>
                <w:webHidden/>
              </w:rPr>
              <w:fldChar w:fldCharType="begin"/>
            </w:r>
            <w:r w:rsidR="00C46A7D">
              <w:rPr>
                <w:noProof/>
                <w:webHidden/>
              </w:rPr>
              <w:instrText xml:space="preserve"> PAGEREF _Toc454522408 \h </w:instrText>
            </w:r>
            <w:r>
              <w:rPr>
                <w:noProof/>
                <w:webHidden/>
              </w:rPr>
            </w:r>
            <w:r>
              <w:rPr>
                <w:noProof/>
                <w:webHidden/>
              </w:rPr>
              <w:fldChar w:fldCharType="separate"/>
            </w:r>
            <w:r w:rsidR="00C46A7D">
              <w:rPr>
                <w:noProof/>
                <w:webHidden/>
              </w:rPr>
              <w:t>216</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09" w:history="1">
            <w:r w:rsidR="00C46A7D" w:rsidRPr="00B35188">
              <w:rPr>
                <w:rStyle w:val="a6"/>
                <w:rFonts w:hint="eastAsia"/>
                <w:shd w:val="clear" w:color="auto" w:fill="FAF7EF"/>
              </w:rPr>
              <w:t>第</w:t>
            </w:r>
            <w:r w:rsidR="00C46A7D" w:rsidRPr="00B35188">
              <w:rPr>
                <w:rStyle w:val="a6"/>
                <w:shd w:val="clear" w:color="auto" w:fill="FAF7EF"/>
              </w:rPr>
              <w:t>51</w:t>
            </w:r>
            <w:r w:rsidR="00C46A7D" w:rsidRPr="00B35188">
              <w:rPr>
                <w:rStyle w:val="a6"/>
                <w:rFonts w:hint="eastAsia"/>
                <w:shd w:val="clear" w:color="auto" w:fill="FAF7EF"/>
              </w:rPr>
              <w:t>课</w:t>
            </w:r>
            <w:r w:rsidR="00C46A7D" w:rsidRPr="00B35188">
              <w:rPr>
                <w:rStyle w:val="a6"/>
                <w:shd w:val="clear" w:color="auto" w:fill="FAF7EF"/>
              </w:rPr>
              <w:t xml:space="preserve"> StringIO</w:t>
            </w:r>
            <w:r w:rsidR="00C46A7D" w:rsidRPr="00B35188">
              <w:rPr>
                <w:rStyle w:val="a6"/>
                <w:rFonts w:hint="eastAsia"/>
                <w:shd w:val="clear" w:color="auto" w:fill="FAF7EF"/>
              </w:rPr>
              <w:t>和</w:t>
            </w:r>
            <w:r w:rsidR="00C46A7D" w:rsidRPr="00B35188">
              <w:rPr>
                <w:rStyle w:val="a6"/>
                <w:shd w:val="clear" w:color="auto" w:fill="FAF7EF"/>
              </w:rPr>
              <w:t>BytesIO</w:t>
            </w:r>
            <w:r w:rsidR="00C46A7D">
              <w:rPr>
                <w:webHidden/>
              </w:rPr>
              <w:tab/>
            </w:r>
            <w:r>
              <w:rPr>
                <w:webHidden/>
              </w:rPr>
              <w:fldChar w:fldCharType="begin"/>
            </w:r>
            <w:r w:rsidR="00C46A7D">
              <w:rPr>
                <w:webHidden/>
              </w:rPr>
              <w:instrText xml:space="preserve"> PAGEREF _Toc454522409 \h </w:instrText>
            </w:r>
            <w:r>
              <w:rPr>
                <w:webHidden/>
              </w:rPr>
            </w:r>
            <w:r>
              <w:rPr>
                <w:webHidden/>
              </w:rPr>
              <w:fldChar w:fldCharType="separate"/>
            </w:r>
            <w:r w:rsidR="00C46A7D">
              <w:rPr>
                <w:webHidden/>
              </w:rPr>
              <w:t>217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0" w:history="1">
            <w:r w:rsidR="00C46A7D" w:rsidRPr="00B35188">
              <w:rPr>
                <w:rStyle w:val="a6"/>
                <w:rFonts w:ascii="Helvetica" w:hAnsi="Helvetica" w:cs="Helvetica"/>
                <w:noProof/>
              </w:rPr>
              <w:t>StringIO</w:t>
            </w:r>
            <w:r w:rsidR="00C46A7D">
              <w:rPr>
                <w:noProof/>
                <w:webHidden/>
              </w:rPr>
              <w:tab/>
            </w:r>
            <w:r>
              <w:rPr>
                <w:noProof/>
                <w:webHidden/>
              </w:rPr>
              <w:fldChar w:fldCharType="begin"/>
            </w:r>
            <w:r w:rsidR="00C46A7D">
              <w:rPr>
                <w:noProof/>
                <w:webHidden/>
              </w:rPr>
              <w:instrText xml:space="preserve"> PAGEREF _Toc454522410 \h </w:instrText>
            </w:r>
            <w:r>
              <w:rPr>
                <w:noProof/>
                <w:webHidden/>
              </w:rPr>
            </w:r>
            <w:r>
              <w:rPr>
                <w:noProof/>
                <w:webHidden/>
              </w:rPr>
              <w:fldChar w:fldCharType="separate"/>
            </w:r>
            <w:r w:rsidR="00C46A7D">
              <w:rPr>
                <w:noProof/>
                <w:webHidden/>
              </w:rPr>
              <w:t>217</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1" w:history="1">
            <w:r w:rsidR="00C46A7D" w:rsidRPr="00B35188">
              <w:rPr>
                <w:rStyle w:val="a6"/>
                <w:rFonts w:ascii="Helvetica" w:hAnsi="Helvetica" w:cs="Helvetica"/>
                <w:noProof/>
              </w:rPr>
              <w:t>BytesIO</w:t>
            </w:r>
            <w:r w:rsidR="00C46A7D">
              <w:rPr>
                <w:noProof/>
                <w:webHidden/>
              </w:rPr>
              <w:tab/>
            </w:r>
            <w:r>
              <w:rPr>
                <w:noProof/>
                <w:webHidden/>
              </w:rPr>
              <w:fldChar w:fldCharType="begin"/>
            </w:r>
            <w:r w:rsidR="00C46A7D">
              <w:rPr>
                <w:noProof/>
                <w:webHidden/>
              </w:rPr>
              <w:instrText xml:space="preserve"> PAGEREF _Toc454522411 \h </w:instrText>
            </w:r>
            <w:r>
              <w:rPr>
                <w:noProof/>
                <w:webHidden/>
              </w:rPr>
            </w:r>
            <w:r>
              <w:rPr>
                <w:noProof/>
                <w:webHidden/>
              </w:rPr>
              <w:fldChar w:fldCharType="separate"/>
            </w:r>
            <w:r w:rsidR="00C46A7D">
              <w:rPr>
                <w:noProof/>
                <w:webHidden/>
              </w:rPr>
              <w:t>218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_Toc454522412 \h </w:instrText>
            </w:r>
            <w:r>
              <w:rPr>
                <w:noProof/>
                <w:webHidden/>
              </w:rPr>
            </w:r>
            <w:r>
              <w:rPr>
                <w:noProof/>
                <w:webHidden/>
              </w:rPr>
              <w:fldChar w:fldCharType="separate"/>
            </w:r>
            <w:r w:rsidR="00C46A7D">
              <w:rPr>
                <w:noProof/>
                <w:webHidden/>
              </w:rPr>
              <w:t>219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13" w:history="1">
            <w:r w:rsidR="00C46A7D" w:rsidRPr="00B35188">
              <w:rPr>
                <w:rStyle w:val="a6"/>
                <w:rFonts w:hint="eastAsia"/>
              </w:rPr>
              <w:t>第</w:t>
            </w:r>
            <w:r w:rsidR="00C46A7D" w:rsidRPr="00B35188">
              <w:rPr>
                <w:rStyle w:val="a6"/>
              </w:rPr>
              <w:t>52</w:t>
            </w:r>
            <w:r w:rsidR="00C46A7D" w:rsidRPr="00B35188">
              <w:rPr>
                <w:rStyle w:val="a6"/>
                <w:rFonts w:hint="eastAsia"/>
              </w:rPr>
              <w:t>课</w:t>
            </w:r>
            <w:r w:rsidR="00C46A7D" w:rsidRPr="00B35188">
              <w:rPr>
                <w:rStyle w:val="a6"/>
              </w:rPr>
              <w:t xml:space="preserve">  </w:t>
            </w:r>
            <w:r w:rsidR="00C46A7D" w:rsidRPr="00B35188">
              <w:rPr>
                <w:rStyle w:val="a6"/>
                <w:rFonts w:hint="eastAsia"/>
              </w:rPr>
              <w:t>操作文件和目录</w:t>
            </w:r>
            <w:r w:rsidR="00C46A7D">
              <w:rPr>
                <w:webHidden/>
              </w:rPr>
              <w:tab/>
            </w:r>
            <w:r>
              <w:rPr>
                <w:webHidden/>
              </w:rPr>
              <w:fldChar w:fldCharType="begin"/>
            </w:r>
            <w:r w:rsidR="00C46A7D">
              <w:rPr>
                <w:webHidden/>
              </w:rPr>
              <w:instrText xml:space="preserve"> PAGEREF _Toc454522413 \h </w:instrText>
            </w:r>
            <w:r>
              <w:rPr>
                <w:webHidden/>
              </w:rPr>
            </w:r>
            <w:r>
              <w:rPr>
                <w:webHidden/>
              </w:rPr>
              <w:fldChar w:fldCharType="separate"/>
            </w:r>
            <w:r w:rsidR="00C46A7D">
              <w:rPr>
                <w:webHidden/>
              </w:rPr>
              <w:t>219</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4" w:history="1">
            <w:r w:rsidR="00C46A7D" w:rsidRPr="00B35188">
              <w:rPr>
                <w:rStyle w:val="a6"/>
                <w:rFonts w:ascii="Helvetica" w:hAnsi="Helvetica" w:cs="Helvetica" w:hint="eastAsia"/>
                <w:noProof/>
                <w:kern w:val="0"/>
              </w:rPr>
              <w:t>环境变量</w:t>
            </w:r>
            <w:r w:rsidR="00C46A7D">
              <w:rPr>
                <w:noProof/>
                <w:webHidden/>
              </w:rPr>
              <w:tab/>
            </w:r>
            <w:r>
              <w:rPr>
                <w:noProof/>
                <w:webHidden/>
              </w:rPr>
              <w:fldChar w:fldCharType="begin"/>
            </w:r>
            <w:r w:rsidR="00C46A7D">
              <w:rPr>
                <w:noProof/>
                <w:webHidden/>
              </w:rPr>
              <w:instrText xml:space="preserve"> PAGEREF _Toc454522414 \h </w:instrText>
            </w:r>
            <w:r>
              <w:rPr>
                <w:noProof/>
                <w:webHidden/>
              </w:rPr>
            </w:r>
            <w:r>
              <w:rPr>
                <w:noProof/>
                <w:webHidden/>
              </w:rPr>
              <w:fldChar w:fldCharType="separate"/>
            </w:r>
            <w:r w:rsidR="00C46A7D">
              <w:rPr>
                <w:noProof/>
                <w:webHidden/>
              </w:rPr>
              <w:t>220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5" w:history="1">
            <w:r w:rsidR="00C46A7D" w:rsidRPr="00B35188">
              <w:rPr>
                <w:rStyle w:val="a6"/>
                <w:rFonts w:ascii="Helvetica" w:hAnsi="Helvetica" w:cs="Helvetica" w:hint="eastAsia"/>
                <w:noProof/>
                <w:kern w:val="0"/>
              </w:rPr>
              <w:t>操作文件和目录</w:t>
            </w:r>
            <w:r w:rsidR="00C46A7D">
              <w:rPr>
                <w:noProof/>
                <w:webHidden/>
              </w:rPr>
              <w:tab/>
            </w:r>
            <w:r>
              <w:rPr>
                <w:noProof/>
                <w:webHidden/>
              </w:rPr>
              <w:fldChar w:fldCharType="begin"/>
            </w:r>
            <w:r w:rsidR="00C46A7D">
              <w:rPr>
                <w:noProof/>
                <w:webHidden/>
              </w:rPr>
              <w:instrText xml:space="preserve"> PAGEREF _Toc454522415 \h </w:instrText>
            </w:r>
            <w:r>
              <w:rPr>
                <w:noProof/>
                <w:webHidden/>
              </w:rPr>
            </w:r>
            <w:r>
              <w:rPr>
                <w:noProof/>
                <w:webHidden/>
              </w:rPr>
              <w:fldChar w:fldCharType="separate"/>
            </w:r>
            <w:r w:rsidR="00C46A7D">
              <w:rPr>
                <w:noProof/>
                <w:webHidden/>
              </w:rPr>
              <w:t>220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6"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_Toc454522416 \h </w:instrText>
            </w:r>
            <w:r>
              <w:rPr>
                <w:noProof/>
                <w:webHidden/>
              </w:rPr>
            </w:r>
            <w:r>
              <w:rPr>
                <w:noProof/>
                <w:webHidden/>
              </w:rPr>
              <w:fldChar w:fldCharType="separate"/>
            </w:r>
            <w:r w:rsidR="00C46A7D">
              <w:rPr>
                <w:noProof/>
                <w:webHidden/>
              </w:rPr>
              <w:t>222</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17" w:history="1">
            <w:r w:rsidR="00C46A7D" w:rsidRPr="00B35188">
              <w:rPr>
                <w:rStyle w:val="a6"/>
                <w:rFonts w:hint="eastAsia"/>
              </w:rPr>
              <w:t>第</w:t>
            </w:r>
            <w:r w:rsidR="00C46A7D" w:rsidRPr="00B35188">
              <w:rPr>
                <w:rStyle w:val="a6"/>
              </w:rPr>
              <w:t>53</w:t>
            </w:r>
            <w:r w:rsidR="00C46A7D" w:rsidRPr="00B35188">
              <w:rPr>
                <w:rStyle w:val="a6"/>
                <w:rFonts w:hint="eastAsia"/>
              </w:rPr>
              <w:t>课</w:t>
            </w:r>
            <w:r w:rsidR="00C46A7D" w:rsidRPr="00B35188">
              <w:rPr>
                <w:rStyle w:val="a6"/>
              </w:rPr>
              <w:t xml:space="preserve">  </w:t>
            </w:r>
            <w:r w:rsidR="00C46A7D" w:rsidRPr="00B35188">
              <w:rPr>
                <w:rStyle w:val="a6"/>
                <w:rFonts w:hint="eastAsia"/>
              </w:rPr>
              <w:t>序列化</w:t>
            </w:r>
            <w:r w:rsidR="00C46A7D">
              <w:rPr>
                <w:webHidden/>
              </w:rPr>
              <w:tab/>
            </w:r>
            <w:r>
              <w:rPr>
                <w:webHidden/>
              </w:rPr>
              <w:fldChar w:fldCharType="begin"/>
            </w:r>
            <w:r w:rsidR="00C46A7D">
              <w:rPr>
                <w:webHidden/>
              </w:rPr>
              <w:instrText xml:space="preserve"> PAGEREF _Toc454522417 \h </w:instrText>
            </w:r>
            <w:r>
              <w:rPr>
                <w:webHidden/>
              </w:rPr>
            </w:r>
            <w:r>
              <w:rPr>
                <w:webHidden/>
              </w:rPr>
              <w:fldChar w:fldCharType="separate"/>
            </w:r>
            <w:r w:rsidR="00C46A7D">
              <w:rPr>
                <w:webHidden/>
              </w:rPr>
              <w:t>223</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8" w:history="1">
            <w:r w:rsidR="00C46A7D" w:rsidRPr="00B35188">
              <w:rPr>
                <w:rStyle w:val="a6"/>
                <w:rFonts w:ascii="Helvetica" w:hAnsi="Helvetica" w:cs="Helvetica"/>
                <w:noProof/>
              </w:rPr>
              <w:t>JSON</w:t>
            </w:r>
            <w:r w:rsidR="00C46A7D">
              <w:rPr>
                <w:noProof/>
                <w:webHidden/>
              </w:rPr>
              <w:tab/>
            </w:r>
            <w:r>
              <w:rPr>
                <w:noProof/>
                <w:webHidden/>
              </w:rPr>
              <w:fldChar w:fldCharType="begin"/>
            </w:r>
            <w:r w:rsidR="00C46A7D">
              <w:rPr>
                <w:noProof/>
                <w:webHidden/>
              </w:rPr>
              <w:instrText xml:space="preserve"> PAGEREF _Toc454522418 \h </w:instrText>
            </w:r>
            <w:r>
              <w:rPr>
                <w:noProof/>
                <w:webHidden/>
              </w:rPr>
            </w:r>
            <w:r>
              <w:rPr>
                <w:noProof/>
                <w:webHidden/>
              </w:rPr>
              <w:fldChar w:fldCharType="separate"/>
            </w:r>
            <w:r w:rsidR="00C46A7D">
              <w:rPr>
                <w:noProof/>
                <w:webHidden/>
              </w:rPr>
              <w:t>224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19" w:history="1">
            <w:r w:rsidR="00C46A7D" w:rsidRPr="00B35188">
              <w:rPr>
                <w:rStyle w:val="a6"/>
                <w:rFonts w:ascii="Helvetica" w:hAnsi="Helvetica" w:cs="Helvetica"/>
                <w:noProof/>
              </w:rPr>
              <w:t>JSON</w:t>
            </w:r>
            <w:r w:rsidR="00C46A7D" w:rsidRPr="00B35188">
              <w:rPr>
                <w:rStyle w:val="a6"/>
                <w:rFonts w:ascii="Helvetica" w:hAnsi="Helvetica" w:cs="Helvetica" w:hint="eastAsia"/>
                <w:noProof/>
              </w:rPr>
              <w:t>进阶</w:t>
            </w:r>
            <w:r w:rsidR="00C46A7D">
              <w:rPr>
                <w:noProof/>
                <w:webHidden/>
              </w:rPr>
              <w:tab/>
            </w:r>
            <w:r>
              <w:rPr>
                <w:noProof/>
                <w:webHidden/>
              </w:rPr>
              <w:fldChar w:fldCharType="begin"/>
            </w:r>
            <w:r w:rsidR="00C46A7D">
              <w:rPr>
                <w:noProof/>
                <w:webHidden/>
              </w:rPr>
              <w:instrText xml:space="preserve"> PAGEREF _Toc454522419 \h </w:instrText>
            </w:r>
            <w:r>
              <w:rPr>
                <w:noProof/>
                <w:webHidden/>
              </w:rPr>
            </w:r>
            <w:r>
              <w:rPr>
                <w:noProof/>
                <w:webHidden/>
              </w:rPr>
              <w:fldChar w:fldCharType="separate"/>
            </w:r>
            <w:r w:rsidR="00C46A7D">
              <w:rPr>
                <w:noProof/>
                <w:webHidden/>
              </w:rPr>
              <w:t>225</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0"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_Toc454522420 \h </w:instrText>
            </w:r>
            <w:r>
              <w:rPr>
                <w:noProof/>
                <w:webHidden/>
              </w:rPr>
            </w:r>
            <w:r>
              <w:rPr>
                <w:noProof/>
                <w:webHidden/>
              </w:rPr>
              <w:fldChar w:fldCharType="separate"/>
            </w:r>
            <w:r w:rsidR="00C46A7D">
              <w:rPr>
                <w:noProof/>
                <w:webHidden/>
              </w:rPr>
              <w:t>228</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21" w:history="1">
            <w:r w:rsidR="00C46A7D" w:rsidRPr="00B35188">
              <w:rPr>
                <w:rStyle w:val="a6"/>
                <w:rFonts w:hint="eastAsia"/>
              </w:rPr>
              <w:t>第</w:t>
            </w:r>
            <w:r w:rsidR="00C46A7D" w:rsidRPr="00B35188">
              <w:rPr>
                <w:rStyle w:val="a6"/>
              </w:rPr>
              <w:t>54</w:t>
            </w:r>
            <w:r w:rsidR="00C46A7D" w:rsidRPr="00B35188">
              <w:rPr>
                <w:rStyle w:val="a6"/>
                <w:rFonts w:hint="eastAsia"/>
              </w:rPr>
              <w:t>课</w:t>
            </w:r>
            <w:r w:rsidR="00C46A7D" w:rsidRPr="00B35188">
              <w:rPr>
                <w:rStyle w:val="a6"/>
              </w:rPr>
              <w:t xml:space="preserve"> </w:t>
            </w:r>
            <w:r w:rsidR="00C46A7D" w:rsidRPr="00B35188">
              <w:rPr>
                <w:rStyle w:val="a6"/>
                <w:rFonts w:hint="eastAsia"/>
              </w:rPr>
              <w:t>进程和线程</w:t>
            </w:r>
            <w:r w:rsidR="00C46A7D">
              <w:rPr>
                <w:webHidden/>
              </w:rPr>
              <w:tab/>
            </w:r>
            <w:r>
              <w:rPr>
                <w:webHidden/>
              </w:rPr>
              <w:fldChar w:fldCharType="begin"/>
            </w:r>
            <w:r w:rsidR="00C46A7D">
              <w:rPr>
                <w:webHidden/>
              </w:rPr>
              <w:instrText xml:space="preserve"> PAGEREF _Toc454522421 \h </w:instrText>
            </w:r>
            <w:r>
              <w:rPr>
                <w:webHidden/>
              </w:rPr>
            </w:r>
            <w:r>
              <w:rPr>
                <w:webHidden/>
              </w:rPr>
              <w:fldChar w:fldCharType="separate"/>
            </w:r>
            <w:r w:rsidR="00C46A7D">
              <w:rPr>
                <w:webHidden/>
              </w:rPr>
              <w:t>228</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_Toc454522422 \h </w:instrText>
            </w:r>
            <w:r>
              <w:rPr>
                <w:noProof/>
                <w:webHidden/>
              </w:rPr>
            </w:r>
            <w:r>
              <w:rPr>
                <w:noProof/>
                <w:webHidden/>
              </w:rPr>
              <w:fldChar w:fldCharType="separate"/>
            </w:r>
            <w:r w:rsidR="00C46A7D">
              <w:rPr>
                <w:noProof/>
                <w:webHidden/>
              </w:rPr>
              <w:t>229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23" w:history="1">
            <w:r w:rsidR="00C46A7D" w:rsidRPr="00B35188">
              <w:rPr>
                <w:rStyle w:val="a6"/>
                <w:rFonts w:hint="eastAsia"/>
              </w:rPr>
              <w:t>第</w:t>
            </w:r>
            <w:r w:rsidR="00C46A7D" w:rsidRPr="00B35188">
              <w:rPr>
                <w:rStyle w:val="a6"/>
              </w:rPr>
              <w:t>55</w:t>
            </w:r>
            <w:r w:rsidR="00C46A7D" w:rsidRPr="00B35188">
              <w:rPr>
                <w:rStyle w:val="a6"/>
                <w:rFonts w:hint="eastAsia"/>
              </w:rPr>
              <w:t>课</w:t>
            </w:r>
            <w:r w:rsidR="00C46A7D" w:rsidRPr="00B35188">
              <w:rPr>
                <w:rStyle w:val="a6"/>
              </w:rPr>
              <w:t xml:space="preserve">  </w:t>
            </w:r>
            <w:r w:rsidR="00C46A7D" w:rsidRPr="00B35188">
              <w:rPr>
                <w:rStyle w:val="a6"/>
                <w:rFonts w:hint="eastAsia"/>
              </w:rPr>
              <w:t>多进程</w:t>
            </w:r>
            <w:r w:rsidR="00C46A7D">
              <w:rPr>
                <w:webHidden/>
              </w:rPr>
              <w:tab/>
            </w:r>
            <w:r>
              <w:rPr>
                <w:webHidden/>
              </w:rPr>
              <w:fldChar w:fldCharType="begin"/>
            </w:r>
            <w:r w:rsidR="00C46A7D">
              <w:rPr>
                <w:webHidden/>
              </w:rPr>
              <w:instrText xml:space="preserve"> PAGEREF _Toc454522423 \h </w:instrText>
            </w:r>
            <w:r>
              <w:rPr>
                <w:webHidden/>
              </w:rPr>
            </w:r>
            <w:r>
              <w:rPr>
                <w:webHidden/>
              </w:rPr>
              <w:fldChar w:fldCharType="separate"/>
            </w:r>
            <w:r w:rsidR="00C46A7D">
              <w:rPr>
                <w:webHidden/>
              </w:rPr>
              <w:t>230</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4" w:history="1">
            <w:r w:rsidR="00C46A7D" w:rsidRPr="00B35188">
              <w:rPr>
                <w:rStyle w:val="a6"/>
                <w:rFonts w:ascii="Helvetica" w:hAnsi="Helvetica" w:cs="Helvetica"/>
                <w:noProof/>
              </w:rPr>
              <w:t>multiprocessing</w:t>
            </w:r>
            <w:r w:rsidR="00C46A7D">
              <w:rPr>
                <w:noProof/>
                <w:webHidden/>
              </w:rPr>
              <w:tab/>
            </w:r>
            <w:r>
              <w:rPr>
                <w:noProof/>
                <w:webHidden/>
              </w:rPr>
              <w:fldChar w:fldCharType="begin"/>
            </w:r>
            <w:r w:rsidR="00C46A7D">
              <w:rPr>
                <w:noProof/>
                <w:webHidden/>
              </w:rPr>
              <w:instrText xml:space="preserve"> PAGEREF _Toc454522424 \h </w:instrText>
            </w:r>
            <w:r>
              <w:rPr>
                <w:noProof/>
                <w:webHidden/>
              </w:rPr>
            </w:r>
            <w:r>
              <w:rPr>
                <w:noProof/>
                <w:webHidden/>
              </w:rPr>
              <w:fldChar w:fldCharType="separate"/>
            </w:r>
            <w:r w:rsidR="00C46A7D">
              <w:rPr>
                <w:noProof/>
                <w:webHidden/>
              </w:rPr>
              <w:t>231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5" w:history="1">
            <w:r w:rsidR="00C46A7D" w:rsidRPr="00B35188">
              <w:rPr>
                <w:rStyle w:val="a6"/>
                <w:rFonts w:ascii="Helvetica" w:hAnsi="Helvetica" w:cs="Helvetica"/>
                <w:noProof/>
              </w:rPr>
              <w:t>Pool</w:t>
            </w:r>
            <w:r w:rsidR="00C46A7D">
              <w:rPr>
                <w:noProof/>
                <w:webHidden/>
              </w:rPr>
              <w:tab/>
            </w:r>
            <w:r>
              <w:rPr>
                <w:noProof/>
                <w:webHidden/>
              </w:rPr>
              <w:fldChar w:fldCharType="begin"/>
            </w:r>
            <w:r w:rsidR="00C46A7D">
              <w:rPr>
                <w:noProof/>
                <w:webHidden/>
              </w:rPr>
              <w:instrText xml:space="preserve"> PAGEREF _Toc454522425 \h </w:instrText>
            </w:r>
            <w:r>
              <w:rPr>
                <w:noProof/>
                <w:webHidden/>
              </w:rPr>
            </w:r>
            <w:r>
              <w:rPr>
                <w:noProof/>
                <w:webHidden/>
              </w:rPr>
              <w:fldChar w:fldCharType="separate"/>
            </w:r>
            <w:r w:rsidR="00C46A7D">
              <w:rPr>
                <w:noProof/>
                <w:webHidden/>
              </w:rPr>
              <w:t>232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6" w:history="1">
            <w:r w:rsidR="00C46A7D" w:rsidRPr="00B35188">
              <w:rPr>
                <w:rStyle w:val="a6"/>
                <w:rFonts w:ascii="Helvetica" w:hAnsi="Helvetica" w:cs="Helvetica" w:hint="eastAsia"/>
                <w:noProof/>
              </w:rPr>
              <w:t>子进程</w:t>
            </w:r>
            <w:r w:rsidR="00C46A7D">
              <w:rPr>
                <w:noProof/>
                <w:webHidden/>
              </w:rPr>
              <w:tab/>
            </w:r>
            <w:r>
              <w:rPr>
                <w:noProof/>
                <w:webHidden/>
              </w:rPr>
              <w:fldChar w:fldCharType="begin"/>
            </w:r>
            <w:r w:rsidR="00C46A7D">
              <w:rPr>
                <w:noProof/>
                <w:webHidden/>
              </w:rPr>
              <w:instrText xml:space="preserve"> PAGEREF _Toc454522426 \h </w:instrText>
            </w:r>
            <w:r>
              <w:rPr>
                <w:noProof/>
                <w:webHidden/>
              </w:rPr>
            </w:r>
            <w:r>
              <w:rPr>
                <w:noProof/>
                <w:webHidden/>
              </w:rPr>
              <w:fldChar w:fldCharType="separate"/>
            </w:r>
            <w:r w:rsidR="00C46A7D">
              <w:rPr>
                <w:noProof/>
                <w:webHidden/>
              </w:rPr>
              <w:t>234</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7" w:history="1">
            <w:r w:rsidR="00C46A7D" w:rsidRPr="00B35188">
              <w:rPr>
                <w:rStyle w:val="a6"/>
                <w:rFonts w:ascii="Helvetica" w:hAnsi="Helvetica" w:cs="Helvetica" w:hint="eastAsia"/>
                <w:noProof/>
              </w:rPr>
              <w:t>进程间通信</w:t>
            </w:r>
            <w:r w:rsidR="00C46A7D">
              <w:rPr>
                <w:noProof/>
                <w:webHidden/>
              </w:rPr>
              <w:tab/>
            </w:r>
            <w:r>
              <w:rPr>
                <w:noProof/>
                <w:webHidden/>
              </w:rPr>
              <w:fldChar w:fldCharType="begin"/>
            </w:r>
            <w:r w:rsidR="00C46A7D">
              <w:rPr>
                <w:noProof/>
                <w:webHidden/>
              </w:rPr>
              <w:instrText xml:space="preserve"> PAGEREF _Toc454522427 \h </w:instrText>
            </w:r>
            <w:r>
              <w:rPr>
                <w:noProof/>
                <w:webHidden/>
              </w:rPr>
            </w:r>
            <w:r>
              <w:rPr>
                <w:noProof/>
                <w:webHidden/>
              </w:rPr>
              <w:fldChar w:fldCharType="separate"/>
            </w:r>
            <w:r w:rsidR="00C46A7D">
              <w:rPr>
                <w:noProof/>
                <w:webHidden/>
              </w:rPr>
              <w:t>236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2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_Toc454522428 \h </w:instrText>
            </w:r>
            <w:r>
              <w:rPr>
                <w:noProof/>
                <w:webHidden/>
              </w:rPr>
            </w:r>
            <w:r>
              <w:rPr>
                <w:noProof/>
                <w:webHidden/>
              </w:rPr>
              <w:fldChar w:fldCharType="separate"/>
            </w:r>
            <w:r w:rsidR="00C46A7D">
              <w:rPr>
                <w:noProof/>
                <w:webHidden/>
              </w:rPr>
              <w:t>238</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29" w:history="1">
            <w:r w:rsidR="00C46A7D" w:rsidRPr="00B35188">
              <w:rPr>
                <w:rStyle w:val="a6"/>
                <w:rFonts w:hint="eastAsia"/>
              </w:rPr>
              <w:t>第</w:t>
            </w:r>
            <w:r w:rsidR="00C46A7D" w:rsidRPr="00B35188">
              <w:rPr>
                <w:rStyle w:val="a6"/>
              </w:rPr>
              <w:t>56</w:t>
            </w:r>
            <w:r w:rsidR="00C46A7D" w:rsidRPr="00B35188">
              <w:rPr>
                <w:rStyle w:val="a6"/>
                <w:rFonts w:hint="eastAsia"/>
              </w:rPr>
              <w:t>课</w:t>
            </w:r>
            <w:r w:rsidR="00C46A7D" w:rsidRPr="00B35188">
              <w:rPr>
                <w:rStyle w:val="a6"/>
              </w:rPr>
              <w:t xml:space="preserve">  </w:t>
            </w:r>
            <w:r w:rsidR="00C46A7D" w:rsidRPr="00B35188">
              <w:rPr>
                <w:rStyle w:val="a6"/>
                <w:rFonts w:hint="eastAsia"/>
              </w:rPr>
              <w:t>多线程</w:t>
            </w:r>
            <w:r w:rsidR="00C46A7D">
              <w:rPr>
                <w:webHidden/>
              </w:rPr>
              <w:tab/>
            </w:r>
            <w:r>
              <w:rPr>
                <w:webHidden/>
              </w:rPr>
              <w:fldChar w:fldCharType="begin"/>
            </w:r>
            <w:r w:rsidR="00C46A7D">
              <w:rPr>
                <w:webHidden/>
              </w:rPr>
              <w:instrText xml:space="preserve"> PAGEREF _Toc454522429 \h </w:instrText>
            </w:r>
            <w:r>
              <w:rPr>
                <w:webHidden/>
              </w:rPr>
            </w:r>
            <w:r>
              <w:rPr>
                <w:webHidden/>
              </w:rPr>
              <w:fldChar w:fldCharType="separate"/>
            </w:r>
            <w:r w:rsidR="00C46A7D">
              <w:rPr>
                <w:webHidden/>
              </w:rPr>
              <w:t>238</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0" w:history="1">
            <w:r w:rsidR="00C46A7D" w:rsidRPr="00B35188">
              <w:rPr>
                <w:rStyle w:val="a6"/>
                <w:rFonts w:ascii="Helvetica" w:hAnsi="Helvetica" w:cs="Helvetica"/>
                <w:noProof/>
              </w:rPr>
              <w:t>Lock</w:t>
            </w:r>
            <w:r w:rsidR="00C46A7D">
              <w:rPr>
                <w:noProof/>
                <w:webHidden/>
              </w:rPr>
              <w:tab/>
            </w:r>
            <w:r>
              <w:rPr>
                <w:noProof/>
                <w:webHidden/>
              </w:rPr>
              <w:fldChar w:fldCharType="begin"/>
            </w:r>
            <w:r w:rsidR="00C46A7D">
              <w:rPr>
                <w:noProof/>
                <w:webHidden/>
              </w:rPr>
              <w:instrText xml:space="preserve"> PAGEREF _Toc454522430 \h </w:instrText>
            </w:r>
            <w:r>
              <w:rPr>
                <w:noProof/>
                <w:webHidden/>
              </w:rPr>
            </w:r>
            <w:r>
              <w:rPr>
                <w:noProof/>
                <w:webHidden/>
              </w:rPr>
              <w:fldChar w:fldCharType="separate"/>
            </w:r>
            <w:r w:rsidR="00C46A7D">
              <w:rPr>
                <w:noProof/>
                <w:webHidden/>
              </w:rPr>
              <w:t>240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1" w:history="1">
            <w:r w:rsidR="00C46A7D" w:rsidRPr="00B35188">
              <w:rPr>
                <w:rStyle w:val="a6"/>
                <w:rFonts w:ascii="Helvetica" w:hAnsi="Helvetica" w:cs="Helvetica" w:hint="eastAsia"/>
                <w:noProof/>
              </w:rPr>
              <w:t>多核</w:t>
            </w:r>
            <w:r w:rsidR="00C46A7D" w:rsidRPr="00B35188">
              <w:rPr>
                <w:rStyle w:val="a6"/>
                <w:rFonts w:ascii="Helvetica" w:hAnsi="Helvetica" w:cs="Helvetica"/>
                <w:noProof/>
              </w:rPr>
              <w:t>CPU</w:t>
            </w:r>
            <w:r w:rsidR="00C46A7D">
              <w:rPr>
                <w:noProof/>
                <w:webHidden/>
              </w:rPr>
              <w:tab/>
            </w:r>
            <w:r>
              <w:rPr>
                <w:noProof/>
                <w:webHidden/>
              </w:rPr>
              <w:fldChar w:fldCharType="begin"/>
            </w:r>
            <w:r w:rsidR="00C46A7D">
              <w:rPr>
                <w:noProof/>
                <w:webHidden/>
              </w:rPr>
              <w:instrText xml:space="preserve"> PAGEREF _Toc454522431 \h </w:instrText>
            </w:r>
            <w:r>
              <w:rPr>
                <w:noProof/>
                <w:webHidden/>
              </w:rPr>
            </w:r>
            <w:r>
              <w:rPr>
                <w:noProof/>
                <w:webHidden/>
              </w:rPr>
              <w:fldChar w:fldCharType="separate"/>
            </w:r>
            <w:r w:rsidR="00C46A7D">
              <w:rPr>
                <w:noProof/>
                <w:webHidden/>
              </w:rPr>
              <w:t>243</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2"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_Toc454522432 \h </w:instrText>
            </w:r>
            <w:r>
              <w:rPr>
                <w:noProof/>
                <w:webHidden/>
              </w:rPr>
            </w:r>
            <w:r>
              <w:rPr>
                <w:noProof/>
                <w:webHidden/>
              </w:rPr>
              <w:fldChar w:fldCharType="separate"/>
            </w:r>
            <w:r w:rsidR="00C46A7D">
              <w:rPr>
                <w:noProof/>
                <w:webHidden/>
              </w:rPr>
              <w:t>245</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33" w:history="1">
            <w:r w:rsidR="00C46A7D" w:rsidRPr="00B35188">
              <w:rPr>
                <w:rStyle w:val="a6"/>
                <w:rFonts w:hint="eastAsia"/>
              </w:rPr>
              <w:t>第</w:t>
            </w:r>
            <w:r w:rsidR="00C46A7D" w:rsidRPr="00B35188">
              <w:rPr>
                <w:rStyle w:val="a6"/>
              </w:rPr>
              <w:t>57</w:t>
            </w:r>
            <w:r w:rsidR="00C46A7D" w:rsidRPr="00B35188">
              <w:rPr>
                <w:rStyle w:val="a6"/>
                <w:rFonts w:hint="eastAsia"/>
              </w:rPr>
              <w:t>课</w:t>
            </w:r>
            <w:r w:rsidR="00C46A7D" w:rsidRPr="00B35188">
              <w:rPr>
                <w:rStyle w:val="a6"/>
              </w:rPr>
              <w:t xml:space="preserve"> ThreadLocal</w:t>
            </w:r>
            <w:r w:rsidR="00C46A7D">
              <w:rPr>
                <w:webHidden/>
              </w:rPr>
              <w:tab/>
            </w:r>
            <w:r>
              <w:rPr>
                <w:webHidden/>
              </w:rPr>
              <w:fldChar w:fldCharType="begin"/>
            </w:r>
            <w:r w:rsidR="00C46A7D">
              <w:rPr>
                <w:webHidden/>
              </w:rPr>
              <w:instrText xml:space="preserve"> PAGEREF _Toc454522433 \h </w:instrText>
            </w:r>
            <w:r>
              <w:rPr>
                <w:webHidden/>
              </w:rPr>
            </w:r>
            <w:r>
              <w:rPr>
                <w:webHidden/>
              </w:rPr>
              <w:fldChar w:fldCharType="separate"/>
            </w:r>
            <w:r w:rsidR="00C46A7D">
              <w:rPr>
                <w:webHidden/>
              </w:rPr>
              <w:t>245</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4"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_Toc454522434 \h </w:instrText>
            </w:r>
            <w:r>
              <w:rPr>
                <w:noProof/>
                <w:webHidden/>
              </w:rPr>
            </w:r>
            <w:r>
              <w:rPr>
                <w:noProof/>
                <w:webHidden/>
              </w:rPr>
              <w:fldChar w:fldCharType="separate"/>
            </w:r>
            <w:r w:rsidR="00C46A7D">
              <w:rPr>
                <w:noProof/>
                <w:webHidden/>
              </w:rPr>
              <w:t>248</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35" w:history="1">
            <w:r w:rsidR="00C46A7D" w:rsidRPr="00B35188">
              <w:rPr>
                <w:rStyle w:val="a6"/>
                <w:rFonts w:hint="eastAsia"/>
              </w:rPr>
              <w:t>第</w:t>
            </w:r>
            <w:r w:rsidR="00C46A7D" w:rsidRPr="00B35188">
              <w:rPr>
                <w:rStyle w:val="a6"/>
              </w:rPr>
              <w:t>58</w:t>
            </w:r>
            <w:r w:rsidR="00C46A7D" w:rsidRPr="00B35188">
              <w:rPr>
                <w:rStyle w:val="a6"/>
                <w:rFonts w:hint="eastAsia"/>
              </w:rPr>
              <w:t>课</w:t>
            </w:r>
            <w:r w:rsidR="00C46A7D" w:rsidRPr="00B35188">
              <w:rPr>
                <w:rStyle w:val="a6"/>
              </w:rPr>
              <w:t xml:space="preserve">  </w:t>
            </w:r>
            <w:r w:rsidR="00C46A7D" w:rsidRPr="00B35188">
              <w:rPr>
                <w:rStyle w:val="a6"/>
                <w:rFonts w:hint="eastAsia"/>
              </w:rPr>
              <w:t>进程</w:t>
            </w:r>
            <w:r w:rsidR="00C46A7D" w:rsidRPr="00B35188">
              <w:rPr>
                <w:rStyle w:val="a6"/>
              </w:rPr>
              <w:t xml:space="preserve"> vs </w:t>
            </w:r>
            <w:r w:rsidR="00C46A7D" w:rsidRPr="00B35188">
              <w:rPr>
                <w:rStyle w:val="a6"/>
                <w:rFonts w:hint="eastAsia"/>
              </w:rPr>
              <w:t>线程</w:t>
            </w:r>
            <w:r w:rsidR="00C46A7D">
              <w:rPr>
                <w:webHidden/>
              </w:rPr>
              <w:tab/>
            </w:r>
            <w:r>
              <w:rPr>
                <w:webHidden/>
              </w:rPr>
              <w:fldChar w:fldCharType="begin"/>
            </w:r>
            <w:r w:rsidR="00C46A7D">
              <w:rPr>
                <w:webHidden/>
              </w:rPr>
              <w:instrText xml:space="preserve"> PAGEREF _Toc454522435 \h </w:instrText>
            </w:r>
            <w:r>
              <w:rPr>
                <w:webHidden/>
              </w:rPr>
            </w:r>
            <w:r>
              <w:rPr>
                <w:webHidden/>
              </w:rPr>
              <w:fldChar w:fldCharType="separate"/>
            </w:r>
            <w:r w:rsidR="00C46A7D">
              <w:rPr>
                <w:webHidden/>
              </w:rPr>
              <w:t>248</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6" w:history="1">
            <w:r w:rsidR="00C46A7D" w:rsidRPr="00B35188">
              <w:rPr>
                <w:rStyle w:val="a6"/>
                <w:rFonts w:ascii="Helvetica" w:hAnsi="Helvetica" w:cs="Helvetica" w:hint="eastAsia"/>
                <w:noProof/>
              </w:rPr>
              <w:t>线程切换</w:t>
            </w:r>
            <w:r w:rsidR="00C46A7D">
              <w:rPr>
                <w:noProof/>
                <w:webHidden/>
              </w:rPr>
              <w:tab/>
            </w:r>
            <w:r>
              <w:rPr>
                <w:noProof/>
                <w:webHidden/>
              </w:rPr>
              <w:fldChar w:fldCharType="begin"/>
            </w:r>
            <w:r w:rsidR="00C46A7D">
              <w:rPr>
                <w:noProof/>
                <w:webHidden/>
              </w:rPr>
              <w:instrText xml:space="preserve"> PAGEREF _Toc454522436 \h </w:instrText>
            </w:r>
            <w:r>
              <w:rPr>
                <w:noProof/>
                <w:webHidden/>
              </w:rPr>
            </w:r>
            <w:r>
              <w:rPr>
                <w:noProof/>
                <w:webHidden/>
              </w:rPr>
              <w:fldChar w:fldCharType="separate"/>
            </w:r>
            <w:r w:rsidR="00C46A7D">
              <w:rPr>
                <w:noProof/>
                <w:webHidden/>
              </w:rPr>
              <w:t>249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7" w:history="1">
            <w:r w:rsidR="00C46A7D" w:rsidRPr="00B35188">
              <w:rPr>
                <w:rStyle w:val="a6"/>
                <w:rFonts w:ascii="Helvetica" w:hAnsi="Helvetica" w:cs="Helvetica" w:hint="eastAsia"/>
                <w:noProof/>
              </w:rPr>
              <w:t>计算密集型</w:t>
            </w:r>
            <w:r w:rsidR="00C46A7D" w:rsidRPr="00B35188">
              <w:rPr>
                <w:rStyle w:val="a6"/>
                <w:rFonts w:ascii="Helvetica" w:hAnsi="Helvetica" w:cs="Helvetica"/>
                <w:noProof/>
              </w:rPr>
              <w:t xml:space="preserve"> vs. IO</w:t>
            </w:r>
            <w:r w:rsidR="00C46A7D" w:rsidRPr="00B35188">
              <w:rPr>
                <w:rStyle w:val="a6"/>
                <w:rFonts w:ascii="Helvetica" w:hAnsi="Helvetica" w:cs="Helvetica" w:hint="eastAsia"/>
                <w:noProof/>
              </w:rPr>
              <w:t>密集型</w:t>
            </w:r>
            <w:r w:rsidR="00C46A7D">
              <w:rPr>
                <w:noProof/>
                <w:webHidden/>
              </w:rPr>
              <w:tab/>
            </w:r>
            <w:r>
              <w:rPr>
                <w:noProof/>
                <w:webHidden/>
              </w:rPr>
              <w:fldChar w:fldCharType="begin"/>
            </w:r>
            <w:r w:rsidR="00C46A7D">
              <w:rPr>
                <w:noProof/>
                <w:webHidden/>
              </w:rPr>
              <w:instrText xml:space="preserve"> PAGEREF _Toc454522437 \h </w:instrText>
            </w:r>
            <w:r>
              <w:rPr>
                <w:noProof/>
                <w:webHidden/>
              </w:rPr>
            </w:r>
            <w:r>
              <w:rPr>
                <w:noProof/>
                <w:webHidden/>
              </w:rPr>
              <w:fldChar w:fldCharType="separate"/>
            </w:r>
            <w:r w:rsidR="00C46A7D">
              <w:rPr>
                <w:noProof/>
                <w:webHidden/>
              </w:rPr>
              <w:t>250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38" w:history="1">
            <w:r w:rsidR="00C46A7D" w:rsidRPr="00B35188">
              <w:rPr>
                <w:rStyle w:val="a6"/>
                <w:rFonts w:ascii="Helvetica" w:hAnsi="Helvetica" w:cs="Helvetica" w:hint="eastAsia"/>
                <w:noProof/>
              </w:rPr>
              <w:t>异步</w:t>
            </w:r>
            <w:r w:rsidR="00C46A7D" w:rsidRPr="00B35188">
              <w:rPr>
                <w:rStyle w:val="a6"/>
                <w:rFonts w:ascii="Helvetica" w:hAnsi="Helvetica" w:cs="Helvetica"/>
                <w:noProof/>
              </w:rPr>
              <w:t>IO</w:t>
            </w:r>
            <w:r w:rsidR="00C46A7D">
              <w:rPr>
                <w:noProof/>
                <w:webHidden/>
              </w:rPr>
              <w:tab/>
            </w:r>
            <w:r>
              <w:rPr>
                <w:noProof/>
                <w:webHidden/>
              </w:rPr>
              <w:fldChar w:fldCharType="begin"/>
            </w:r>
            <w:r w:rsidR="00C46A7D">
              <w:rPr>
                <w:noProof/>
                <w:webHidden/>
              </w:rPr>
              <w:instrText xml:space="preserve"> PAGEREF _Toc454522438 \h </w:instrText>
            </w:r>
            <w:r>
              <w:rPr>
                <w:noProof/>
                <w:webHidden/>
              </w:rPr>
            </w:r>
            <w:r>
              <w:rPr>
                <w:noProof/>
                <w:webHidden/>
              </w:rPr>
              <w:fldChar w:fldCharType="separate"/>
            </w:r>
            <w:r w:rsidR="00C46A7D">
              <w:rPr>
                <w:noProof/>
                <w:webHidden/>
              </w:rPr>
              <w:t>250</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39" w:history="1">
            <w:r w:rsidR="00C46A7D" w:rsidRPr="00B35188">
              <w:rPr>
                <w:rStyle w:val="a6"/>
                <w:rFonts w:hint="eastAsia"/>
              </w:rPr>
              <w:t>第</w:t>
            </w:r>
            <w:r w:rsidR="00C46A7D" w:rsidRPr="00B35188">
              <w:rPr>
                <w:rStyle w:val="a6"/>
              </w:rPr>
              <w:t>59</w:t>
            </w:r>
            <w:r w:rsidR="00C46A7D" w:rsidRPr="00B35188">
              <w:rPr>
                <w:rStyle w:val="a6"/>
                <w:rFonts w:hint="eastAsia"/>
              </w:rPr>
              <w:t>课</w:t>
            </w:r>
            <w:r w:rsidR="00C46A7D" w:rsidRPr="00B35188">
              <w:rPr>
                <w:rStyle w:val="a6"/>
              </w:rPr>
              <w:t xml:space="preserve">  </w:t>
            </w:r>
            <w:r w:rsidR="00C46A7D" w:rsidRPr="00B35188">
              <w:rPr>
                <w:rStyle w:val="a6"/>
                <w:rFonts w:hint="eastAsia"/>
              </w:rPr>
              <w:t>分布式进程</w:t>
            </w:r>
            <w:r w:rsidR="00C46A7D" w:rsidRPr="00B35188">
              <w:rPr>
                <w:rStyle w:val="a6"/>
              </w:rPr>
              <w:t>*</w:t>
            </w:r>
            <w:r w:rsidR="00C46A7D">
              <w:rPr>
                <w:webHidden/>
              </w:rPr>
              <w:tab/>
            </w:r>
            <w:r>
              <w:rPr>
                <w:webHidden/>
              </w:rPr>
              <w:fldChar w:fldCharType="begin"/>
            </w:r>
            <w:r w:rsidR="00C46A7D">
              <w:rPr>
                <w:webHidden/>
              </w:rPr>
              <w:instrText xml:space="preserve"> PAGEREF _Toc454522439 \h </w:instrText>
            </w:r>
            <w:r>
              <w:rPr>
                <w:webHidden/>
              </w:rPr>
            </w:r>
            <w:r>
              <w:rPr>
                <w:webHidden/>
              </w:rPr>
              <w:fldChar w:fldCharType="separate"/>
            </w:r>
            <w:r w:rsidR="00C46A7D">
              <w:rPr>
                <w:webHidden/>
              </w:rPr>
              <w:t>251</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0"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_Toc454522440 \h </w:instrText>
            </w:r>
            <w:r>
              <w:rPr>
                <w:noProof/>
                <w:webHidden/>
              </w:rPr>
            </w:r>
            <w:r>
              <w:rPr>
                <w:noProof/>
                <w:webHidden/>
              </w:rPr>
              <w:fldChar w:fldCharType="separate"/>
            </w:r>
            <w:r w:rsidR="00C46A7D">
              <w:rPr>
                <w:noProof/>
                <w:webHidden/>
              </w:rPr>
              <w:t>257</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41" w:history="1">
            <w:r w:rsidR="00C46A7D" w:rsidRPr="00B35188">
              <w:rPr>
                <w:rStyle w:val="a6"/>
                <w:rFonts w:hint="eastAsia"/>
              </w:rPr>
              <w:t>第</w:t>
            </w:r>
            <w:r w:rsidR="00C46A7D" w:rsidRPr="00B35188">
              <w:rPr>
                <w:rStyle w:val="a6"/>
              </w:rPr>
              <w:t>60</w:t>
            </w:r>
            <w:r w:rsidR="00C46A7D" w:rsidRPr="00B35188">
              <w:rPr>
                <w:rStyle w:val="a6"/>
                <w:rFonts w:hint="eastAsia"/>
              </w:rPr>
              <w:t>课</w:t>
            </w:r>
            <w:r w:rsidR="00C46A7D" w:rsidRPr="00B35188">
              <w:rPr>
                <w:rStyle w:val="a6"/>
              </w:rPr>
              <w:t xml:space="preserve">  </w:t>
            </w:r>
            <w:r w:rsidR="00C46A7D" w:rsidRPr="00B35188">
              <w:rPr>
                <w:rStyle w:val="a6"/>
                <w:rFonts w:hint="eastAsia"/>
              </w:rPr>
              <w:t>正则表达式</w:t>
            </w:r>
            <w:r w:rsidR="00C46A7D">
              <w:rPr>
                <w:webHidden/>
              </w:rPr>
              <w:tab/>
            </w:r>
            <w:r>
              <w:rPr>
                <w:webHidden/>
              </w:rPr>
              <w:fldChar w:fldCharType="begin"/>
            </w:r>
            <w:r w:rsidR="00C46A7D">
              <w:rPr>
                <w:webHidden/>
              </w:rPr>
              <w:instrText xml:space="preserve"> PAGEREF _Toc454522441 \h </w:instrText>
            </w:r>
            <w:r>
              <w:rPr>
                <w:webHidden/>
              </w:rPr>
            </w:r>
            <w:r>
              <w:rPr>
                <w:webHidden/>
              </w:rPr>
              <w:fldChar w:fldCharType="separate"/>
            </w:r>
            <w:r w:rsidR="00C46A7D">
              <w:rPr>
                <w:webHidden/>
              </w:rPr>
              <w:t>257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2" w:history="1">
            <w:r w:rsidR="00C46A7D" w:rsidRPr="00B35188">
              <w:rPr>
                <w:rStyle w:val="a6"/>
                <w:rFonts w:ascii="Helvetica" w:hAnsi="Helvetica" w:cs="Helvetica" w:hint="eastAsia"/>
                <w:noProof/>
              </w:rPr>
              <w:t>进阶</w:t>
            </w:r>
            <w:r w:rsidR="00C46A7D">
              <w:rPr>
                <w:noProof/>
                <w:webHidden/>
              </w:rPr>
              <w:tab/>
            </w:r>
            <w:r>
              <w:rPr>
                <w:noProof/>
                <w:webHidden/>
              </w:rPr>
              <w:fldChar w:fldCharType="begin"/>
            </w:r>
            <w:r w:rsidR="00C46A7D">
              <w:rPr>
                <w:noProof/>
                <w:webHidden/>
              </w:rPr>
              <w:instrText xml:space="preserve"> PAGEREF _Toc454522442 \h </w:instrText>
            </w:r>
            <w:r>
              <w:rPr>
                <w:noProof/>
                <w:webHidden/>
              </w:rPr>
            </w:r>
            <w:r>
              <w:rPr>
                <w:noProof/>
                <w:webHidden/>
              </w:rPr>
              <w:fldChar w:fldCharType="separate"/>
            </w:r>
            <w:r w:rsidR="00C46A7D">
              <w:rPr>
                <w:noProof/>
                <w:webHidden/>
              </w:rPr>
              <w:t>258</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3" w:history="1">
            <w:r w:rsidR="00C46A7D" w:rsidRPr="00B35188">
              <w:rPr>
                <w:rStyle w:val="a6"/>
                <w:rFonts w:ascii="Helvetica" w:hAnsi="Helvetica" w:cs="Helvetica"/>
                <w:noProof/>
              </w:rPr>
              <w:t>re</w:t>
            </w:r>
            <w:r w:rsidR="00C46A7D" w:rsidRPr="00B35188">
              <w:rPr>
                <w:rStyle w:val="a6"/>
                <w:rFonts w:ascii="Helvetica" w:hAnsi="Helvetica" w:cs="Helvetica" w:hint="eastAsia"/>
                <w:noProof/>
              </w:rPr>
              <w:t>模块</w:t>
            </w:r>
            <w:r w:rsidR="00C46A7D">
              <w:rPr>
                <w:noProof/>
                <w:webHidden/>
              </w:rPr>
              <w:tab/>
            </w:r>
            <w:r>
              <w:rPr>
                <w:noProof/>
                <w:webHidden/>
              </w:rPr>
              <w:fldChar w:fldCharType="begin"/>
            </w:r>
            <w:r w:rsidR="00C46A7D">
              <w:rPr>
                <w:noProof/>
                <w:webHidden/>
              </w:rPr>
              <w:instrText xml:space="preserve"> PAGEREF _Toc454522443 \h </w:instrText>
            </w:r>
            <w:r>
              <w:rPr>
                <w:noProof/>
                <w:webHidden/>
              </w:rPr>
            </w:r>
            <w:r>
              <w:rPr>
                <w:noProof/>
                <w:webHidden/>
              </w:rPr>
              <w:fldChar w:fldCharType="separate"/>
            </w:r>
            <w:r w:rsidR="00C46A7D">
              <w:rPr>
                <w:noProof/>
                <w:webHidden/>
              </w:rPr>
              <w:t>259</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4" w:history="1">
            <w:r w:rsidR="00C46A7D" w:rsidRPr="00B35188">
              <w:rPr>
                <w:rStyle w:val="a6"/>
                <w:rFonts w:ascii="Helvetica" w:hAnsi="Helvetica" w:cs="Helvetica" w:hint="eastAsia"/>
                <w:noProof/>
              </w:rPr>
              <w:t>切分字符串</w:t>
            </w:r>
            <w:r w:rsidR="00C46A7D">
              <w:rPr>
                <w:noProof/>
                <w:webHidden/>
              </w:rPr>
              <w:tab/>
            </w:r>
            <w:r>
              <w:rPr>
                <w:noProof/>
                <w:webHidden/>
              </w:rPr>
              <w:fldChar w:fldCharType="begin"/>
            </w:r>
            <w:r w:rsidR="00C46A7D">
              <w:rPr>
                <w:noProof/>
                <w:webHidden/>
              </w:rPr>
              <w:instrText xml:space="preserve"> PAGEREF _Toc454522444 \h </w:instrText>
            </w:r>
            <w:r>
              <w:rPr>
                <w:noProof/>
                <w:webHidden/>
              </w:rPr>
            </w:r>
            <w:r>
              <w:rPr>
                <w:noProof/>
                <w:webHidden/>
              </w:rPr>
              <w:fldChar w:fldCharType="separate"/>
            </w:r>
            <w:r w:rsidR="00C46A7D">
              <w:rPr>
                <w:noProof/>
                <w:webHidden/>
              </w:rPr>
              <w:t>260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5" w:history="1">
            <w:r w:rsidR="00C46A7D" w:rsidRPr="00B35188">
              <w:rPr>
                <w:rStyle w:val="a6"/>
                <w:rFonts w:ascii="Helvetica" w:hAnsi="Helvetica" w:cs="Helvetica" w:hint="eastAsia"/>
                <w:noProof/>
              </w:rPr>
              <w:t>分组</w:t>
            </w:r>
            <w:r w:rsidR="00C46A7D">
              <w:rPr>
                <w:noProof/>
                <w:webHidden/>
              </w:rPr>
              <w:tab/>
            </w:r>
            <w:r>
              <w:rPr>
                <w:noProof/>
                <w:webHidden/>
              </w:rPr>
              <w:fldChar w:fldCharType="begin"/>
            </w:r>
            <w:r w:rsidR="00C46A7D">
              <w:rPr>
                <w:noProof/>
                <w:webHidden/>
              </w:rPr>
              <w:instrText xml:space="preserve"> PAGEREF _Toc454522445 \h </w:instrText>
            </w:r>
            <w:r>
              <w:rPr>
                <w:noProof/>
                <w:webHidden/>
              </w:rPr>
            </w:r>
            <w:r>
              <w:rPr>
                <w:noProof/>
                <w:webHidden/>
              </w:rPr>
              <w:fldChar w:fldCharType="separate"/>
            </w:r>
            <w:r w:rsidR="00C46A7D">
              <w:rPr>
                <w:noProof/>
                <w:webHidden/>
              </w:rPr>
              <w:t>260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6" w:history="1">
            <w:r w:rsidR="00C46A7D" w:rsidRPr="00B35188">
              <w:rPr>
                <w:rStyle w:val="a6"/>
                <w:rFonts w:ascii="Helvetica" w:hAnsi="Helvetica" w:cs="Helvetica" w:hint="eastAsia"/>
                <w:noProof/>
              </w:rPr>
              <w:t>贪婪匹配</w:t>
            </w:r>
            <w:r w:rsidR="00C46A7D">
              <w:rPr>
                <w:noProof/>
                <w:webHidden/>
              </w:rPr>
              <w:tab/>
            </w:r>
            <w:r>
              <w:rPr>
                <w:noProof/>
                <w:webHidden/>
              </w:rPr>
              <w:fldChar w:fldCharType="begin"/>
            </w:r>
            <w:r w:rsidR="00C46A7D">
              <w:rPr>
                <w:noProof/>
                <w:webHidden/>
              </w:rPr>
              <w:instrText xml:space="preserve"> PAGEREF _Toc454522446 \h </w:instrText>
            </w:r>
            <w:r>
              <w:rPr>
                <w:noProof/>
                <w:webHidden/>
              </w:rPr>
            </w:r>
            <w:r>
              <w:rPr>
                <w:noProof/>
                <w:webHidden/>
              </w:rPr>
              <w:fldChar w:fldCharType="separate"/>
            </w:r>
            <w:r w:rsidR="00C46A7D">
              <w:rPr>
                <w:noProof/>
                <w:webHidden/>
              </w:rPr>
              <w:t>261</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7" w:history="1">
            <w:r w:rsidR="00C46A7D" w:rsidRPr="00B35188">
              <w:rPr>
                <w:rStyle w:val="a6"/>
                <w:rFonts w:ascii="Helvetica" w:hAnsi="Helvetica" w:cs="Helvetica" w:hint="eastAsia"/>
                <w:noProof/>
              </w:rPr>
              <w:t>编译</w:t>
            </w:r>
            <w:r w:rsidR="00C46A7D">
              <w:rPr>
                <w:noProof/>
                <w:webHidden/>
              </w:rPr>
              <w:tab/>
            </w:r>
            <w:r>
              <w:rPr>
                <w:noProof/>
                <w:webHidden/>
              </w:rPr>
              <w:fldChar w:fldCharType="begin"/>
            </w:r>
            <w:r w:rsidR="00C46A7D">
              <w:rPr>
                <w:noProof/>
                <w:webHidden/>
              </w:rPr>
              <w:instrText xml:space="preserve"> PAGEREF _Toc454522447 \h </w:instrText>
            </w:r>
            <w:r>
              <w:rPr>
                <w:noProof/>
                <w:webHidden/>
              </w:rPr>
            </w:r>
            <w:r>
              <w:rPr>
                <w:noProof/>
                <w:webHidden/>
              </w:rPr>
              <w:fldChar w:fldCharType="separate"/>
            </w:r>
            <w:r w:rsidR="00C46A7D">
              <w:rPr>
                <w:noProof/>
                <w:webHidden/>
              </w:rPr>
              <w:t>262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48"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_Toc454522448 \h </w:instrText>
            </w:r>
            <w:r>
              <w:rPr>
                <w:noProof/>
                <w:webHidden/>
              </w:rPr>
            </w:r>
            <w:r>
              <w:rPr>
                <w:noProof/>
                <w:webHidden/>
              </w:rPr>
              <w:fldChar w:fldCharType="separate"/>
            </w:r>
            <w:r w:rsidR="00C46A7D">
              <w:rPr>
                <w:noProof/>
                <w:webHidden/>
              </w:rPr>
              <w:t>262</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49" w:history="1">
            <w:r w:rsidR="00C46A7D" w:rsidRPr="00B35188">
              <w:rPr>
                <w:rStyle w:val="a6"/>
                <w:rFonts w:hint="eastAsia"/>
              </w:rPr>
              <w:t>第</w:t>
            </w:r>
            <w:r w:rsidR="00C46A7D" w:rsidRPr="00B35188">
              <w:rPr>
                <w:rStyle w:val="a6"/>
              </w:rPr>
              <w:t>61</w:t>
            </w:r>
            <w:r w:rsidR="00C46A7D" w:rsidRPr="00B35188">
              <w:rPr>
                <w:rStyle w:val="a6"/>
                <w:rFonts w:hint="eastAsia"/>
              </w:rPr>
              <w:t>课</w:t>
            </w:r>
            <w:r w:rsidR="00C46A7D" w:rsidRPr="00B35188">
              <w:rPr>
                <w:rStyle w:val="a6"/>
              </w:rPr>
              <w:t xml:space="preserve"> </w:t>
            </w:r>
            <w:r w:rsidR="00C46A7D" w:rsidRPr="00B35188">
              <w:rPr>
                <w:rStyle w:val="a6"/>
                <w:rFonts w:hint="eastAsia"/>
              </w:rPr>
              <w:t>访问数据库</w:t>
            </w:r>
            <w:r w:rsidR="00C46A7D">
              <w:rPr>
                <w:webHidden/>
              </w:rPr>
              <w:tab/>
            </w:r>
            <w:r>
              <w:rPr>
                <w:webHidden/>
              </w:rPr>
              <w:fldChar w:fldCharType="begin"/>
            </w:r>
            <w:r w:rsidR="00C46A7D">
              <w:rPr>
                <w:webHidden/>
              </w:rPr>
              <w:instrText xml:space="preserve"> PAGEREF _Toc454522449 \h </w:instrText>
            </w:r>
            <w:r>
              <w:rPr>
                <w:webHidden/>
              </w:rPr>
            </w:r>
            <w:r>
              <w:rPr>
                <w:webHidden/>
              </w:rPr>
              <w:fldChar w:fldCharType="separate"/>
            </w:r>
            <w:r w:rsidR="00C46A7D">
              <w:rPr>
                <w:webHidden/>
              </w:rPr>
              <w:t>263</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0" w:history="1">
            <w:r w:rsidR="00C46A7D" w:rsidRPr="00B35188">
              <w:rPr>
                <w:rStyle w:val="a6"/>
                <w:rFonts w:ascii="Helvetica" w:hAnsi="Helvetica" w:cs="Helvetica"/>
                <w:noProof/>
              </w:rPr>
              <w:t>NoSQL</w:t>
            </w:r>
            <w:r w:rsidR="00C46A7D">
              <w:rPr>
                <w:noProof/>
                <w:webHidden/>
              </w:rPr>
              <w:tab/>
            </w:r>
            <w:r>
              <w:rPr>
                <w:noProof/>
                <w:webHidden/>
              </w:rPr>
              <w:fldChar w:fldCharType="begin"/>
            </w:r>
            <w:r w:rsidR="00C46A7D">
              <w:rPr>
                <w:noProof/>
                <w:webHidden/>
              </w:rPr>
              <w:instrText xml:space="preserve"> PAGEREF _Toc454522450 \h </w:instrText>
            </w:r>
            <w:r>
              <w:rPr>
                <w:noProof/>
                <w:webHidden/>
              </w:rPr>
            </w:r>
            <w:r>
              <w:rPr>
                <w:noProof/>
                <w:webHidden/>
              </w:rPr>
              <w:fldChar w:fldCharType="separate"/>
            </w:r>
            <w:r w:rsidR="00C46A7D">
              <w:rPr>
                <w:noProof/>
                <w:webHidden/>
              </w:rPr>
              <w:t>266</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1" w:history="1">
            <w:r w:rsidR="00C46A7D" w:rsidRPr="00B35188">
              <w:rPr>
                <w:rStyle w:val="a6"/>
                <w:rFonts w:ascii="Helvetica" w:hAnsi="Helvetica" w:cs="Helvetica" w:hint="eastAsia"/>
                <w:noProof/>
              </w:rPr>
              <w:t>数据库类别</w:t>
            </w:r>
            <w:r w:rsidR="00C46A7D">
              <w:rPr>
                <w:noProof/>
                <w:webHidden/>
              </w:rPr>
              <w:tab/>
            </w:r>
            <w:r>
              <w:rPr>
                <w:noProof/>
                <w:webHidden/>
              </w:rPr>
              <w:fldChar w:fldCharType="begin"/>
            </w:r>
            <w:r w:rsidR="00C46A7D">
              <w:rPr>
                <w:noProof/>
                <w:webHidden/>
              </w:rPr>
              <w:instrText xml:space="preserve"> PAGEREF _Toc454522451 \h </w:instrText>
            </w:r>
            <w:r>
              <w:rPr>
                <w:noProof/>
                <w:webHidden/>
              </w:rPr>
            </w:r>
            <w:r>
              <w:rPr>
                <w:noProof/>
                <w:webHidden/>
              </w:rPr>
              <w:fldChar w:fldCharType="separate"/>
            </w:r>
            <w:r w:rsidR="00C46A7D">
              <w:rPr>
                <w:noProof/>
                <w:webHidden/>
              </w:rPr>
              <w:t>266</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52" w:history="1">
            <w:r w:rsidR="00C46A7D" w:rsidRPr="00B35188">
              <w:rPr>
                <w:rStyle w:val="a6"/>
                <w:rFonts w:hint="eastAsia"/>
              </w:rPr>
              <w:t>第</w:t>
            </w:r>
            <w:r w:rsidR="00C46A7D" w:rsidRPr="00B35188">
              <w:rPr>
                <w:rStyle w:val="a6"/>
              </w:rPr>
              <w:t>62</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SQLite</w:t>
            </w:r>
            <w:r w:rsidR="00C46A7D">
              <w:rPr>
                <w:webHidden/>
              </w:rPr>
              <w:tab/>
            </w:r>
            <w:r>
              <w:rPr>
                <w:webHidden/>
              </w:rPr>
              <w:fldChar w:fldCharType="begin"/>
            </w:r>
            <w:r w:rsidR="00C46A7D">
              <w:rPr>
                <w:webHidden/>
              </w:rPr>
              <w:instrText xml:space="preserve"> PAGEREF _Toc454522452 \h </w:instrText>
            </w:r>
            <w:r>
              <w:rPr>
                <w:webHidden/>
              </w:rPr>
            </w:r>
            <w:r>
              <w:rPr>
                <w:webHidden/>
              </w:rPr>
              <w:fldChar w:fldCharType="separate"/>
            </w:r>
            <w:r w:rsidR="00C46A7D">
              <w:rPr>
                <w:webHidden/>
              </w:rPr>
              <w:t>267</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3" w:history="1">
            <w:r w:rsidR="00C46A7D" w:rsidRPr="00B35188">
              <w:rPr>
                <w:rStyle w:val="a6"/>
                <w:rFonts w:ascii="Helvetica" w:hAnsi="Helvetica" w:cs="Helvetica" w:hint="eastAsia"/>
                <w:noProof/>
                <w:kern w:val="0"/>
              </w:rPr>
              <w:t>小结</w:t>
            </w:r>
            <w:r w:rsidR="00C46A7D">
              <w:rPr>
                <w:noProof/>
                <w:webHidden/>
              </w:rPr>
              <w:tab/>
            </w:r>
            <w:r>
              <w:rPr>
                <w:noProof/>
                <w:webHidden/>
              </w:rPr>
              <w:fldChar w:fldCharType="begin"/>
            </w:r>
            <w:r w:rsidR="00C46A7D">
              <w:rPr>
                <w:noProof/>
                <w:webHidden/>
              </w:rPr>
              <w:instrText xml:space="preserve"> PAGEREF _Toc454522453 \h </w:instrText>
            </w:r>
            <w:r>
              <w:rPr>
                <w:noProof/>
                <w:webHidden/>
              </w:rPr>
            </w:r>
            <w:r>
              <w:rPr>
                <w:noProof/>
                <w:webHidden/>
              </w:rPr>
              <w:fldChar w:fldCharType="separate"/>
            </w:r>
            <w:r w:rsidR="00C46A7D">
              <w:rPr>
                <w:noProof/>
                <w:webHidden/>
              </w:rPr>
              <w:t>269</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54" w:history="1">
            <w:r w:rsidR="00C46A7D" w:rsidRPr="00B35188">
              <w:rPr>
                <w:rStyle w:val="a6"/>
                <w:rFonts w:hint="eastAsia"/>
              </w:rPr>
              <w:t>第</w:t>
            </w:r>
            <w:r w:rsidR="00C46A7D" w:rsidRPr="00B35188">
              <w:rPr>
                <w:rStyle w:val="a6"/>
              </w:rPr>
              <w:t>63</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mysql</w:t>
            </w:r>
            <w:r w:rsidR="00C46A7D">
              <w:rPr>
                <w:webHidden/>
              </w:rPr>
              <w:tab/>
            </w:r>
            <w:r>
              <w:rPr>
                <w:webHidden/>
              </w:rPr>
              <w:fldChar w:fldCharType="begin"/>
            </w:r>
            <w:r w:rsidR="00C46A7D">
              <w:rPr>
                <w:webHidden/>
              </w:rPr>
              <w:instrText xml:space="preserve"> PAGEREF _Toc454522454 \h </w:instrText>
            </w:r>
            <w:r>
              <w:rPr>
                <w:webHidden/>
              </w:rPr>
            </w:r>
            <w:r>
              <w:rPr>
                <w:webHidden/>
              </w:rPr>
              <w:fldChar w:fldCharType="separate"/>
            </w:r>
            <w:r w:rsidR="00C46A7D">
              <w:rPr>
                <w:webHidden/>
              </w:rPr>
              <w:t>270</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5"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Pr>
                <w:noProof/>
                <w:webHidden/>
              </w:rPr>
              <w:tab/>
            </w:r>
            <w:r>
              <w:rPr>
                <w:noProof/>
                <w:webHidden/>
              </w:rPr>
              <w:fldChar w:fldCharType="begin"/>
            </w:r>
            <w:r w:rsidR="00C46A7D">
              <w:rPr>
                <w:noProof/>
                <w:webHidden/>
              </w:rPr>
              <w:instrText xml:space="preserve"> PAGEREF _Toc454522455 \h </w:instrText>
            </w:r>
            <w:r>
              <w:rPr>
                <w:noProof/>
                <w:webHidden/>
              </w:rPr>
            </w:r>
            <w:r>
              <w:rPr>
                <w:noProof/>
                <w:webHidden/>
              </w:rPr>
              <w:fldChar w:fldCharType="separate"/>
            </w:r>
            <w:r w:rsidR="00C46A7D">
              <w:rPr>
                <w:noProof/>
                <w:webHidden/>
              </w:rPr>
              <w:t>270</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6"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sidRPr="00B35188">
              <w:rPr>
                <w:rStyle w:val="a6"/>
                <w:rFonts w:ascii="Helvetica" w:hAnsi="Helvetica" w:cs="Helvetica" w:hint="eastAsia"/>
                <w:noProof/>
              </w:rPr>
              <w:t>驱动</w:t>
            </w:r>
            <w:r w:rsidR="00C46A7D">
              <w:rPr>
                <w:noProof/>
                <w:webHidden/>
              </w:rPr>
              <w:tab/>
            </w:r>
            <w:r>
              <w:rPr>
                <w:noProof/>
                <w:webHidden/>
              </w:rPr>
              <w:fldChar w:fldCharType="begin"/>
            </w:r>
            <w:r w:rsidR="00C46A7D">
              <w:rPr>
                <w:noProof/>
                <w:webHidden/>
              </w:rPr>
              <w:instrText xml:space="preserve"> PAGEREF _Toc454522456 \h </w:instrText>
            </w:r>
            <w:r>
              <w:rPr>
                <w:noProof/>
                <w:webHidden/>
              </w:rPr>
            </w:r>
            <w:r>
              <w:rPr>
                <w:noProof/>
                <w:webHidden/>
              </w:rPr>
              <w:fldChar w:fldCharType="separate"/>
            </w:r>
            <w:r w:rsidR="00C46A7D">
              <w:rPr>
                <w:noProof/>
                <w:webHidden/>
              </w:rPr>
              <w:t>272</w:t>
            </w:r>
            <w:r>
              <w:rPr>
                <w:noProof/>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7"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_Toc454522457 \h </w:instrText>
            </w:r>
            <w:r>
              <w:rPr>
                <w:noProof/>
                <w:webHidden/>
              </w:rPr>
            </w:r>
            <w:r>
              <w:rPr>
                <w:noProof/>
                <w:webHidden/>
              </w:rPr>
              <w:fldChar w:fldCharType="separate"/>
            </w:r>
            <w:r w:rsidR="00C46A7D">
              <w:rPr>
                <w:noProof/>
                <w:webHidden/>
              </w:rPr>
              <w:t>273</w:t>
            </w:r>
            <w:r>
              <w:rPr>
                <w:noProof/>
                <w:webHidden/>
              </w:rPr>
              <w:fldChar w:fldCharType="end"/>
            </w:r>
          </w:hyperlink>
        </w:p>
        <w:p w:rsidR="00C46A7D" w:rsidRDefault="00CC0581" w:rsidP="00762717">
          <w:pPr>
            <w:pStyle w:val="20"/>
            <w:rPr>
              <w:rFonts w:asciiTheme="minorHAnsi" w:eastAsiaTheme="minorEastAsia" w:hAnsiTheme="minorHAnsi"/>
              <w:sz w:val="21"/>
            </w:rPr>
          </w:pPr>
          <w:hyperlink w:anchor="_Toc454522458" w:history="1">
            <w:r w:rsidR="00C46A7D" w:rsidRPr="00B35188">
              <w:rPr>
                <w:rStyle w:val="a6"/>
                <w:rFonts w:hint="eastAsia"/>
              </w:rPr>
              <w:t>第</w:t>
            </w:r>
            <w:r w:rsidR="00C46A7D" w:rsidRPr="00B35188">
              <w:rPr>
                <w:rStyle w:val="a6"/>
              </w:rPr>
              <w:t>64</w:t>
            </w:r>
            <w:r w:rsidR="00C46A7D" w:rsidRPr="00B35188">
              <w:rPr>
                <w:rStyle w:val="a6"/>
                <w:rFonts w:hint="eastAsia"/>
              </w:rPr>
              <w:t>课</w:t>
            </w:r>
            <w:r w:rsidR="00C46A7D" w:rsidRPr="00B35188">
              <w:rPr>
                <w:rStyle w:val="a6"/>
              </w:rPr>
              <w:t xml:space="preserve">  </w:t>
            </w:r>
            <w:r w:rsidR="00C46A7D" w:rsidRPr="00B35188">
              <w:rPr>
                <w:rStyle w:val="a6"/>
                <w:rFonts w:hint="eastAsia"/>
              </w:rPr>
              <w:t>使用</w:t>
            </w:r>
            <w:r w:rsidR="00C46A7D" w:rsidRPr="00B35188">
              <w:rPr>
                <w:rStyle w:val="a6"/>
              </w:rPr>
              <w:t>SQLAlchemy*</w:t>
            </w:r>
            <w:r w:rsidR="00C46A7D">
              <w:rPr>
                <w:webHidden/>
              </w:rPr>
              <w:tab/>
            </w:r>
            <w:r>
              <w:rPr>
                <w:webHidden/>
              </w:rPr>
              <w:fldChar w:fldCharType="begin"/>
            </w:r>
            <w:r w:rsidR="00C46A7D">
              <w:rPr>
                <w:webHidden/>
              </w:rPr>
              <w:instrText xml:space="preserve"> PAGEREF _Toc454522458 \h </w:instrText>
            </w:r>
            <w:r>
              <w:rPr>
                <w:webHidden/>
              </w:rPr>
            </w:r>
            <w:r>
              <w:rPr>
                <w:webHidden/>
              </w:rPr>
              <w:fldChar w:fldCharType="separate"/>
            </w:r>
            <w:r w:rsidR="00C46A7D">
              <w:rPr>
                <w:webHidden/>
              </w:rPr>
              <w:t>273</w:t>
            </w:r>
            <w:r>
              <w:rPr>
                <w:webHidden/>
              </w:rPr>
              <w:fldChar w:fldCharType="end"/>
            </w:r>
          </w:hyperlink>
        </w:p>
        <w:p w:rsidR="00C46A7D" w:rsidRDefault="00CC0581">
          <w:pPr>
            <w:pStyle w:val="30"/>
            <w:tabs>
              <w:tab w:val="right" w:leader="dot" w:pos="8302"/>
            </w:tabs>
            <w:ind w:left="960"/>
            <w:rPr>
              <w:rFonts w:asciiTheme="minorHAnsi" w:eastAsiaTheme="minorEastAsia" w:hAnsiTheme="minorHAnsi"/>
              <w:noProof/>
              <w:sz w:val="21"/>
            </w:rPr>
          </w:pPr>
          <w:hyperlink w:anchor="_Toc454522459" w:history="1">
            <w:r w:rsidR="00C46A7D" w:rsidRPr="00B35188">
              <w:rPr>
                <w:rStyle w:val="a6"/>
                <w:rFonts w:ascii="Helvetica" w:hAnsi="Helvetica" w:cs="Helvetica" w:hint="eastAsia"/>
                <w:noProof/>
              </w:rPr>
              <w:t>小结</w:t>
            </w:r>
            <w:r w:rsidR="00C46A7D">
              <w:rPr>
                <w:noProof/>
                <w:webHidden/>
              </w:rPr>
              <w:tab/>
            </w:r>
            <w:r>
              <w:rPr>
                <w:noProof/>
                <w:webHidden/>
              </w:rPr>
              <w:fldChar w:fldCharType="begin"/>
            </w:r>
            <w:r w:rsidR="00C46A7D">
              <w:rPr>
                <w:noProof/>
                <w:webHidden/>
              </w:rPr>
              <w:instrText xml:space="preserve"> PAGEREF _Toc454522459 \h </w:instrText>
            </w:r>
            <w:r>
              <w:rPr>
                <w:noProof/>
                <w:webHidden/>
              </w:rPr>
            </w:r>
            <w:r>
              <w:rPr>
                <w:noProof/>
                <w:webHidden/>
              </w:rPr>
              <w:fldChar w:fldCharType="separate"/>
            </w:r>
            <w:r w:rsidR="00C46A7D">
              <w:rPr>
                <w:noProof/>
                <w:webHidden/>
              </w:rPr>
              <w:t>278</w:t>
            </w:r>
            <w:r>
              <w:rPr>
                <w:noProof/>
                <w:webHidden/>
              </w:rPr>
              <w:fldChar w:fldCharType="end"/>
            </w:r>
          </w:hyperlink>
        </w:p>
        <w:p w:rsidR="00EF4E27" w:rsidRDefault="00CC0581">
          <w:r>
            <w:rPr>
              <w:b/>
              <w:bCs/>
              <w:lang w:val="zh-CN"/>
            </w:rPr>
            <w:fldChar w:fldCharType="end"/>
          </w:r>
        </w:p>
      </w:sdtContent>
    </w:sdt>
    <w:p w:rsidR="00EF4E27" w:rsidRDefault="00EF4E27"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83F69">
      <w:pPr>
        <w:outlineLvl w:val="0"/>
      </w:pPr>
      <w:r>
        <w:t>The Zen of Python, by Tim Peters</w:t>
      </w:r>
    </w:p>
    <w:p w:rsidR="005C3A94" w:rsidRDefault="005C3A94" w:rsidP="005C3A94"/>
    <w:p w:rsidR="005C3A94" w:rsidRDefault="005C3A94" w:rsidP="005C3A94">
      <w:r>
        <w:t>Beautiful is better than ugly.</w:t>
      </w:r>
    </w:p>
    <w:p w:rsidR="005C3A94" w:rsidRDefault="005C3A94" w:rsidP="005C3A94">
      <w:r>
        <w:t>Explicit is better than implicit.</w:t>
      </w:r>
    </w:p>
    <w:p w:rsidR="005C3A94" w:rsidRDefault="005C3A94" w:rsidP="005C3A94">
      <w:r>
        <w:t>Simple is better than complex.</w:t>
      </w:r>
    </w:p>
    <w:p w:rsidR="005C3A94" w:rsidRDefault="005C3A94" w:rsidP="005C3A94">
      <w:r>
        <w:t>Complex is better than complicated.</w:t>
      </w:r>
    </w:p>
    <w:p w:rsidR="005C3A94" w:rsidRDefault="005C3A94" w:rsidP="005C3A94">
      <w:r>
        <w:t>Flat is better than nested.</w:t>
      </w:r>
    </w:p>
    <w:p w:rsidR="005C3A94" w:rsidRDefault="005C3A94" w:rsidP="005C3A94">
      <w:r>
        <w:t>Sparse is better than dense.</w:t>
      </w:r>
    </w:p>
    <w:p w:rsidR="005C3A94" w:rsidRDefault="005C3A94" w:rsidP="005C3A94">
      <w:r>
        <w:t>Readability counts.</w:t>
      </w:r>
    </w:p>
    <w:p w:rsidR="005C3A94" w:rsidRDefault="005C3A94" w:rsidP="005C3A94">
      <w:r>
        <w:t>Special cases aren't special enough to break the rules.</w:t>
      </w:r>
    </w:p>
    <w:p w:rsidR="005C3A94" w:rsidRDefault="005C3A94" w:rsidP="005C3A94">
      <w:r>
        <w:t>Although practicality beats purity.</w:t>
      </w:r>
    </w:p>
    <w:p w:rsidR="005C3A94" w:rsidRDefault="005C3A94" w:rsidP="005C3A94">
      <w:r>
        <w:t>Errors should never pass silently.</w:t>
      </w:r>
    </w:p>
    <w:p w:rsidR="005C3A94" w:rsidRDefault="005C3A94" w:rsidP="005C3A94">
      <w:r>
        <w:t>Unless explicitly silenced.</w:t>
      </w:r>
    </w:p>
    <w:p w:rsidR="005C3A94" w:rsidRDefault="005C3A94" w:rsidP="005C3A94">
      <w:r>
        <w:t>In the face of ambiguity, refuse the temptation to guess.</w:t>
      </w:r>
    </w:p>
    <w:p w:rsidR="005C3A94" w:rsidRDefault="005C3A94" w:rsidP="005C3A94">
      <w:r>
        <w:t>There should be one-- and preferably only one --obvious way to do it.</w:t>
      </w:r>
    </w:p>
    <w:p w:rsidR="005C3A94" w:rsidRDefault="005C3A94" w:rsidP="005C3A94">
      <w:r>
        <w:t>Although that way may not be obvious at first unless you're Dutch.</w:t>
      </w:r>
    </w:p>
    <w:p w:rsidR="005C3A94" w:rsidRDefault="005C3A94" w:rsidP="005C3A94">
      <w:r>
        <w:t>Now is better than never.</w:t>
      </w:r>
    </w:p>
    <w:p w:rsidR="005C3A94" w:rsidRDefault="005C3A94" w:rsidP="005C3A94">
      <w:r>
        <w:lastRenderedPageBreak/>
        <w:t>Although never is often better than *right* now.</w:t>
      </w:r>
    </w:p>
    <w:p w:rsidR="005C3A94" w:rsidRDefault="005C3A94" w:rsidP="005C3A94">
      <w:r>
        <w:t>If the implementation is hard to explain, it's a bad idea.</w:t>
      </w:r>
    </w:p>
    <w:p w:rsidR="005C3A94" w:rsidRDefault="005C3A94" w:rsidP="005C3A94">
      <w:r>
        <w:t>If the implementation is easy to explain, it may be a good idea.</w:t>
      </w:r>
    </w:p>
    <w:p w:rsidR="005C3A94" w:rsidRDefault="005C3A94" w:rsidP="005C3A94">
      <w:r>
        <w:t>Namespaces are one honking great idea -- let's do more of those!</w:t>
      </w:r>
    </w:p>
    <w:p w:rsidR="005C3A94" w:rsidRDefault="005C3A94" w:rsidP="005C3A94"/>
    <w:p w:rsidR="005C3A94" w:rsidRDefault="005C3A94" w:rsidP="005C3A94"/>
    <w:p w:rsidR="005C3A94" w:rsidRDefault="005C3A94" w:rsidP="00EF4E27"/>
    <w:p w:rsidR="005C3A94" w:rsidRDefault="005C3A94" w:rsidP="00EF4E27"/>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Python</w:t>
      </w:r>
      <w:r w:rsidRPr="00FE4D56">
        <w:rPr>
          <w:rFonts w:ascii="Verdana" w:hAnsi="Verdana"/>
          <w:sz w:val="22"/>
          <w:szCs w:val="18"/>
        </w:rPr>
        <w:t>之禅</w:t>
      </w:r>
      <w:r w:rsidRPr="00FE4D56">
        <w:rPr>
          <w:rFonts w:ascii="Verdana" w:hAnsi="Verdana"/>
          <w:sz w:val="22"/>
          <w:szCs w:val="18"/>
        </w:rPr>
        <w:br/>
      </w:r>
      <w:r w:rsidRPr="00FE4D56">
        <w:rPr>
          <w:rFonts w:ascii="Verdana" w:hAnsi="Verdana"/>
          <w:sz w:val="22"/>
          <w:szCs w:val="18"/>
        </w:rPr>
        <w:t>赖勇浩翻译</w:t>
      </w:r>
    </w:p>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优美胜于丑陋（</w:t>
      </w:r>
      <w:r w:rsidRPr="00FE4D56">
        <w:rPr>
          <w:rFonts w:ascii="Verdana" w:hAnsi="Verdana"/>
          <w:sz w:val="22"/>
          <w:szCs w:val="18"/>
        </w:rPr>
        <w:t xml:space="preserve">Python </w:t>
      </w:r>
      <w:r w:rsidRPr="00FE4D56">
        <w:rPr>
          <w:rFonts w:ascii="Verdana" w:hAnsi="Verdana"/>
          <w:sz w:val="22"/>
          <w:szCs w:val="18"/>
        </w:rPr>
        <w:t>以编写优美的代码为目标）</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明了胜于晦涩（优美的代码应当是明了的，命名规范，风格相似）</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简洁胜于复杂（优美的代码应当是简洁的，不要有复杂的内部实现）</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复杂胜于凌乱（如果复杂不可避免，那代码间也不能有难懂的关系，要保持接口简洁）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扁平胜于嵌套（优美的代码应当是扁平的，不能有太多的嵌套）</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间隔胜于紧凑（优美的代码有适当的间隔，不要奢望一行代码解决问题）</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可读性很重要（优美的代码是可读的）</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即便假借特例的实用性之名，也不可违背这些规则（这些规则至高无上）</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不要包容所有错误，除非你确定需要这样做（精准地捕获异常，不写</w:t>
      </w:r>
      <w:r w:rsidRPr="00FE4D56">
        <w:rPr>
          <w:rFonts w:ascii="Verdana" w:hAnsi="Verdana"/>
          <w:sz w:val="22"/>
          <w:szCs w:val="18"/>
        </w:rPr>
        <w:t xml:space="preserve"> except:pass </w:t>
      </w:r>
      <w:r w:rsidRPr="00FE4D56">
        <w:rPr>
          <w:rFonts w:ascii="Verdana" w:hAnsi="Verdana"/>
          <w:sz w:val="22"/>
          <w:szCs w:val="18"/>
        </w:rPr>
        <w:t>风格的代码）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当存在多种可能，不要尝试去猜测</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而是尽量找一种，最好是唯一一种明显的解决方案（如果不确定，就用穷举法）</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虽然这并不容易，因为你不是</w:t>
      </w:r>
      <w:r w:rsidRPr="00FE4D56">
        <w:rPr>
          <w:rFonts w:ascii="Verdana" w:hAnsi="Verdana"/>
          <w:sz w:val="22"/>
          <w:szCs w:val="18"/>
        </w:rPr>
        <w:t xml:space="preserve"> Python </w:t>
      </w:r>
      <w:r w:rsidRPr="00FE4D56">
        <w:rPr>
          <w:rFonts w:ascii="Verdana" w:hAnsi="Verdana"/>
          <w:sz w:val="22"/>
          <w:szCs w:val="18"/>
        </w:rPr>
        <w:t>之父（这里的</w:t>
      </w:r>
      <w:r w:rsidRPr="00FE4D56">
        <w:rPr>
          <w:rFonts w:ascii="Verdana" w:hAnsi="Verdana"/>
          <w:sz w:val="22"/>
          <w:szCs w:val="18"/>
        </w:rPr>
        <w:t xml:space="preserve"> Dutch </w:t>
      </w:r>
      <w:r w:rsidRPr="00FE4D56">
        <w:rPr>
          <w:rFonts w:ascii="Verdana" w:hAnsi="Verdana"/>
          <w:sz w:val="22"/>
          <w:szCs w:val="18"/>
        </w:rPr>
        <w:t>是指</w:t>
      </w:r>
      <w:r w:rsidRPr="00FE4D56">
        <w:rPr>
          <w:rFonts w:ascii="Verdana" w:hAnsi="Verdana"/>
          <w:sz w:val="22"/>
          <w:szCs w:val="18"/>
        </w:rPr>
        <w:t xml:space="preserve"> Guido </w:t>
      </w:r>
      <w:r w:rsidRPr="00FE4D56">
        <w:rPr>
          <w:rFonts w:ascii="Verdana" w:hAnsi="Verdana"/>
          <w:sz w:val="22"/>
          <w:szCs w:val="18"/>
        </w:rPr>
        <w:t>）</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做也许好过不做，但不假思索就动手还不如不做（动手之前要细思量）</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如果你无法向人描述你的方案，那肯定不是一个好方案；反之亦然（方案测评标准）</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命名空间是一种绝妙的理念，我们应当多加利用（倡导与号召）</w:t>
      </w:r>
    </w:p>
    <w:p w:rsidR="005C3A94" w:rsidRPr="00FE4D56"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AA4B50" w:rsidRPr="008F2C80" w:rsidRDefault="00AA4B50" w:rsidP="00E83F69">
      <w:pPr>
        <w:pStyle w:val="2"/>
        <w:rPr>
          <w:sz w:val="24"/>
        </w:rPr>
      </w:pPr>
      <w:bookmarkStart w:id="0" w:name="_Toc454522262"/>
      <w:r w:rsidRPr="008F2C80">
        <w:rPr>
          <w:sz w:val="24"/>
        </w:rPr>
        <w:t>第一节</w:t>
      </w:r>
      <w:r w:rsidRPr="008F2C80">
        <w:rPr>
          <w:rFonts w:hint="eastAsia"/>
          <w:sz w:val="24"/>
        </w:rPr>
        <w:t xml:space="preserve">  Python</w:t>
      </w:r>
      <w:r w:rsidRPr="008F2C80">
        <w:rPr>
          <w:rFonts w:hint="eastAsia"/>
          <w:sz w:val="24"/>
        </w:rPr>
        <w:t>介绍</w:t>
      </w:r>
      <w:bookmarkEnd w:id="0"/>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F02B2">
        <w:rPr>
          <w:rFonts w:ascii="Helvetica" w:hAnsi="Helvetica" w:cs="Helvetica"/>
          <w:color w:val="70AD47" w:themeColor="accent6"/>
          <w:szCs w:val="21"/>
        </w:rPr>
        <w:t>最后说说</w:t>
      </w:r>
      <w:r w:rsidRPr="007F02B2">
        <w:rPr>
          <w:rFonts w:ascii="Helvetica" w:hAnsi="Helvetica" w:cs="Helvetica"/>
          <w:color w:val="70AD47" w:themeColor="accent6"/>
          <w:szCs w:val="21"/>
        </w:rPr>
        <w:t>Python</w:t>
      </w:r>
      <w:r w:rsidRPr="007F02B2">
        <w:rPr>
          <w:rFonts w:ascii="Helvetica" w:hAnsi="Helvetica" w:cs="Helvetica"/>
          <w:color w:val="70AD47" w:themeColor="accent6"/>
          <w:szCs w:val="21"/>
        </w:rPr>
        <w:t>的缺点。</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任何编程语言都有缺点，</w:t>
      </w:r>
      <w:r w:rsidRPr="007F02B2">
        <w:rPr>
          <w:rFonts w:ascii="Helvetica" w:hAnsi="Helvetica" w:cs="Helvetica"/>
          <w:szCs w:val="21"/>
        </w:rPr>
        <w:t>Python</w:t>
      </w:r>
      <w:r w:rsidRPr="007F02B2">
        <w:rPr>
          <w:rFonts w:ascii="Helvetica" w:hAnsi="Helvetica" w:cs="Helvetica"/>
          <w:szCs w:val="21"/>
        </w:rPr>
        <w:t>也不例外。优点说过了，那</w:t>
      </w:r>
      <w:r w:rsidRPr="007F02B2">
        <w:rPr>
          <w:rFonts w:ascii="Helvetica" w:hAnsi="Helvetica" w:cs="Helvetica"/>
          <w:szCs w:val="21"/>
        </w:rPr>
        <w:t>Python</w:t>
      </w:r>
      <w:r w:rsidRPr="007F02B2">
        <w:rPr>
          <w:rFonts w:ascii="Helvetica" w:hAnsi="Helvetica" w:cs="Helvetica"/>
          <w:szCs w:val="21"/>
        </w:rPr>
        <w:t>有哪些缺点呢？</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第一个缺点就是运行速度慢，和</w:t>
      </w:r>
      <w:r w:rsidRPr="007F02B2">
        <w:rPr>
          <w:rFonts w:ascii="Helvetica" w:hAnsi="Helvetica" w:cs="Helvetica"/>
          <w:szCs w:val="21"/>
        </w:rPr>
        <w:t>C</w:t>
      </w:r>
      <w:r w:rsidRPr="007F02B2">
        <w:rPr>
          <w:rFonts w:ascii="Helvetica" w:hAnsi="Helvetica" w:cs="Helvetica"/>
          <w:szCs w:val="21"/>
        </w:rPr>
        <w:t>程序相比非常慢，因为</w:t>
      </w:r>
      <w:r w:rsidRPr="007F02B2">
        <w:rPr>
          <w:rFonts w:ascii="Helvetica" w:hAnsi="Helvetica" w:cs="Helvetica"/>
          <w:szCs w:val="21"/>
        </w:rPr>
        <w:t>Python</w:t>
      </w:r>
      <w:r w:rsidRPr="007F02B2">
        <w:rPr>
          <w:rFonts w:ascii="Helvetica" w:hAnsi="Helvetica" w:cs="Helvetica"/>
          <w:szCs w:val="21"/>
        </w:rPr>
        <w:t>是解释型语言，你的代码在执行时会一行一行地翻译成</w:t>
      </w:r>
      <w:r w:rsidRPr="007F02B2">
        <w:rPr>
          <w:rFonts w:ascii="Helvetica" w:hAnsi="Helvetica" w:cs="Helvetica"/>
          <w:szCs w:val="21"/>
        </w:rPr>
        <w:t>CPU</w:t>
      </w:r>
      <w:r w:rsidRPr="007F02B2">
        <w:rPr>
          <w:rFonts w:ascii="Helvetica" w:hAnsi="Helvetica" w:cs="Helvetica"/>
          <w:szCs w:val="21"/>
        </w:rPr>
        <w:t>能理解的机器码，这个翻译过程非常耗时，所以很慢。而</w:t>
      </w:r>
      <w:r w:rsidRPr="007F02B2">
        <w:rPr>
          <w:rFonts w:ascii="Helvetica" w:hAnsi="Helvetica" w:cs="Helvetica"/>
          <w:szCs w:val="21"/>
        </w:rPr>
        <w:t>C</w:t>
      </w:r>
      <w:r w:rsidRPr="007F02B2">
        <w:rPr>
          <w:rFonts w:ascii="Helvetica" w:hAnsi="Helvetica" w:cs="Helvetica"/>
          <w:szCs w:val="21"/>
        </w:rPr>
        <w:t>程序是运行前直接编译成</w:t>
      </w:r>
      <w:r w:rsidRPr="007F02B2">
        <w:rPr>
          <w:rFonts w:ascii="Helvetica" w:hAnsi="Helvetica" w:cs="Helvetica"/>
          <w:szCs w:val="21"/>
        </w:rPr>
        <w:t>CPU</w:t>
      </w:r>
      <w:r w:rsidRPr="007F02B2">
        <w:rPr>
          <w:rFonts w:ascii="Helvetica" w:hAnsi="Helvetica" w:cs="Helvetica"/>
          <w:szCs w:val="21"/>
        </w:rPr>
        <w:t>能执行的机器码，所以非常快。</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但是大量的应用程序不需要这么快的运行速度，因为用户根本感觉不出来。例如开发一个下载</w:t>
      </w:r>
      <w:r w:rsidRPr="007F02B2">
        <w:rPr>
          <w:rFonts w:ascii="Helvetica" w:hAnsi="Helvetica" w:cs="Helvetica"/>
          <w:szCs w:val="21"/>
        </w:rPr>
        <w:t>MP3</w:t>
      </w:r>
      <w:r w:rsidRPr="007F02B2">
        <w:rPr>
          <w:rFonts w:ascii="Helvetica" w:hAnsi="Helvetica" w:cs="Helvetica"/>
          <w:szCs w:val="21"/>
        </w:rPr>
        <w:t>的网络应用程序，</w:t>
      </w:r>
      <w:r w:rsidRPr="007F02B2">
        <w:rPr>
          <w:rFonts w:ascii="Helvetica" w:hAnsi="Helvetica" w:cs="Helvetica"/>
          <w:szCs w:val="21"/>
        </w:rPr>
        <w:t>C</w:t>
      </w:r>
      <w:r w:rsidRPr="007F02B2">
        <w:rPr>
          <w:rFonts w:ascii="Helvetica" w:hAnsi="Helvetica" w:cs="Helvetica"/>
          <w:szCs w:val="21"/>
        </w:rPr>
        <w:t>程序的运行时间需要</w:t>
      </w:r>
      <w:r w:rsidRPr="007F02B2">
        <w:rPr>
          <w:rFonts w:ascii="Helvetica" w:hAnsi="Helvetica" w:cs="Helvetica"/>
          <w:szCs w:val="21"/>
        </w:rPr>
        <w:t>0.001</w:t>
      </w:r>
      <w:r w:rsidRPr="007F02B2">
        <w:rPr>
          <w:rFonts w:ascii="Helvetica" w:hAnsi="Helvetica" w:cs="Helvetica"/>
          <w:szCs w:val="21"/>
        </w:rPr>
        <w:t>秒，而</w:t>
      </w:r>
      <w:r w:rsidRPr="007F02B2">
        <w:rPr>
          <w:rFonts w:ascii="Helvetica" w:hAnsi="Helvetica" w:cs="Helvetica"/>
          <w:szCs w:val="21"/>
        </w:rPr>
        <w:t>Python</w:t>
      </w:r>
      <w:r w:rsidRPr="007F02B2">
        <w:rPr>
          <w:rFonts w:ascii="Helvetica" w:hAnsi="Helvetica" w:cs="Helvetica"/>
          <w:szCs w:val="21"/>
        </w:rPr>
        <w:t>程序的运行时间需要</w:t>
      </w:r>
      <w:r w:rsidRPr="007F02B2">
        <w:rPr>
          <w:rFonts w:ascii="Helvetica" w:hAnsi="Helvetica" w:cs="Helvetica"/>
          <w:szCs w:val="21"/>
        </w:rPr>
        <w:t>0.1</w:t>
      </w:r>
      <w:r w:rsidRPr="007F02B2">
        <w:rPr>
          <w:rFonts w:ascii="Helvetica" w:hAnsi="Helvetica" w:cs="Helvetica"/>
          <w:szCs w:val="21"/>
        </w:rPr>
        <w:t>秒，慢了</w:t>
      </w:r>
      <w:r w:rsidRPr="007F02B2">
        <w:rPr>
          <w:rFonts w:ascii="Helvetica" w:hAnsi="Helvetica" w:cs="Helvetica"/>
          <w:szCs w:val="21"/>
        </w:rPr>
        <w:t>100</w:t>
      </w:r>
      <w:r w:rsidRPr="007F02B2">
        <w:rPr>
          <w:rFonts w:ascii="Helvetica" w:hAnsi="Helvetica" w:cs="Helvetica"/>
          <w:szCs w:val="21"/>
        </w:rPr>
        <w:t>倍，但由于网络更慢，需要等待</w:t>
      </w:r>
      <w:r w:rsidRPr="007F02B2">
        <w:rPr>
          <w:rFonts w:ascii="Helvetica" w:hAnsi="Helvetica" w:cs="Helvetica"/>
          <w:szCs w:val="21"/>
        </w:rPr>
        <w:t>1</w:t>
      </w:r>
      <w:r w:rsidRPr="007F02B2">
        <w:rPr>
          <w:rFonts w:ascii="Helvetica" w:hAnsi="Helvetica" w:cs="Helvetica"/>
          <w:szCs w:val="21"/>
        </w:rPr>
        <w:t>秒，你想，用户能感觉到</w:t>
      </w:r>
      <w:r w:rsidRPr="007F02B2">
        <w:rPr>
          <w:rFonts w:ascii="Helvetica" w:hAnsi="Helvetica" w:cs="Helvetica"/>
          <w:szCs w:val="21"/>
        </w:rPr>
        <w:t>1.001</w:t>
      </w:r>
      <w:r w:rsidRPr="007F02B2">
        <w:rPr>
          <w:rFonts w:ascii="Helvetica" w:hAnsi="Helvetica" w:cs="Helvetica"/>
          <w:szCs w:val="21"/>
        </w:rPr>
        <w:t>秒和</w:t>
      </w:r>
      <w:r w:rsidRPr="007F02B2">
        <w:rPr>
          <w:rFonts w:ascii="Helvetica" w:hAnsi="Helvetica" w:cs="Helvetica"/>
          <w:szCs w:val="21"/>
        </w:rPr>
        <w:t>1.1</w:t>
      </w:r>
      <w:r w:rsidRPr="007F02B2">
        <w:rPr>
          <w:rFonts w:ascii="Helvetica" w:hAnsi="Helvetica" w:cs="Helvetica"/>
          <w:szCs w:val="21"/>
        </w:rPr>
        <w:t>秒的区别吗？这就好比</w:t>
      </w:r>
      <w:r w:rsidRPr="007F02B2">
        <w:rPr>
          <w:rFonts w:ascii="Helvetica" w:hAnsi="Helvetica" w:cs="Helvetica"/>
          <w:szCs w:val="21"/>
        </w:rPr>
        <w:t>F1</w:t>
      </w:r>
      <w:r w:rsidRPr="007F02B2">
        <w:rPr>
          <w:rFonts w:ascii="Helvetica" w:hAnsi="Helvetica" w:cs="Helvetica"/>
          <w:szCs w:val="21"/>
        </w:rPr>
        <w:t>赛车和普通的出租车在北京三环路上行驶的道理一样，虽然</w:t>
      </w:r>
      <w:r w:rsidRPr="007F02B2">
        <w:rPr>
          <w:rFonts w:ascii="Helvetica" w:hAnsi="Helvetica" w:cs="Helvetica"/>
          <w:szCs w:val="21"/>
        </w:rPr>
        <w:t>F1</w:t>
      </w:r>
      <w:r w:rsidRPr="007F02B2">
        <w:rPr>
          <w:rFonts w:ascii="Helvetica" w:hAnsi="Helvetica" w:cs="Helvetica"/>
          <w:szCs w:val="21"/>
        </w:rPr>
        <w:t>赛车理论时速高达</w:t>
      </w:r>
      <w:r w:rsidRPr="007F02B2">
        <w:rPr>
          <w:rFonts w:ascii="Helvetica" w:hAnsi="Helvetica" w:cs="Helvetica"/>
          <w:szCs w:val="21"/>
        </w:rPr>
        <w:t>400</w:t>
      </w:r>
      <w:r w:rsidRPr="007F02B2">
        <w:rPr>
          <w:rFonts w:ascii="Helvetica" w:hAnsi="Helvetica" w:cs="Helvetica"/>
          <w:szCs w:val="21"/>
        </w:rPr>
        <w:t>公里，但由于三环路堵车的时速只有</w:t>
      </w:r>
      <w:r w:rsidRPr="007F02B2">
        <w:rPr>
          <w:rFonts w:ascii="Helvetica" w:hAnsi="Helvetica" w:cs="Helvetica"/>
          <w:szCs w:val="21"/>
        </w:rPr>
        <w:t>20</w:t>
      </w:r>
      <w:r w:rsidRPr="007F02B2">
        <w:rPr>
          <w:rFonts w:ascii="Helvetica" w:hAnsi="Helvetica" w:cs="Helvetica"/>
          <w:szCs w:val="21"/>
        </w:rPr>
        <w:t>公里，因此，作为乘客，你感觉的时速永远是</w:t>
      </w:r>
      <w:r w:rsidRPr="007F02B2">
        <w:rPr>
          <w:rFonts w:ascii="Helvetica" w:hAnsi="Helvetica" w:cs="Helvetica"/>
          <w:szCs w:val="21"/>
        </w:rPr>
        <w:t>20</w:t>
      </w:r>
      <w:r w:rsidRPr="007F02B2">
        <w:rPr>
          <w:rFonts w:ascii="Helvetica" w:hAnsi="Helvetica" w:cs="Helvetica"/>
          <w:szCs w:val="21"/>
        </w:rPr>
        <w:t>公里。</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noProof/>
          <w:szCs w:val="21"/>
        </w:rPr>
        <w:drawing>
          <wp:inline distT="0" distB="0" distL="0" distR="0">
            <wp:extent cx="3633470" cy="1733550"/>
            <wp:effectExtent l="0" t="0" r="5080" b="0"/>
            <wp:docPr id="1" name="图片 1" descr="不要在意程序运行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不要在意程序运行速度"/>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3470" cy="1733550"/>
                    </a:xfrm>
                    <a:prstGeom prst="rect">
                      <a:avLst/>
                    </a:prstGeom>
                    <a:noFill/>
                    <a:ln>
                      <a:noFill/>
                    </a:ln>
                  </pic:spPr>
                </pic:pic>
              </a:graphicData>
            </a:graphic>
          </wp:inline>
        </w:drawing>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第二个缺点就是代码不能加密。如果要发布你的</w:t>
      </w:r>
      <w:r w:rsidRPr="007F02B2">
        <w:rPr>
          <w:rFonts w:ascii="Helvetica" w:hAnsi="Helvetica" w:cs="Helvetica"/>
          <w:szCs w:val="21"/>
        </w:rPr>
        <w:t>Python</w:t>
      </w:r>
      <w:r w:rsidRPr="007F02B2">
        <w:rPr>
          <w:rFonts w:ascii="Helvetica" w:hAnsi="Helvetica" w:cs="Helvetica"/>
          <w:szCs w:val="21"/>
        </w:rPr>
        <w:t>程序，实际上就是发布源代码，这一点跟</w:t>
      </w:r>
      <w:r w:rsidRPr="007F02B2">
        <w:rPr>
          <w:rFonts w:ascii="Helvetica" w:hAnsi="Helvetica" w:cs="Helvetica"/>
          <w:szCs w:val="21"/>
        </w:rPr>
        <w:t>C</w:t>
      </w:r>
      <w:r w:rsidRPr="007F02B2">
        <w:rPr>
          <w:rFonts w:ascii="Helvetica" w:hAnsi="Helvetica" w:cs="Helvetica"/>
          <w:szCs w:val="21"/>
        </w:rPr>
        <w:t>语言不同，</w:t>
      </w:r>
      <w:r w:rsidRPr="007F02B2">
        <w:rPr>
          <w:rFonts w:ascii="Helvetica" w:hAnsi="Helvetica" w:cs="Helvetica"/>
          <w:szCs w:val="21"/>
        </w:rPr>
        <w:t>C</w:t>
      </w:r>
      <w:r w:rsidRPr="007F02B2">
        <w:rPr>
          <w:rFonts w:ascii="Helvetica" w:hAnsi="Helvetica" w:cs="Helvetica"/>
          <w:szCs w:val="21"/>
        </w:rPr>
        <w:t>语言不用发布源代码，只需要把编译后的机器码（也就是你在</w:t>
      </w:r>
      <w:r w:rsidRPr="007F02B2">
        <w:rPr>
          <w:rFonts w:ascii="Helvetica" w:hAnsi="Helvetica" w:cs="Helvetica"/>
          <w:szCs w:val="21"/>
        </w:rPr>
        <w:t>Windows</w:t>
      </w:r>
      <w:r w:rsidRPr="007F02B2">
        <w:rPr>
          <w:rFonts w:ascii="Helvetica" w:hAnsi="Helvetica" w:cs="Helvetica"/>
          <w:szCs w:val="21"/>
        </w:rPr>
        <w:t>上常见的</w:t>
      </w:r>
      <w:r w:rsidRPr="007F02B2">
        <w:rPr>
          <w:rFonts w:ascii="Helvetica" w:hAnsi="Helvetica" w:cs="Helvetica"/>
          <w:szCs w:val="21"/>
        </w:rPr>
        <w:t>xxx.exe</w:t>
      </w:r>
      <w:r w:rsidRPr="007F02B2">
        <w:rPr>
          <w:rFonts w:ascii="Helvetica" w:hAnsi="Helvetica" w:cs="Helvetica"/>
          <w:szCs w:val="21"/>
        </w:rPr>
        <w:t>文件）发布出去。要从机器码反推出</w:t>
      </w:r>
      <w:r w:rsidRPr="007F02B2">
        <w:rPr>
          <w:rFonts w:ascii="Helvetica" w:hAnsi="Helvetica" w:cs="Helvetica"/>
          <w:szCs w:val="21"/>
        </w:rPr>
        <w:t>C</w:t>
      </w:r>
      <w:r w:rsidRPr="007F02B2">
        <w:rPr>
          <w:rFonts w:ascii="Helvetica" w:hAnsi="Helvetica" w:cs="Helvetica"/>
          <w:szCs w:val="21"/>
        </w:rPr>
        <w:t>代码是不可能的，所以，凡是编译型的语言，都没有这个问题，而解释型的语言，则必须把源码发布出去。</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这个缺点仅限于你要编写的软件需要卖给别人挣钱的时候。好消息是目前的互联网时代，靠卖软件授权的商业模式越来越少了，靠网站和移动应用卖服务的模式越来越多了，后一种模式不需要把源码给别人。</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再说了，现在如火如荼的开源运动和互联网自由开放的精神是一致的，互联网上有无数非常优秀的像</w:t>
      </w:r>
      <w:r w:rsidRPr="007F02B2">
        <w:rPr>
          <w:rFonts w:ascii="Helvetica" w:hAnsi="Helvetica" w:cs="Helvetica"/>
          <w:szCs w:val="21"/>
        </w:rPr>
        <w:t>Linux</w:t>
      </w:r>
      <w:r w:rsidRPr="007F02B2">
        <w:rPr>
          <w:rFonts w:ascii="Helvetica" w:hAnsi="Helvetica" w:cs="Helvetica"/>
          <w:szCs w:val="21"/>
        </w:rPr>
        <w:t>一样的开源代码，我们千万不要高估自己写的代码真</w:t>
      </w:r>
      <w:r w:rsidRPr="007F02B2">
        <w:rPr>
          <w:rFonts w:ascii="Helvetica" w:hAnsi="Helvetica" w:cs="Helvetica"/>
          <w:szCs w:val="21"/>
        </w:rPr>
        <w:lastRenderedPageBreak/>
        <w:t>的有非常大的</w:t>
      </w:r>
      <w:r w:rsidRPr="007F02B2">
        <w:rPr>
          <w:rFonts w:ascii="Helvetica" w:hAnsi="Helvetica" w:cs="Helvetica"/>
          <w:szCs w:val="21"/>
        </w:rPr>
        <w:t>“</w:t>
      </w:r>
      <w:r w:rsidRPr="007F02B2">
        <w:rPr>
          <w:rFonts w:ascii="Helvetica" w:hAnsi="Helvetica" w:cs="Helvetica"/>
          <w:szCs w:val="21"/>
        </w:rPr>
        <w:t>商业价值</w:t>
      </w:r>
      <w:r w:rsidRPr="007F02B2">
        <w:rPr>
          <w:rFonts w:ascii="Helvetica" w:hAnsi="Helvetica" w:cs="Helvetica"/>
          <w:szCs w:val="21"/>
        </w:rPr>
        <w:t>”</w:t>
      </w:r>
      <w:r w:rsidRPr="007F02B2">
        <w:rPr>
          <w:rFonts w:ascii="Helvetica" w:hAnsi="Helvetica" w:cs="Helvetica"/>
          <w:szCs w:val="21"/>
        </w:rPr>
        <w:t>。那些大公司的代码不愿意开放的更重要的原因是代码写得太烂了，一旦开源，就没人敢用他们的产品了。</w:t>
      </w:r>
    </w:p>
    <w:p w:rsidR="00AC2500" w:rsidRDefault="0035201D" w:rsidP="00E83F69">
      <w:pPr>
        <w:pStyle w:val="2"/>
        <w:rPr>
          <w:sz w:val="24"/>
        </w:rPr>
      </w:pPr>
      <w:bookmarkStart w:id="1" w:name="_Toc454522263"/>
      <w:r w:rsidRPr="00C06B83">
        <w:rPr>
          <w:sz w:val="24"/>
        </w:rPr>
        <w:t>第二节</w:t>
      </w:r>
      <w:r w:rsidRPr="00C06B83">
        <w:rPr>
          <w:rFonts w:hint="eastAsia"/>
          <w:sz w:val="24"/>
        </w:rPr>
        <w:t xml:space="preserve"> </w:t>
      </w:r>
      <w:r w:rsidR="00C06B83" w:rsidRPr="00C06B83">
        <w:rPr>
          <w:rFonts w:hint="eastAsia"/>
          <w:sz w:val="24"/>
        </w:rPr>
        <w:t>Python</w:t>
      </w:r>
      <w:r w:rsidR="00C06B83" w:rsidRPr="00C06B83">
        <w:rPr>
          <w:rFonts w:hint="eastAsia"/>
          <w:sz w:val="24"/>
        </w:rPr>
        <w:t>解释器</w:t>
      </w:r>
      <w:bookmarkEnd w:id="1"/>
    </w:p>
    <w:p w:rsidR="00C06B83" w:rsidRPr="00C06B83" w:rsidRDefault="00C06B83" w:rsidP="00C06B83">
      <w:pPr>
        <w:pStyle w:val="a5"/>
        <w:shd w:val="clear" w:color="auto" w:fill="FFFFFF"/>
        <w:spacing w:before="0"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当我们编写</w:t>
      </w:r>
      <w:r w:rsidRPr="00C06B83">
        <w:rPr>
          <w:rFonts w:ascii="Helvetica" w:hAnsi="Helvetica" w:cs="Helvetica"/>
          <w:color w:val="000000" w:themeColor="text1"/>
        </w:rPr>
        <w:t>Python</w:t>
      </w:r>
      <w:r w:rsidRPr="00C06B83">
        <w:rPr>
          <w:rFonts w:ascii="Helvetica" w:hAnsi="Helvetica" w:cs="Helvetica"/>
          <w:color w:val="000000" w:themeColor="text1"/>
        </w:rPr>
        <w:t>代码时，我们得到的是一个包含</w:t>
      </w:r>
      <w:r w:rsidRPr="00C06B83">
        <w:rPr>
          <w:rFonts w:ascii="Helvetica" w:hAnsi="Helvetica" w:cs="Helvetica"/>
          <w:color w:val="000000" w:themeColor="text1"/>
        </w:rPr>
        <w:t>Python</w:t>
      </w:r>
      <w:r w:rsidRPr="00C06B83">
        <w:rPr>
          <w:rFonts w:ascii="Helvetica" w:hAnsi="Helvetica" w:cs="Helvetica"/>
          <w:color w:val="000000" w:themeColor="text1"/>
        </w:rPr>
        <w:t>代码的以</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为扩展名的文本文件。要运行代码，就需要</w:t>
      </w:r>
      <w:r w:rsidRPr="00C06B83">
        <w:rPr>
          <w:rFonts w:ascii="Helvetica" w:hAnsi="Helvetica" w:cs="Helvetica"/>
          <w:color w:val="000000" w:themeColor="text1"/>
        </w:rPr>
        <w:t>Python</w:t>
      </w:r>
      <w:r w:rsidRPr="00C06B83">
        <w:rPr>
          <w:rFonts w:ascii="Helvetica" w:hAnsi="Helvetica" w:cs="Helvetica"/>
          <w:color w:val="000000" w:themeColor="text1"/>
        </w:rPr>
        <w:t>解释器去执行</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文件。</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由于整个</w:t>
      </w:r>
      <w:r w:rsidRPr="00C06B83">
        <w:rPr>
          <w:rFonts w:ascii="Helvetica" w:hAnsi="Helvetica" w:cs="Helvetica"/>
          <w:color w:val="000000" w:themeColor="text1"/>
        </w:rPr>
        <w:t>Python</w:t>
      </w:r>
      <w:r w:rsidRPr="00C06B83">
        <w:rPr>
          <w:rFonts w:ascii="Helvetica" w:hAnsi="Helvetica" w:cs="Helvetica"/>
          <w:color w:val="000000" w:themeColor="text1"/>
        </w:rPr>
        <w:t>语言从规范到解释器都是开源的，所以理论上，只要水平够高，任何人都可以编写</w:t>
      </w:r>
      <w:r w:rsidRPr="00C06B83">
        <w:rPr>
          <w:rFonts w:ascii="Helvetica" w:hAnsi="Helvetica" w:cs="Helvetica"/>
          <w:color w:val="000000" w:themeColor="text1"/>
        </w:rPr>
        <w:t>Python</w:t>
      </w:r>
      <w:r w:rsidRPr="00C06B83">
        <w:rPr>
          <w:rFonts w:ascii="Helvetica" w:hAnsi="Helvetica" w:cs="Helvetica"/>
          <w:color w:val="000000" w:themeColor="text1"/>
        </w:rPr>
        <w:t>解释器来执行</w:t>
      </w:r>
      <w:r w:rsidRPr="00C06B83">
        <w:rPr>
          <w:rFonts w:ascii="Helvetica" w:hAnsi="Helvetica" w:cs="Helvetica"/>
          <w:color w:val="000000" w:themeColor="text1"/>
        </w:rPr>
        <w:t>Python</w:t>
      </w:r>
      <w:r w:rsidRPr="00C06B83">
        <w:rPr>
          <w:rFonts w:ascii="Helvetica" w:hAnsi="Helvetica" w:cs="Helvetica"/>
          <w:color w:val="000000" w:themeColor="text1"/>
        </w:rPr>
        <w:t>代码（当然难度很大）。事实上，确实存在多种</w:t>
      </w:r>
      <w:r w:rsidRPr="00C06B83">
        <w:rPr>
          <w:rFonts w:ascii="Helvetica" w:hAnsi="Helvetica" w:cs="Helvetica"/>
          <w:color w:val="000000" w:themeColor="text1"/>
        </w:rPr>
        <w:t>Python</w:t>
      </w:r>
      <w:r w:rsidRPr="00C06B83">
        <w:rPr>
          <w:rFonts w:ascii="Helvetica" w:hAnsi="Helvetica" w:cs="Helvetica"/>
          <w:color w:val="000000" w:themeColor="text1"/>
        </w:rPr>
        <w:t>解释器。</w:t>
      </w:r>
    </w:p>
    <w:p w:rsidR="00C06B83" w:rsidRPr="00EA7B1D" w:rsidRDefault="00C06B83" w:rsidP="00E83F69">
      <w:pPr>
        <w:outlineLvl w:val="0"/>
        <w:rPr>
          <w:shd w:val="pct15" w:color="auto" w:fill="FFFFFF"/>
        </w:rPr>
      </w:pPr>
      <w:r w:rsidRPr="00EA7B1D">
        <w:rPr>
          <w:shd w:val="pct15" w:color="auto" w:fill="FFFFFF"/>
        </w:rPr>
        <w:t>CPython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当我们从</w:t>
      </w:r>
      <w:hyperlink r:id="rId9" w:tgtFrame="_blank" w:history="1">
        <w:r w:rsidRPr="00C06B83">
          <w:rPr>
            <w:rStyle w:val="a6"/>
            <w:rFonts w:ascii="Helvetica" w:hAnsi="Helvetica" w:cs="Helvetica"/>
            <w:color w:val="000000" w:themeColor="text1"/>
          </w:rPr>
          <w:t>Python</w:t>
        </w:r>
        <w:r w:rsidRPr="00C06B83">
          <w:rPr>
            <w:rStyle w:val="a6"/>
            <w:rFonts w:ascii="Helvetica" w:hAnsi="Helvetica" w:cs="Helvetica"/>
            <w:color w:val="000000" w:themeColor="text1"/>
          </w:rPr>
          <w:t>官方网站</w:t>
        </w:r>
      </w:hyperlink>
      <w:r w:rsidRPr="00C06B83">
        <w:rPr>
          <w:rFonts w:ascii="Helvetica" w:hAnsi="Helvetica" w:cs="Helvetica"/>
          <w:color w:val="000000" w:themeColor="text1"/>
        </w:rPr>
        <w:t>下载并安装好</w:t>
      </w:r>
      <w:r w:rsidRPr="00C06B83">
        <w:rPr>
          <w:rFonts w:ascii="Helvetica" w:hAnsi="Helvetica" w:cs="Helvetica"/>
          <w:color w:val="000000" w:themeColor="text1"/>
        </w:rPr>
        <w:t>Python 3.5</w:t>
      </w:r>
      <w:r w:rsidRPr="00C06B83">
        <w:rPr>
          <w:rFonts w:ascii="Helvetica" w:hAnsi="Helvetica" w:cs="Helvetica"/>
          <w:color w:val="000000" w:themeColor="text1"/>
        </w:rPr>
        <w:t>后，我们就直接获得了一个官方版本的解释器：</w:t>
      </w:r>
      <w:r w:rsidRPr="00C06B83">
        <w:rPr>
          <w:rFonts w:ascii="Helvetica" w:hAnsi="Helvetica" w:cs="Helvetica"/>
          <w:color w:val="000000" w:themeColor="text1"/>
        </w:rPr>
        <w:t>CPython</w:t>
      </w:r>
      <w:r w:rsidRPr="00C06B83">
        <w:rPr>
          <w:rFonts w:ascii="Helvetica" w:hAnsi="Helvetica" w:cs="Helvetica"/>
          <w:color w:val="000000" w:themeColor="text1"/>
        </w:rPr>
        <w:t>。这个解释器是用</w:t>
      </w:r>
      <w:r w:rsidRPr="00C06B83">
        <w:rPr>
          <w:rFonts w:ascii="Helvetica" w:hAnsi="Helvetica" w:cs="Helvetica"/>
          <w:color w:val="000000" w:themeColor="text1"/>
        </w:rPr>
        <w:t>C</w:t>
      </w:r>
      <w:r w:rsidRPr="00C06B83">
        <w:rPr>
          <w:rFonts w:ascii="Helvetica" w:hAnsi="Helvetica" w:cs="Helvetica"/>
          <w:color w:val="000000" w:themeColor="text1"/>
        </w:rPr>
        <w:t>语言开发的，所以叫</w:t>
      </w:r>
      <w:r w:rsidRPr="00C06B83">
        <w:rPr>
          <w:rFonts w:ascii="Helvetica" w:hAnsi="Helvetica" w:cs="Helvetica"/>
          <w:color w:val="000000" w:themeColor="text1"/>
        </w:rPr>
        <w:t>CPython</w:t>
      </w:r>
      <w:r w:rsidRPr="00C06B83">
        <w:rPr>
          <w:rFonts w:ascii="Helvetica" w:hAnsi="Helvetica" w:cs="Helvetica"/>
          <w:color w:val="000000" w:themeColor="text1"/>
        </w:rPr>
        <w:t>。在命令行下运行</w:t>
      </w:r>
      <w:r w:rsidRPr="00C06B83">
        <w:rPr>
          <w:rStyle w:val="HTML"/>
          <w:rFonts w:ascii="Consolas" w:hAnsi="Consolas" w:cs="Consolas"/>
          <w:color w:val="000000" w:themeColor="text1"/>
          <w:bdr w:val="single" w:sz="6" w:space="0" w:color="DDDDDD" w:frame="1"/>
          <w:shd w:val="clear" w:color="auto" w:fill="FAFAFA"/>
        </w:rPr>
        <w:t>python</w:t>
      </w:r>
      <w:r w:rsidRPr="00C06B83">
        <w:rPr>
          <w:rFonts w:ascii="Helvetica" w:hAnsi="Helvetica" w:cs="Helvetica"/>
          <w:color w:val="000000" w:themeColor="text1"/>
        </w:rPr>
        <w:t>就是启动</w:t>
      </w:r>
      <w:r w:rsidRPr="00C06B83">
        <w:rPr>
          <w:rFonts w:ascii="Helvetica" w:hAnsi="Helvetica" w:cs="Helvetica"/>
          <w:color w:val="000000" w:themeColor="text1"/>
        </w:rPr>
        <w:t>CPython</w:t>
      </w:r>
      <w:r w:rsidRPr="00C06B83">
        <w:rPr>
          <w:rFonts w:ascii="Helvetica" w:hAnsi="Helvetica" w:cs="Helvetica"/>
          <w:color w:val="000000" w:themeColor="text1"/>
        </w:rPr>
        <w:t>解释器。</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是使用最广的</w:t>
      </w:r>
      <w:r w:rsidRPr="00C06B83">
        <w:rPr>
          <w:rFonts w:ascii="Helvetica" w:hAnsi="Helvetica" w:cs="Helvetica"/>
          <w:color w:val="000000" w:themeColor="text1"/>
        </w:rPr>
        <w:t>Python</w:t>
      </w:r>
      <w:r w:rsidRPr="00C06B83">
        <w:rPr>
          <w:rFonts w:ascii="Helvetica" w:hAnsi="Helvetica" w:cs="Helvetica"/>
          <w:color w:val="000000" w:themeColor="text1"/>
        </w:rPr>
        <w:t>解释器。教程的所有代码也都在</w:t>
      </w:r>
      <w:r w:rsidRPr="00C06B83">
        <w:rPr>
          <w:rFonts w:ascii="Helvetica" w:hAnsi="Helvetica" w:cs="Helvetica"/>
          <w:color w:val="000000" w:themeColor="text1"/>
        </w:rPr>
        <w:t>CPython</w:t>
      </w:r>
      <w:r w:rsidRPr="00C06B83">
        <w:rPr>
          <w:rFonts w:ascii="Helvetica" w:hAnsi="Helvetica" w:cs="Helvetica"/>
          <w:color w:val="000000" w:themeColor="text1"/>
        </w:rPr>
        <w:t>下执行。</w:t>
      </w:r>
    </w:p>
    <w:p w:rsidR="00C06B83" w:rsidRPr="00225D77" w:rsidRDefault="00C06B83" w:rsidP="00E83F69">
      <w:pPr>
        <w:outlineLvl w:val="0"/>
        <w:rPr>
          <w:shd w:val="pct15" w:color="auto" w:fill="FFFFFF"/>
        </w:rPr>
      </w:pPr>
      <w:r w:rsidRPr="00225D77">
        <w:rPr>
          <w:shd w:val="pct15" w:color="auto" w:fill="FFFFFF"/>
        </w:rPr>
        <w:t>IPython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IPython</w:t>
      </w:r>
      <w:r w:rsidRPr="00C06B83">
        <w:rPr>
          <w:rFonts w:ascii="Helvetica" w:hAnsi="Helvetica" w:cs="Helvetica"/>
          <w:color w:val="000000" w:themeColor="text1"/>
        </w:rPr>
        <w:t>是基于</w:t>
      </w:r>
      <w:r w:rsidRPr="00C06B83">
        <w:rPr>
          <w:rFonts w:ascii="Helvetica" w:hAnsi="Helvetica" w:cs="Helvetica"/>
          <w:color w:val="000000" w:themeColor="text1"/>
        </w:rPr>
        <w:t>CPython</w:t>
      </w:r>
      <w:r w:rsidRPr="00C06B83">
        <w:rPr>
          <w:rFonts w:ascii="Helvetica" w:hAnsi="Helvetica" w:cs="Helvetica"/>
          <w:color w:val="000000" w:themeColor="text1"/>
        </w:rPr>
        <w:t>之上的一个交互式解释器，也就是说，</w:t>
      </w:r>
      <w:r w:rsidRPr="00C06B83">
        <w:rPr>
          <w:rFonts w:ascii="Helvetica" w:hAnsi="Helvetica" w:cs="Helvetica"/>
          <w:color w:val="000000" w:themeColor="text1"/>
        </w:rPr>
        <w:t>IPython</w:t>
      </w:r>
      <w:r w:rsidRPr="00C06B83">
        <w:rPr>
          <w:rFonts w:ascii="Helvetica" w:hAnsi="Helvetica" w:cs="Helvetica"/>
          <w:color w:val="000000" w:themeColor="text1"/>
        </w:rPr>
        <w:t>只是在交互方式上有所增强，但是执行</w:t>
      </w:r>
      <w:r w:rsidRPr="00C06B83">
        <w:rPr>
          <w:rFonts w:ascii="Helvetica" w:hAnsi="Helvetica" w:cs="Helvetica"/>
          <w:color w:val="000000" w:themeColor="text1"/>
        </w:rPr>
        <w:t>Python</w:t>
      </w:r>
      <w:r w:rsidRPr="00C06B83">
        <w:rPr>
          <w:rFonts w:ascii="Helvetica" w:hAnsi="Helvetica" w:cs="Helvetica"/>
          <w:color w:val="000000" w:themeColor="text1"/>
        </w:rPr>
        <w:t>代码的功能和</w:t>
      </w:r>
      <w:r w:rsidRPr="00C06B83">
        <w:rPr>
          <w:rFonts w:ascii="Helvetica" w:hAnsi="Helvetica" w:cs="Helvetica"/>
          <w:color w:val="000000" w:themeColor="text1"/>
        </w:rPr>
        <w:t>CPython</w:t>
      </w:r>
      <w:r w:rsidRPr="00C06B83">
        <w:rPr>
          <w:rFonts w:ascii="Helvetica" w:hAnsi="Helvetica" w:cs="Helvetica"/>
          <w:color w:val="000000" w:themeColor="text1"/>
        </w:rPr>
        <w:t>是完全一样的。好比很多国产浏览器虽然外观不同，但内核其实都是调用了</w:t>
      </w:r>
      <w:r w:rsidRPr="00C06B83">
        <w:rPr>
          <w:rFonts w:ascii="Helvetica" w:hAnsi="Helvetica" w:cs="Helvetica"/>
          <w:color w:val="000000" w:themeColor="text1"/>
        </w:rPr>
        <w:t>IE</w:t>
      </w:r>
      <w:r w:rsidRPr="00C06B83">
        <w:rPr>
          <w:rFonts w:ascii="Helvetica" w:hAnsi="Helvetica" w:cs="Helvetica"/>
          <w:color w:val="000000" w:themeColor="text1"/>
        </w:rPr>
        <w:t>。</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&gt;&gt;&gt;</w:t>
      </w:r>
      <w:r w:rsidRPr="00C06B83">
        <w:rPr>
          <w:rFonts w:ascii="Helvetica" w:hAnsi="Helvetica" w:cs="Helvetica"/>
          <w:color w:val="000000" w:themeColor="text1"/>
        </w:rPr>
        <w:t>作为提示符，而</w:t>
      </w:r>
      <w:r w:rsidRPr="00C06B83">
        <w:rPr>
          <w:rFonts w:ascii="Helvetica" w:hAnsi="Helvetica" w:cs="Helvetica"/>
          <w:color w:val="000000" w:themeColor="text1"/>
        </w:rPr>
        <w:t>IPython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In [</w:t>
      </w:r>
      <w:r w:rsidRPr="00C06B83">
        <w:rPr>
          <w:rStyle w:val="HTML"/>
          <w:rFonts w:ascii="Consolas" w:hAnsi="Consolas" w:cs="Consolas"/>
          <w:color w:val="000000" w:themeColor="text1"/>
          <w:bdr w:val="single" w:sz="6" w:space="0" w:color="DDDDDD" w:frame="1"/>
          <w:shd w:val="clear" w:color="auto" w:fill="FAFAFA"/>
        </w:rPr>
        <w:t>序号</w:t>
      </w:r>
      <w:r w:rsidRPr="00C06B83">
        <w:rPr>
          <w:rStyle w:val="HTML"/>
          <w:rFonts w:ascii="Consolas" w:hAnsi="Consolas" w:cs="Consolas"/>
          <w:color w:val="000000" w:themeColor="text1"/>
          <w:bdr w:val="single" w:sz="6" w:space="0" w:color="DDDDDD" w:frame="1"/>
          <w:shd w:val="clear" w:color="auto" w:fill="FAFAFA"/>
        </w:rPr>
        <w:t>]:</w:t>
      </w:r>
      <w:r w:rsidRPr="00C06B83">
        <w:rPr>
          <w:rFonts w:ascii="Helvetica" w:hAnsi="Helvetica" w:cs="Helvetica"/>
          <w:color w:val="000000" w:themeColor="text1"/>
        </w:rPr>
        <w:t>作为提示符。</w:t>
      </w:r>
    </w:p>
    <w:p w:rsidR="00C06B83" w:rsidRPr="00162BC3" w:rsidRDefault="00C06B83" w:rsidP="00E83F69">
      <w:pPr>
        <w:outlineLvl w:val="0"/>
        <w:rPr>
          <w:shd w:val="pct15" w:color="auto" w:fill="FFFFFF"/>
        </w:rPr>
      </w:pPr>
      <w:r w:rsidRPr="00162BC3">
        <w:rPr>
          <w:shd w:val="pct15" w:color="auto" w:fill="FFFFFF"/>
        </w:rPr>
        <w:t>PyPy</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PyPy</w:t>
      </w:r>
      <w:r w:rsidRPr="00C06B83">
        <w:rPr>
          <w:rFonts w:ascii="Helvetica" w:hAnsi="Helvetica" w:cs="Helvetica"/>
          <w:color w:val="000000" w:themeColor="text1"/>
        </w:rPr>
        <w:t>是另一个</w:t>
      </w:r>
      <w:r w:rsidRPr="00C06B83">
        <w:rPr>
          <w:rFonts w:ascii="Helvetica" w:hAnsi="Helvetica" w:cs="Helvetica"/>
          <w:color w:val="000000" w:themeColor="text1"/>
        </w:rPr>
        <w:t>Python</w:t>
      </w:r>
      <w:r w:rsidRPr="00C06B83">
        <w:rPr>
          <w:rFonts w:ascii="Helvetica" w:hAnsi="Helvetica" w:cs="Helvetica"/>
          <w:color w:val="000000" w:themeColor="text1"/>
        </w:rPr>
        <w:t>解释器，它的目标是执行速度。</w:t>
      </w:r>
      <w:r w:rsidRPr="00C06B83">
        <w:rPr>
          <w:rFonts w:ascii="Helvetica" w:hAnsi="Helvetica" w:cs="Helvetica"/>
          <w:color w:val="000000" w:themeColor="text1"/>
        </w:rPr>
        <w:t>PyPy</w:t>
      </w:r>
      <w:r w:rsidRPr="00C06B83">
        <w:rPr>
          <w:rFonts w:ascii="Helvetica" w:hAnsi="Helvetica" w:cs="Helvetica"/>
          <w:color w:val="000000" w:themeColor="text1"/>
        </w:rPr>
        <w:t>采用</w:t>
      </w:r>
      <w:hyperlink r:id="rId10" w:tgtFrame="_blank" w:history="1">
        <w:r w:rsidRPr="00C06B83">
          <w:rPr>
            <w:rStyle w:val="a6"/>
            <w:rFonts w:ascii="Helvetica" w:hAnsi="Helvetica" w:cs="Helvetica"/>
            <w:color w:val="000000" w:themeColor="text1"/>
          </w:rPr>
          <w:t>JIT</w:t>
        </w:r>
        <w:r w:rsidRPr="00C06B83">
          <w:rPr>
            <w:rStyle w:val="a6"/>
            <w:rFonts w:ascii="Helvetica" w:hAnsi="Helvetica" w:cs="Helvetica"/>
            <w:color w:val="000000" w:themeColor="text1"/>
          </w:rPr>
          <w:t>技术</w:t>
        </w:r>
      </w:hyperlink>
      <w:r w:rsidRPr="00C06B83">
        <w:rPr>
          <w:rFonts w:ascii="Helvetica" w:hAnsi="Helvetica" w:cs="Helvetica"/>
          <w:color w:val="000000" w:themeColor="text1"/>
        </w:rPr>
        <w:t>，对</w:t>
      </w:r>
      <w:r w:rsidRPr="00C06B83">
        <w:rPr>
          <w:rFonts w:ascii="Helvetica" w:hAnsi="Helvetica" w:cs="Helvetica"/>
          <w:color w:val="000000" w:themeColor="text1"/>
        </w:rPr>
        <w:t>Python</w:t>
      </w:r>
      <w:r w:rsidRPr="00C06B83">
        <w:rPr>
          <w:rFonts w:ascii="Helvetica" w:hAnsi="Helvetica" w:cs="Helvetica"/>
          <w:color w:val="000000" w:themeColor="text1"/>
        </w:rPr>
        <w:t>代码进行动态编译（注意不是解释），所以可以显著提高</w:t>
      </w:r>
      <w:r w:rsidRPr="00C06B83">
        <w:rPr>
          <w:rFonts w:ascii="Helvetica" w:hAnsi="Helvetica" w:cs="Helvetica"/>
          <w:color w:val="000000" w:themeColor="text1"/>
        </w:rPr>
        <w:t>Python</w:t>
      </w:r>
      <w:r w:rsidRPr="00C06B83">
        <w:rPr>
          <w:rFonts w:ascii="Helvetica" w:hAnsi="Helvetica" w:cs="Helvetica"/>
          <w:color w:val="000000" w:themeColor="text1"/>
        </w:rPr>
        <w:t>代码的执行速度。</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绝大部分</w:t>
      </w:r>
      <w:r w:rsidRPr="00C06B83">
        <w:rPr>
          <w:rFonts w:ascii="Helvetica" w:hAnsi="Helvetica" w:cs="Helvetica"/>
          <w:color w:val="000000" w:themeColor="text1"/>
        </w:rPr>
        <w:t>Python</w:t>
      </w:r>
      <w:r w:rsidRPr="00C06B83">
        <w:rPr>
          <w:rFonts w:ascii="Helvetica" w:hAnsi="Helvetica" w:cs="Helvetica"/>
          <w:color w:val="000000" w:themeColor="text1"/>
        </w:rPr>
        <w:t>代码都可以在</w:t>
      </w:r>
      <w:r w:rsidRPr="00C06B83">
        <w:rPr>
          <w:rFonts w:ascii="Helvetica" w:hAnsi="Helvetica" w:cs="Helvetica"/>
          <w:color w:val="000000" w:themeColor="text1"/>
        </w:rPr>
        <w:t>PyPy</w:t>
      </w:r>
      <w:r w:rsidRPr="00C06B83">
        <w:rPr>
          <w:rFonts w:ascii="Helvetica" w:hAnsi="Helvetica" w:cs="Helvetica"/>
          <w:color w:val="000000" w:themeColor="text1"/>
        </w:rPr>
        <w:t>下运行，但是</w:t>
      </w:r>
      <w:r w:rsidRPr="00C06B83">
        <w:rPr>
          <w:rFonts w:ascii="Helvetica" w:hAnsi="Helvetica" w:cs="Helvetica"/>
          <w:color w:val="000000" w:themeColor="text1"/>
        </w:rPr>
        <w:t>PyPy</w:t>
      </w:r>
      <w:r w:rsidRPr="00C06B83">
        <w:rPr>
          <w:rFonts w:ascii="Helvetica" w:hAnsi="Helvetica" w:cs="Helvetica"/>
          <w:color w:val="000000" w:themeColor="text1"/>
        </w:rPr>
        <w:t>和</w:t>
      </w:r>
      <w:r w:rsidRPr="00C06B83">
        <w:rPr>
          <w:rFonts w:ascii="Helvetica" w:hAnsi="Helvetica" w:cs="Helvetica"/>
          <w:color w:val="000000" w:themeColor="text1"/>
        </w:rPr>
        <w:t>CPython</w:t>
      </w:r>
      <w:r w:rsidRPr="00C06B83">
        <w:rPr>
          <w:rFonts w:ascii="Helvetica" w:hAnsi="Helvetica" w:cs="Helvetica"/>
          <w:color w:val="000000" w:themeColor="text1"/>
        </w:rPr>
        <w:t>有一些是不同的，这就导致相同的</w:t>
      </w:r>
      <w:r w:rsidRPr="00C06B83">
        <w:rPr>
          <w:rFonts w:ascii="Helvetica" w:hAnsi="Helvetica" w:cs="Helvetica"/>
          <w:color w:val="000000" w:themeColor="text1"/>
        </w:rPr>
        <w:t>Python</w:t>
      </w:r>
      <w:r w:rsidRPr="00C06B83">
        <w:rPr>
          <w:rFonts w:ascii="Helvetica" w:hAnsi="Helvetica" w:cs="Helvetica"/>
          <w:color w:val="000000" w:themeColor="text1"/>
        </w:rPr>
        <w:t>代码在两种解释器下执行可能会有不同的结果。如果你的代码要放到</w:t>
      </w:r>
      <w:r w:rsidRPr="00C06B83">
        <w:rPr>
          <w:rFonts w:ascii="Helvetica" w:hAnsi="Helvetica" w:cs="Helvetica"/>
          <w:color w:val="000000" w:themeColor="text1"/>
        </w:rPr>
        <w:t>PyPy</w:t>
      </w:r>
      <w:r w:rsidRPr="00C06B83">
        <w:rPr>
          <w:rFonts w:ascii="Helvetica" w:hAnsi="Helvetica" w:cs="Helvetica"/>
          <w:color w:val="000000" w:themeColor="text1"/>
        </w:rPr>
        <w:t>下执行，就需要了解</w:t>
      </w:r>
      <w:hyperlink r:id="rId11" w:tgtFrame="_blank" w:history="1">
        <w:r w:rsidRPr="00C06B83">
          <w:rPr>
            <w:rStyle w:val="a6"/>
            <w:rFonts w:ascii="Helvetica" w:hAnsi="Helvetica" w:cs="Helvetica"/>
            <w:color w:val="000000" w:themeColor="text1"/>
          </w:rPr>
          <w:t>PyPy</w:t>
        </w:r>
        <w:r w:rsidRPr="00C06B83">
          <w:rPr>
            <w:rStyle w:val="a6"/>
            <w:rFonts w:ascii="Helvetica" w:hAnsi="Helvetica" w:cs="Helvetica"/>
            <w:color w:val="000000" w:themeColor="text1"/>
          </w:rPr>
          <w:t>和</w:t>
        </w:r>
        <w:r w:rsidRPr="00C06B83">
          <w:rPr>
            <w:rStyle w:val="a6"/>
            <w:rFonts w:ascii="Helvetica" w:hAnsi="Helvetica" w:cs="Helvetica"/>
            <w:color w:val="000000" w:themeColor="text1"/>
          </w:rPr>
          <w:t>CPython</w:t>
        </w:r>
        <w:r w:rsidRPr="00C06B83">
          <w:rPr>
            <w:rStyle w:val="a6"/>
            <w:rFonts w:ascii="Helvetica" w:hAnsi="Helvetica" w:cs="Helvetica"/>
            <w:color w:val="000000" w:themeColor="text1"/>
          </w:rPr>
          <w:t>的不同点</w:t>
        </w:r>
      </w:hyperlink>
      <w:r w:rsidRPr="00C06B83">
        <w:rPr>
          <w:rFonts w:ascii="Helvetica" w:hAnsi="Helvetica" w:cs="Helvetica"/>
          <w:color w:val="000000" w:themeColor="text1"/>
        </w:rPr>
        <w:t>。</w:t>
      </w:r>
    </w:p>
    <w:p w:rsidR="00C06B83" w:rsidRPr="00F75530" w:rsidRDefault="00C06B83" w:rsidP="00E83F69">
      <w:pPr>
        <w:outlineLvl w:val="0"/>
        <w:rPr>
          <w:shd w:val="pct15" w:color="auto" w:fill="FFFFFF"/>
        </w:rPr>
      </w:pPr>
      <w:r w:rsidRPr="00F75530">
        <w:rPr>
          <w:shd w:val="pct15" w:color="auto" w:fill="FFFFFF"/>
        </w:rPr>
        <w:t>Jython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Jython</w:t>
      </w:r>
      <w:r w:rsidRPr="00C06B83">
        <w:rPr>
          <w:rFonts w:ascii="Helvetica" w:hAnsi="Helvetica" w:cs="Helvetica"/>
          <w:color w:val="000000" w:themeColor="text1"/>
        </w:rPr>
        <w:t>是运行在</w:t>
      </w:r>
      <w:r w:rsidRPr="00C06B83">
        <w:rPr>
          <w:rFonts w:ascii="Helvetica" w:hAnsi="Helvetica" w:cs="Helvetica"/>
          <w:color w:val="000000" w:themeColor="text1"/>
        </w:rPr>
        <w:t>Java</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Java</w:t>
      </w:r>
      <w:r w:rsidRPr="00C06B83">
        <w:rPr>
          <w:rFonts w:ascii="Helvetica" w:hAnsi="Helvetica" w:cs="Helvetica"/>
          <w:color w:val="000000" w:themeColor="text1"/>
        </w:rPr>
        <w:t>字节码执行。</w:t>
      </w:r>
    </w:p>
    <w:p w:rsidR="00C06B83" w:rsidRPr="008D728C" w:rsidRDefault="00C06B83" w:rsidP="00E83F69">
      <w:pPr>
        <w:outlineLvl w:val="0"/>
        <w:rPr>
          <w:shd w:val="pct15" w:color="auto" w:fill="FFFFFF"/>
        </w:rPr>
      </w:pPr>
      <w:r w:rsidRPr="008D728C">
        <w:rPr>
          <w:shd w:val="pct15" w:color="auto" w:fill="FFFFFF"/>
        </w:rPr>
        <w:t>IronPython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IronPython</w:t>
      </w:r>
      <w:r w:rsidRPr="00C06B83">
        <w:rPr>
          <w:rFonts w:ascii="Helvetica" w:hAnsi="Helvetica" w:cs="Helvetica"/>
          <w:color w:val="000000" w:themeColor="text1"/>
        </w:rPr>
        <w:t>和</w:t>
      </w:r>
      <w:r w:rsidRPr="00C06B83">
        <w:rPr>
          <w:rFonts w:ascii="Helvetica" w:hAnsi="Helvetica" w:cs="Helvetica"/>
          <w:color w:val="000000" w:themeColor="text1"/>
        </w:rPr>
        <w:t>Jython</w:t>
      </w:r>
      <w:r w:rsidRPr="00C06B83">
        <w:rPr>
          <w:rFonts w:ascii="Helvetica" w:hAnsi="Helvetica" w:cs="Helvetica"/>
          <w:color w:val="000000" w:themeColor="text1"/>
        </w:rPr>
        <w:t>类似，只不过</w:t>
      </w:r>
      <w:r w:rsidRPr="00C06B83">
        <w:rPr>
          <w:rFonts w:ascii="Helvetica" w:hAnsi="Helvetica" w:cs="Helvetica"/>
          <w:color w:val="000000" w:themeColor="text1"/>
        </w:rPr>
        <w:t>IronPython</w:t>
      </w:r>
      <w:r w:rsidRPr="00C06B83">
        <w:rPr>
          <w:rFonts w:ascii="Helvetica" w:hAnsi="Helvetica" w:cs="Helvetica"/>
          <w:color w:val="000000" w:themeColor="text1"/>
        </w:rPr>
        <w:t>是运行在微软</w:t>
      </w:r>
      <w:r w:rsidRPr="00C06B83">
        <w:rPr>
          <w:rFonts w:ascii="Helvetica" w:hAnsi="Helvetica" w:cs="Helvetica"/>
          <w:color w:val="000000" w:themeColor="text1"/>
        </w:rPr>
        <w:t>.Net</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.Net</w:t>
      </w:r>
      <w:r w:rsidRPr="00C06B83">
        <w:rPr>
          <w:rFonts w:ascii="Helvetica" w:hAnsi="Helvetica" w:cs="Helvetica"/>
          <w:color w:val="000000" w:themeColor="text1"/>
        </w:rPr>
        <w:t>的字节码。</w:t>
      </w:r>
    </w:p>
    <w:p w:rsidR="00C06B83" w:rsidRPr="0025196D" w:rsidRDefault="00C06B83" w:rsidP="0025196D">
      <w:pPr>
        <w:rPr>
          <w:shd w:val="pct15" w:color="auto" w:fill="FFFFFF"/>
        </w:rPr>
      </w:pPr>
      <w:r w:rsidRPr="0025196D">
        <w:rPr>
          <w:shd w:val="pct15" w:color="auto" w:fill="FFFFFF"/>
        </w:rPr>
        <w:t>小结</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lastRenderedPageBreak/>
        <w:t>Python</w:t>
      </w:r>
      <w:r w:rsidRPr="00C06B83">
        <w:rPr>
          <w:rFonts w:ascii="Helvetica" w:hAnsi="Helvetica" w:cs="Helvetica"/>
          <w:color w:val="000000" w:themeColor="text1"/>
        </w:rPr>
        <w:t>的解释器很多，但使用最广泛的还是</w:t>
      </w:r>
      <w:r w:rsidRPr="00C06B83">
        <w:rPr>
          <w:rFonts w:ascii="Helvetica" w:hAnsi="Helvetica" w:cs="Helvetica"/>
          <w:color w:val="000000" w:themeColor="text1"/>
        </w:rPr>
        <w:t>CPython</w:t>
      </w:r>
      <w:r w:rsidRPr="00C06B83">
        <w:rPr>
          <w:rFonts w:ascii="Helvetica" w:hAnsi="Helvetica" w:cs="Helvetica"/>
          <w:color w:val="000000" w:themeColor="text1"/>
        </w:rPr>
        <w:t>。如果要和</w:t>
      </w:r>
      <w:r w:rsidRPr="00C06B83">
        <w:rPr>
          <w:rFonts w:ascii="Helvetica" w:hAnsi="Helvetica" w:cs="Helvetica"/>
          <w:color w:val="000000" w:themeColor="text1"/>
        </w:rPr>
        <w:t>Java</w:t>
      </w:r>
      <w:r w:rsidRPr="00C06B83">
        <w:rPr>
          <w:rFonts w:ascii="Helvetica" w:hAnsi="Helvetica" w:cs="Helvetica"/>
          <w:color w:val="000000" w:themeColor="text1"/>
        </w:rPr>
        <w:t>或</w:t>
      </w:r>
      <w:r w:rsidRPr="00C06B83">
        <w:rPr>
          <w:rFonts w:ascii="Helvetica" w:hAnsi="Helvetica" w:cs="Helvetica"/>
          <w:color w:val="000000" w:themeColor="text1"/>
        </w:rPr>
        <w:t>.Net</w:t>
      </w:r>
      <w:r w:rsidRPr="00C06B83">
        <w:rPr>
          <w:rFonts w:ascii="Helvetica" w:hAnsi="Helvetica" w:cs="Helvetica"/>
          <w:color w:val="000000" w:themeColor="text1"/>
        </w:rPr>
        <w:t>平台交互，最好的办法不是用</w:t>
      </w:r>
      <w:r w:rsidRPr="00C06B83">
        <w:rPr>
          <w:rFonts w:ascii="Helvetica" w:hAnsi="Helvetica" w:cs="Helvetica"/>
          <w:color w:val="000000" w:themeColor="text1"/>
        </w:rPr>
        <w:t>Jython</w:t>
      </w:r>
      <w:r w:rsidRPr="00C06B83">
        <w:rPr>
          <w:rFonts w:ascii="Helvetica" w:hAnsi="Helvetica" w:cs="Helvetica"/>
          <w:color w:val="000000" w:themeColor="text1"/>
        </w:rPr>
        <w:t>或</w:t>
      </w:r>
      <w:r w:rsidRPr="00C06B83">
        <w:rPr>
          <w:rFonts w:ascii="Helvetica" w:hAnsi="Helvetica" w:cs="Helvetica"/>
          <w:color w:val="000000" w:themeColor="text1"/>
        </w:rPr>
        <w:t>IronPython</w:t>
      </w:r>
      <w:r w:rsidRPr="00C06B83">
        <w:rPr>
          <w:rFonts w:ascii="Helvetica" w:hAnsi="Helvetica" w:cs="Helvetica"/>
          <w:color w:val="000000" w:themeColor="text1"/>
        </w:rPr>
        <w:t>，而是通过网络调用来交互，确保各程序之间的独立性。</w:t>
      </w:r>
    </w:p>
    <w:p w:rsid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本教程的所有代码只确保在</w:t>
      </w:r>
      <w:r w:rsidRPr="00C06B83">
        <w:rPr>
          <w:rFonts w:ascii="Helvetica" w:hAnsi="Helvetica" w:cs="Helvetica"/>
          <w:color w:val="000000" w:themeColor="text1"/>
        </w:rPr>
        <w:t>CPython 3.5</w:t>
      </w:r>
      <w:r w:rsidRPr="00C06B83">
        <w:rPr>
          <w:rFonts w:ascii="Helvetica" w:hAnsi="Helvetica" w:cs="Helvetica"/>
          <w:color w:val="000000" w:themeColor="text1"/>
        </w:rPr>
        <w:t>版本下运行。请务必在本地安装</w:t>
      </w:r>
      <w:r w:rsidRPr="00C06B83">
        <w:rPr>
          <w:rFonts w:ascii="Helvetica" w:hAnsi="Helvetica" w:cs="Helvetica"/>
          <w:color w:val="000000" w:themeColor="text1"/>
        </w:rPr>
        <w:t>CPython</w:t>
      </w:r>
      <w:r w:rsidRPr="00C06B83">
        <w:rPr>
          <w:rFonts w:ascii="Helvetica" w:hAnsi="Helvetica" w:cs="Helvetica"/>
          <w:color w:val="000000" w:themeColor="text1"/>
        </w:rPr>
        <w:t>（也就是从</w:t>
      </w:r>
      <w:r w:rsidRPr="00C06B83">
        <w:rPr>
          <w:rFonts w:ascii="Helvetica" w:hAnsi="Helvetica" w:cs="Helvetica"/>
          <w:color w:val="000000" w:themeColor="text1"/>
        </w:rPr>
        <w:t>Python</w:t>
      </w:r>
      <w:r w:rsidRPr="00C06B83">
        <w:rPr>
          <w:rFonts w:ascii="Helvetica" w:hAnsi="Helvetica" w:cs="Helvetica"/>
          <w:color w:val="000000" w:themeColor="text1"/>
        </w:rPr>
        <w:t>官方网站下载的安装程序）。</w:t>
      </w:r>
    </w:p>
    <w:p w:rsidR="00993290" w:rsidRDefault="00993290"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993290" w:rsidRPr="00EE15A7" w:rsidRDefault="006D79AB" w:rsidP="00E83F69">
      <w:pPr>
        <w:pStyle w:val="2"/>
        <w:rPr>
          <w:sz w:val="24"/>
        </w:rPr>
      </w:pPr>
      <w:bookmarkStart w:id="2" w:name="_Toc454522264"/>
      <w:r w:rsidRPr="00EE15A7">
        <w:rPr>
          <w:rFonts w:hint="eastAsia"/>
          <w:color w:val="000000" w:themeColor="text1"/>
          <w:sz w:val="24"/>
        </w:rPr>
        <w:t>第三课</w:t>
      </w:r>
      <w:r w:rsidRPr="00EE15A7">
        <w:rPr>
          <w:rFonts w:hint="eastAsia"/>
          <w:color w:val="000000" w:themeColor="text1"/>
          <w:sz w:val="24"/>
        </w:rPr>
        <w:t xml:space="preserve"> </w:t>
      </w:r>
      <w:r w:rsidR="00EE15A7" w:rsidRPr="00EE15A7">
        <w:rPr>
          <w:sz w:val="24"/>
        </w:rPr>
        <w:t>命令行模式和</w:t>
      </w:r>
      <w:r w:rsidR="00EE15A7" w:rsidRPr="00EE15A7">
        <w:rPr>
          <w:sz w:val="24"/>
        </w:rPr>
        <w:t>Python</w:t>
      </w:r>
      <w:r w:rsidR="00EE15A7" w:rsidRPr="00EE15A7">
        <w:rPr>
          <w:sz w:val="24"/>
        </w:rPr>
        <w:t>交互模式</w:t>
      </w:r>
      <w:bookmarkEnd w:id="2"/>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请注意区分命令行模式和</w:t>
      </w:r>
      <w:r w:rsidRPr="004E1F24">
        <w:rPr>
          <w:rFonts w:ascii="Helvetica" w:hAnsi="Helvetica" w:cs="Helvetica"/>
          <w:color w:val="000000" w:themeColor="text1"/>
        </w:rPr>
        <w:t>Python</w:t>
      </w:r>
      <w:r w:rsidRPr="004E1F24">
        <w:rPr>
          <w:rFonts w:ascii="Helvetica" w:hAnsi="Helvetica" w:cs="Helvetica"/>
          <w:color w:val="000000" w:themeColor="text1"/>
        </w:rPr>
        <w:t>交互模式。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看到类似</w:t>
      </w:r>
      <w:r w:rsidRPr="004E1F24">
        <w:rPr>
          <w:rStyle w:val="HTML"/>
          <w:rFonts w:ascii="Consolas" w:hAnsi="Consolas" w:cs="Consolas"/>
          <w:color w:val="000000" w:themeColor="text1"/>
          <w:bdr w:val="single" w:sz="6" w:space="0" w:color="DDDDDD" w:frame="1"/>
          <w:shd w:val="clear" w:color="auto" w:fill="FAFAFA"/>
        </w:rPr>
        <w:t>C:\&gt;</w:t>
      </w:r>
      <w:r w:rsidRPr="004E1F24">
        <w:rPr>
          <w:rFonts w:ascii="Helvetica" w:hAnsi="Helvetica" w:cs="Helvetica"/>
          <w:color w:val="000000" w:themeColor="text1"/>
        </w:rPr>
        <w:t>是在</w:t>
      </w:r>
      <w:r w:rsidRPr="004E1F24">
        <w:rPr>
          <w:rFonts w:ascii="Helvetica" w:hAnsi="Helvetica" w:cs="Helvetica"/>
          <w:color w:val="000000" w:themeColor="text1"/>
        </w:rPr>
        <w:t>Windows</w:t>
      </w:r>
      <w:r w:rsidRPr="004E1F24">
        <w:rPr>
          <w:rFonts w:ascii="Helvetica" w:hAnsi="Helvetica" w:cs="Helvetica"/>
          <w:color w:val="000000" w:themeColor="text1"/>
        </w:rPr>
        <w:t>提供的命令行模式：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extent cx="4659630" cy="2202815"/>
            <wp:effectExtent l="0" t="0" r="7620" b="6985"/>
            <wp:docPr id="3" name="图片 3" descr="mod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cmd"/>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在命令行模式下，可以执行</w:t>
      </w:r>
      <w:r w:rsidRPr="004E1F24">
        <w:rPr>
          <w:rStyle w:val="HTML"/>
          <w:rFonts w:ascii="Consolas" w:hAnsi="Consolas" w:cs="Consolas"/>
          <w:color w:val="000000" w:themeColor="text1"/>
          <w:bdr w:val="single" w:sz="6" w:space="0" w:color="DDDDDD" w:frame="1"/>
          <w:shd w:val="clear" w:color="auto" w:fill="FAFAFA"/>
        </w:rPr>
        <w:t>python</w:t>
      </w:r>
      <w:r w:rsidRPr="004E1F24">
        <w:rPr>
          <w:rFonts w:ascii="Helvetica" w:hAnsi="Helvetica" w:cs="Helvetica"/>
          <w:color w:val="000000" w:themeColor="text1"/>
        </w:rPr>
        <w:t>进入</w:t>
      </w:r>
      <w:r w:rsidRPr="004E1F24">
        <w:rPr>
          <w:rFonts w:ascii="Helvetica" w:hAnsi="Helvetica" w:cs="Helvetica"/>
          <w:color w:val="000000" w:themeColor="text1"/>
        </w:rPr>
        <w:t>Python</w:t>
      </w:r>
      <w:r w:rsidRPr="004E1F24">
        <w:rPr>
          <w:rFonts w:ascii="Helvetica" w:hAnsi="Helvetica" w:cs="Helvetica"/>
          <w:color w:val="000000" w:themeColor="text1"/>
        </w:rPr>
        <w:t>交互式环境，也可以执行</w:t>
      </w:r>
      <w:r w:rsidRPr="004E1F24">
        <w:rPr>
          <w:rStyle w:val="HTML"/>
          <w:rFonts w:ascii="Consolas" w:hAnsi="Consolas" w:cs="Consolas"/>
          <w:color w:val="000000" w:themeColor="text1"/>
          <w:bdr w:val="single" w:sz="6" w:space="0" w:color="DDDDDD" w:frame="1"/>
          <w:shd w:val="clear" w:color="auto" w:fill="FAFAFA"/>
        </w:rPr>
        <w:t>python hello.py</w:t>
      </w:r>
      <w:r w:rsidRPr="004E1F24">
        <w:rPr>
          <w:rFonts w:ascii="Helvetica" w:hAnsi="Helvetica" w:cs="Helvetica"/>
          <w:color w:val="000000" w:themeColor="text1"/>
        </w:rPr>
        <w:t>运行一个</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w:t>
      </w:r>
      <w:r w:rsidRPr="004E1F24">
        <w:rPr>
          <w:rStyle w:val="HTML"/>
          <w:rFonts w:ascii="Consolas" w:hAnsi="Consolas" w:cs="Consolas"/>
          <w:color w:val="000000" w:themeColor="text1"/>
          <w:bdr w:val="single" w:sz="6" w:space="0" w:color="DDDDDD" w:frame="1"/>
          <w:shd w:val="clear" w:color="auto" w:fill="FAFAFA"/>
        </w:rPr>
        <w:t>&gt;&gt;&gt;</w:t>
      </w:r>
      <w:r w:rsidRPr="004E1F24">
        <w:rPr>
          <w:rFonts w:ascii="Helvetica" w:hAnsi="Helvetica" w:cs="Helvetica"/>
          <w:color w:val="000000" w:themeColor="text1"/>
        </w:rPr>
        <w:t>是在</w:t>
      </w:r>
      <w:r w:rsidRPr="004E1F24">
        <w:rPr>
          <w:rFonts w:ascii="Helvetica" w:hAnsi="Helvetica" w:cs="Helvetica"/>
          <w:color w:val="000000" w:themeColor="text1"/>
        </w:rPr>
        <w:t>Python</w:t>
      </w:r>
      <w:r w:rsidRPr="004E1F24">
        <w:rPr>
          <w:rFonts w:ascii="Helvetica" w:hAnsi="Helvetica" w:cs="Helvetica"/>
          <w:color w:val="000000" w:themeColor="text1"/>
        </w:rPr>
        <w:t>交互式环境下：</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extent cx="4659630" cy="2202815"/>
            <wp:effectExtent l="0" t="0" r="7620" b="6985"/>
            <wp:docPr id="2" name="图片 2" descr="run-py3-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3-win"/>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交互式环境下，只能输入</w:t>
      </w:r>
      <w:r w:rsidRPr="004E1F24">
        <w:rPr>
          <w:rFonts w:ascii="Helvetica" w:hAnsi="Helvetica" w:cs="Helvetica"/>
          <w:color w:val="000000" w:themeColor="text1"/>
        </w:rPr>
        <w:t>Python</w:t>
      </w:r>
      <w:r w:rsidRPr="004E1F24">
        <w:rPr>
          <w:rFonts w:ascii="Helvetica" w:hAnsi="Helvetica" w:cs="Helvetica"/>
          <w:color w:val="000000" w:themeColor="text1"/>
        </w:rPr>
        <w:t>代码并立刻执行。</w:t>
      </w:r>
    </w:p>
    <w:p w:rsidR="006D79AB" w:rsidRPr="00D914A6" w:rsidRDefault="006D79AB" w:rsidP="006D79AB">
      <w:pPr>
        <w:pStyle w:val="a5"/>
        <w:shd w:val="clear" w:color="auto" w:fill="FFFFFF"/>
        <w:spacing w:before="225" w:beforeAutospacing="0" w:after="225" w:afterAutospacing="0" w:line="300" w:lineRule="atLeast"/>
        <w:rPr>
          <w:rFonts w:ascii="Helvetica" w:hAnsi="Helvetica" w:cs="Helvetica"/>
          <w:color w:val="70AD47" w:themeColor="accent6"/>
        </w:rPr>
      </w:pPr>
      <w:r w:rsidRPr="004E1F24">
        <w:rPr>
          <w:rFonts w:ascii="Helvetica" w:hAnsi="Helvetica" w:cs="Helvetica"/>
          <w:color w:val="000000" w:themeColor="text1"/>
        </w:rPr>
        <w:lastRenderedPageBreak/>
        <w:t>此外，在命令行模式运行</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文件和在</w:t>
      </w:r>
      <w:r w:rsidRPr="004E1F24">
        <w:rPr>
          <w:rFonts w:ascii="Helvetica" w:hAnsi="Helvetica" w:cs="Helvetica"/>
          <w:color w:val="000000" w:themeColor="text1"/>
        </w:rPr>
        <w:t>Python</w:t>
      </w:r>
      <w:r w:rsidRPr="004E1F24">
        <w:rPr>
          <w:rFonts w:ascii="Helvetica" w:hAnsi="Helvetica" w:cs="Helvetica"/>
          <w:color w:val="000000" w:themeColor="text1"/>
        </w:rPr>
        <w:t>交互式环境下直接运行</w:t>
      </w:r>
      <w:r w:rsidRPr="004E1F24">
        <w:rPr>
          <w:rFonts w:ascii="Helvetica" w:hAnsi="Helvetica" w:cs="Helvetica"/>
          <w:color w:val="000000" w:themeColor="text1"/>
        </w:rPr>
        <w:t>Python</w:t>
      </w:r>
      <w:r w:rsidRPr="004E1F24">
        <w:rPr>
          <w:rFonts w:ascii="Helvetica" w:hAnsi="Helvetica" w:cs="Helvetica"/>
          <w:color w:val="000000" w:themeColor="text1"/>
        </w:rPr>
        <w:t>代码有所不同。</w:t>
      </w:r>
      <w:r w:rsidRPr="00D914A6">
        <w:rPr>
          <w:rFonts w:ascii="Helvetica" w:hAnsi="Helvetica" w:cs="Helvetica"/>
          <w:color w:val="70AD47" w:themeColor="accent6"/>
        </w:rPr>
        <w:t>Python</w:t>
      </w:r>
      <w:r w:rsidRPr="00D914A6">
        <w:rPr>
          <w:rFonts w:ascii="Helvetica" w:hAnsi="Helvetica" w:cs="Helvetica"/>
          <w:color w:val="70AD47" w:themeColor="accent6"/>
        </w:rPr>
        <w:t>交互式环境会把每一行</w:t>
      </w:r>
      <w:r w:rsidRPr="00D914A6">
        <w:rPr>
          <w:rFonts w:ascii="Helvetica" w:hAnsi="Helvetica" w:cs="Helvetica"/>
          <w:color w:val="70AD47" w:themeColor="accent6"/>
        </w:rPr>
        <w:t>Python</w:t>
      </w:r>
      <w:r w:rsidRPr="00D914A6">
        <w:rPr>
          <w:rFonts w:ascii="Helvetica" w:hAnsi="Helvetica" w:cs="Helvetica"/>
          <w:color w:val="70AD47" w:themeColor="accent6"/>
        </w:rPr>
        <w:t>代码的结果自动打印出来，但是，直接运行</w:t>
      </w:r>
      <w:r w:rsidRPr="00D914A6">
        <w:rPr>
          <w:rFonts w:ascii="Helvetica" w:hAnsi="Helvetica" w:cs="Helvetica"/>
          <w:color w:val="70AD47" w:themeColor="accent6"/>
        </w:rPr>
        <w:t>Python</w:t>
      </w:r>
      <w:r w:rsidRPr="00D914A6">
        <w:rPr>
          <w:rFonts w:ascii="Helvetica" w:hAnsi="Helvetica" w:cs="Helvetica"/>
          <w:color w:val="70AD47" w:themeColor="accent6"/>
        </w:rPr>
        <w:t>代码却不会。</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例如，在</w:t>
      </w:r>
      <w:r w:rsidRPr="004E1F24">
        <w:rPr>
          <w:rFonts w:ascii="Helvetica" w:hAnsi="Helvetica" w:cs="Helvetica"/>
          <w:color w:val="000000" w:themeColor="text1"/>
        </w:rPr>
        <w:t>Python</w:t>
      </w:r>
      <w:r w:rsidRPr="004E1F24">
        <w:rPr>
          <w:rFonts w:ascii="Helvetica" w:hAnsi="Helvetica" w:cs="Helvetica"/>
          <w:color w:val="000000" w:themeColor="text1"/>
        </w:rPr>
        <w:t>交互式环境下，输入：</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prompt"/>
          <w:color w:val="000000" w:themeColor="text1"/>
        </w:rPr>
        <w:t xml:space="preserve">&gt;&gt;&gt; </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number"/>
          <w:color w:val="000000" w:themeColor="text1"/>
        </w:rPr>
        <w:t>600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直接可以看到结果</w:t>
      </w:r>
      <w:r w:rsidRPr="004E1F24">
        <w:rPr>
          <w:rStyle w:val="HTML"/>
          <w:rFonts w:ascii="Consolas" w:hAnsi="Consolas" w:cs="Consolas"/>
          <w:color w:val="000000" w:themeColor="text1"/>
          <w:bdr w:val="single" w:sz="6" w:space="0" w:color="DDDDDD" w:frame="1"/>
          <w:shd w:val="clear" w:color="auto" w:fill="FAFAFA"/>
        </w:rPr>
        <w:t>600</w:t>
      </w:r>
      <w:r w:rsidRPr="004E1F24">
        <w:rPr>
          <w:rFonts w:ascii="Helvetica" w:hAnsi="Helvetica" w:cs="Helvetica"/>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但是，写一个</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的文件，内容如下：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100 + 200 + 300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然后在命令行模式下执行：</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发现什么输出都没有。</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这是正常的。</w:t>
      </w:r>
      <w:r w:rsidRPr="00152523">
        <w:rPr>
          <w:rFonts w:ascii="Helvetica" w:hAnsi="Helvetica" w:cs="Helvetica"/>
          <w:color w:val="70AD47" w:themeColor="accent6"/>
        </w:rPr>
        <w:t>想要输出结果，必须自己用</w:t>
      </w:r>
      <w:r w:rsidRPr="00152523">
        <w:rPr>
          <w:rStyle w:val="HTML"/>
          <w:rFonts w:ascii="Consolas" w:hAnsi="Consolas" w:cs="Consolas"/>
          <w:color w:val="70AD47" w:themeColor="accent6"/>
          <w:bdr w:val="single" w:sz="6" w:space="0" w:color="DDDDDD" w:frame="1"/>
          <w:shd w:val="clear" w:color="auto" w:fill="FAFAFA"/>
        </w:rPr>
        <w:t>print()</w:t>
      </w:r>
      <w:r w:rsidRPr="00152523">
        <w:rPr>
          <w:rFonts w:ascii="Helvetica" w:hAnsi="Helvetica" w:cs="Helvetica"/>
          <w:color w:val="70AD47" w:themeColor="accent6"/>
        </w:rPr>
        <w:t>打印出来。</w:t>
      </w:r>
      <w:r w:rsidRPr="004E1F24">
        <w:rPr>
          <w:rFonts w:ascii="Helvetica" w:hAnsi="Helvetica" w:cs="Helvetica"/>
          <w:color w:val="000000" w:themeColor="text1"/>
        </w:rPr>
        <w:t>把</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改造一下：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keyword"/>
          <w:b/>
          <w:bCs/>
          <w:color w:val="000000" w:themeColor="text1"/>
        </w:rPr>
        <w:t>print</w:t>
      </w:r>
      <w:r w:rsidRPr="004E1F24">
        <w:rPr>
          <w:rStyle w:val="HTML"/>
          <w:color w:val="000000" w:themeColor="text1"/>
        </w:rPr>
        <w:t>(</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r w:rsidRPr="004E1F24">
        <w:rPr>
          <w:rStyle w:val="HTML"/>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再执行，就可以看到结果：</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600</w:t>
      </w:r>
    </w:p>
    <w:p w:rsidR="006D79AB" w:rsidRPr="00EF4E27" w:rsidRDefault="006D79AB" w:rsidP="00EF4E27">
      <w:pPr>
        <w:rPr>
          <w:shd w:val="pct15" w:color="auto" w:fill="FFFFFF"/>
        </w:rPr>
      </w:pPr>
      <w:r w:rsidRPr="00EF4E27">
        <w:rPr>
          <w:shd w:val="pct15" w:color="auto" w:fill="FFFFFF"/>
        </w:rPr>
        <w:t>小结</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交互式命令行下，可以直接输入代码，然后执行，并立刻得到结果。</w:t>
      </w:r>
    </w:p>
    <w:p w:rsidR="006D79AB" w:rsidRPr="004E1F24" w:rsidRDefault="006D79AB"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C06B83" w:rsidRPr="00282742" w:rsidRDefault="00EF4E27" w:rsidP="00E83F69">
      <w:pPr>
        <w:pStyle w:val="2"/>
        <w:rPr>
          <w:sz w:val="24"/>
        </w:rPr>
      </w:pPr>
      <w:bookmarkStart w:id="3" w:name="_Toc454522265"/>
      <w:r w:rsidRPr="00282742">
        <w:rPr>
          <w:rFonts w:hint="eastAsia"/>
          <w:sz w:val="24"/>
        </w:rPr>
        <w:lastRenderedPageBreak/>
        <w:t>第四课</w:t>
      </w:r>
      <w:r w:rsidRPr="00282742">
        <w:rPr>
          <w:rFonts w:hint="eastAsia"/>
          <w:sz w:val="24"/>
        </w:rPr>
        <w:t xml:space="preserve"> </w:t>
      </w:r>
      <w:r w:rsidR="0028041C" w:rsidRPr="00282742">
        <w:rPr>
          <w:rFonts w:hint="eastAsia"/>
          <w:sz w:val="24"/>
        </w:rPr>
        <w:t>使用文本编辑器</w:t>
      </w:r>
      <w:bookmarkEnd w:id="3"/>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请注意，用哪个都行，</w:t>
      </w:r>
      <w:r w:rsidRPr="00BF082A">
        <w:rPr>
          <w:rFonts w:ascii="Helvetica" w:hAnsi="Helvetica" w:cs="Helvetica"/>
          <w:color w:val="70AD47" w:themeColor="accent6"/>
        </w:rPr>
        <w:t>但是绝对不能用</w:t>
      </w:r>
      <w:r w:rsidRPr="00BF082A">
        <w:rPr>
          <w:rFonts w:ascii="Helvetica" w:hAnsi="Helvetica" w:cs="Helvetica"/>
          <w:color w:val="70AD47" w:themeColor="accent6"/>
        </w:rPr>
        <w:t>Word</w:t>
      </w:r>
      <w:r w:rsidRPr="00BF082A">
        <w:rPr>
          <w:rFonts w:ascii="Helvetica" w:hAnsi="Helvetica" w:cs="Helvetica"/>
          <w:color w:val="70AD47" w:themeColor="accent6"/>
        </w:rPr>
        <w:t>和</w:t>
      </w:r>
      <w:r w:rsidRPr="00BF082A">
        <w:rPr>
          <w:rFonts w:ascii="Helvetica" w:hAnsi="Helvetica" w:cs="Helvetica"/>
          <w:color w:val="70AD47" w:themeColor="accent6"/>
        </w:rPr>
        <w:t>Windows</w:t>
      </w:r>
      <w:r w:rsidRPr="00BF082A">
        <w:rPr>
          <w:rFonts w:ascii="Helvetica" w:hAnsi="Helvetica" w:cs="Helvetica"/>
          <w:color w:val="70AD47" w:themeColor="accent6"/>
        </w:rPr>
        <w:t>自带的记事本</w:t>
      </w:r>
      <w:r w:rsidRPr="00511B79">
        <w:rPr>
          <w:rFonts w:ascii="Helvetica" w:hAnsi="Helvetica" w:cs="Helvetica"/>
        </w:rPr>
        <w:t>。</w:t>
      </w:r>
      <w:r w:rsidRPr="00511B79">
        <w:rPr>
          <w:rFonts w:ascii="Helvetica" w:hAnsi="Helvetica" w:cs="Helvetica"/>
        </w:rPr>
        <w:t>Word</w:t>
      </w:r>
      <w:r w:rsidRPr="00511B79">
        <w:rPr>
          <w:rFonts w:ascii="Helvetica" w:hAnsi="Helvetica" w:cs="Helvetica"/>
        </w:rPr>
        <w:t>保存的不是纯文本文件，而记事本会自作聪明地在文件开始的地方加上几个特殊字符（</w:t>
      </w:r>
      <w:r w:rsidRPr="00511B79">
        <w:rPr>
          <w:rFonts w:ascii="Helvetica" w:hAnsi="Helvetica" w:cs="Helvetica"/>
        </w:rPr>
        <w:t>UTF-8 BOM</w:t>
      </w:r>
      <w:r w:rsidRPr="00511B79">
        <w:rPr>
          <w:rFonts w:ascii="Helvetica" w:hAnsi="Helvetica" w:cs="Helvetica"/>
        </w:rPr>
        <w:t>），结果会导致程序运行出现莫名其妙的错误。</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安装好文本编辑器后，输入以下代码：</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keyword"/>
          <w:b/>
          <w:bCs/>
        </w:rPr>
        <w:t>print</w:t>
      </w:r>
      <w:r w:rsidRPr="00511B79">
        <w:rPr>
          <w:rStyle w:val="HTML"/>
        </w:rPr>
        <w:t>(</w:t>
      </w:r>
      <w:r w:rsidRPr="00511B79">
        <w:rPr>
          <w:rStyle w:val="string"/>
        </w:rPr>
        <w:t>'hello, world'</w:t>
      </w:r>
      <w:r w:rsidRPr="00511B79">
        <w:rPr>
          <w:rStyle w:val="HTML"/>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EE6585">
        <w:rPr>
          <w:rFonts w:ascii="Helvetica" w:hAnsi="Helvetica" w:cs="Helvetica"/>
          <w:color w:val="70AD47" w:themeColor="accent6"/>
        </w:rPr>
        <w:t>注意</w:t>
      </w:r>
      <w:r w:rsidRPr="00EE6585">
        <w:rPr>
          <w:rStyle w:val="HTML"/>
          <w:rFonts w:ascii="Consolas" w:hAnsi="Consolas" w:cs="Consolas"/>
          <w:color w:val="70AD47" w:themeColor="accent6"/>
          <w:bdr w:val="single" w:sz="6" w:space="0" w:color="DDDDDD" w:frame="1"/>
          <w:shd w:val="clear" w:color="auto" w:fill="FAFAFA"/>
        </w:rPr>
        <w:t>print</w:t>
      </w:r>
      <w:r w:rsidRPr="00EE6585">
        <w:rPr>
          <w:rFonts w:ascii="Helvetica" w:hAnsi="Helvetica" w:cs="Helvetica"/>
          <w:color w:val="70AD47" w:themeColor="accent6"/>
        </w:rPr>
        <w:t>前面不要有任何空格。</w:t>
      </w:r>
      <w:r w:rsidRPr="00511B79">
        <w:rPr>
          <w:rFonts w:ascii="Helvetica" w:hAnsi="Helvetica" w:cs="Helvetica"/>
        </w:rPr>
        <w:t>然后，选择一个目录，例如</w:t>
      </w:r>
      <w:r w:rsidRPr="00511B79">
        <w:rPr>
          <w:rStyle w:val="HTML"/>
          <w:rFonts w:ascii="Consolas" w:hAnsi="Consolas" w:cs="Consolas"/>
          <w:bdr w:val="single" w:sz="6" w:space="0" w:color="DDDDDD" w:frame="1"/>
          <w:shd w:val="clear" w:color="auto" w:fill="FAFAFA"/>
        </w:rPr>
        <w:t>C:\work</w:t>
      </w:r>
      <w:r w:rsidRPr="00511B79">
        <w:rPr>
          <w:rFonts w:ascii="Helvetica" w:hAnsi="Helvetica" w:cs="Helvetica"/>
        </w:rPr>
        <w:t>，把文件保存为</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，就可以打开命令行窗口，把当前目录切换到</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所在目录，就可以运行这个程序了：</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C:\work&gt;python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hello, world</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也可以保存为别的名字，比如</w:t>
      </w:r>
      <w:r w:rsidRPr="00511B79">
        <w:rPr>
          <w:rStyle w:val="HTML"/>
          <w:rFonts w:ascii="Consolas" w:hAnsi="Consolas" w:cs="Consolas"/>
          <w:bdr w:val="single" w:sz="6" w:space="0" w:color="DDDDDD" w:frame="1"/>
          <w:shd w:val="clear" w:color="auto" w:fill="FAFAFA"/>
        </w:rPr>
        <w:t>first.py</w:t>
      </w:r>
      <w:r w:rsidRPr="00511B79">
        <w:rPr>
          <w:rFonts w:ascii="Helvetica" w:hAnsi="Helvetica" w:cs="Helvetica"/>
        </w:rPr>
        <w:t>，但是必须要以</w:t>
      </w:r>
      <w:r w:rsidRPr="00511B79">
        <w:rPr>
          <w:rStyle w:val="HTML"/>
          <w:rFonts w:ascii="Consolas" w:hAnsi="Consolas" w:cs="Consolas"/>
          <w:bdr w:val="single" w:sz="6" w:space="0" w:color="DDDDDD" w:frame="1"/>
          <w:shd w:val="clear" w:color="auto" w:fill="FAFAFA"/>
        </w:rPr>
        <w:t>.py</w:t>
      </w:r>
      <w:r w:rsidRPr="00511B79">
        <w:rPr>
          <w:rFonts w:ascii="Helvetica" w:hAnsi="Helvetica" w:cs="Helvetica"/>
        </w:rPr>
        <w:t>结尾，其他的都不行。此外，</w:t>
      </w:r>
      <w:r w:rsidRPr="00EE6585">
        <w:rPr>
          <w:rFonts w:ascii="Helvetica" w:hAnsi="Helvetica" w:cs="Helvetica"/>
          <w:color w:val="70AD47" w:themeColor="accent6"/>
        </w:rPr>
        <w:t>文件名只能是英文字母、数字和下划线的组合</w:t>
      </w:r>
      <w:r w:rsidRPr="00511B79">
        <w:rPr>
          <w:rFonts w:ascii="Helvetica" w:hAnsi="Helvetica" w:cs="Helvetica"/>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如果当前目录下没有</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这个文件，运行</w:t>
      </w:r>
      <w:r w:rsidRPr="00511B79">
        <w:rPr>
          <w:rStyle w:val="HTML"/>
          <w:rFonts w:ascii="Consolas" w:hAnsi="Consolas" w:cs="Consolas"/>
          <w:bdr w:val="single" w:sz="6" w:space="0" w:color="DDDDDD" w:frame="1"/>
          <w:shd w:val="clear" w:color="auto" w:fill="FAFAFA"/>
        </w:rPr>
        <w:t>python hello.py</w:t>
      </w:r>
      <w:r w:rsidRPr="00511B79">
        <w:rPr>
          <w:rFonts w:ascii="Helvetica" w:hAnsi="Helvetica" w:cs="Helvetica"/>
        </w:rPr>
        <w:t>就会报错：</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C:\Users\IEUser&gt;python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python: can't open file 'hello.py': [Errno 2] No such file or directory</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报错的意思就是，无法打开</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这个文件，因为文件不存在。这个时候，就要检查一下当前目录下是否有这个文件了。如果</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存放在另外一个目录下，要首先用</w:t>
      </w:r>
      <w:r w:rsidRPr="00511B79">
        <w:rPr>
          <w:rStyle w:val="HTML"/>
          <w:rFonts w:ascii="Consolas" w:hAnsi="Consolas" w:cs="Consolas"/>
          <w:bdr w:val="single" w:sz="6" w:space="0" w:color="DDDDDD" w:frame="1"/>
          <w:shd w:val="clear" w:color="auto" w:fill="FAFAFA"/>
        </w:rPr>
        <w:t>cd</w:t>
      </w:r>
      <w:r w:rsidRPr="00511B79">
        <w:rPr>
          <w:rFonts w:ascii="Helvetica" w:hAnsi="Helvetica" w:cs="Helvetica"/>
        </w:rPr>
        <w:t>命令切换当前目录。</w:t>
      </w:r>
    </w:p>
    <w:p w:rsidR="00511B79" w:rsidRPr="00BE2014" w:rsidRDefault="00511B79" w:rsidP="00BE2014">
      <w:pPr>
        <w:rPr>
          <w:b/>
        </w:rPr>
      </w:pPr>
      <w:r w:rsidRPr="00BE2014">
        <w:rPr>
          <w:b/>
        </w:rPr>
        <w:t>直接运行</w:t>
      </w:r>
      <w:r w:rsidRPr="00BE2014">
        <w:rPr>
          <w:b/>
        </w:rPr>
        <w:t>py</w:t>
      </w:r>
      <w:r w:rsidRPr="00BE2014">
        <w:rPr>
          <w:b/>
        </w:rPr>
        <w:t>文件</w:t>
      </w:r>
    </w:p>
    <w:p w:rsidR="00511B79" w:rsidRPr="00511B79" w:rsidRDefault="00511B79" w:rsidP="00511B79">
      <w:pPr>
        <w:widowControl/>
        <w:shd w:val="clear" w:color="auto" w:fill="FFFFFF"/>
        <w:spacing w:before="225" w:after="225" w:line="300" w:lineRule="atLeast"/>
        <w:jc w:val="left"/>
        <w:rPr>
          <w:rFonts w:ascii="Helvetica" w:hAnsi="Helvetica" w:cs="Helvetica"/>
          <w:color w:val="70AD47" w:themeColor="accent6"/>
          <w:kern w:val="0"/>
          <w:szCs w:val="24"/>
        </w:rPr>
      </w:pPr>
      <w:r w:rsidRPr="00511B79">
        <w:rPr>
          <w:rFonts w:ascii="Helvetica" w:hAnsi="Helvetica" w:cs="Helvetica"/>
          <w:kern w:val="0"/>
          <w:szCs w:val="24"/>
        </w:rPr>
        <w:t>有同学问，能不能像</w:t>
      </w:r>
      <w:r w:rsidRPr="00511B79">
        <w:rPr>
          <w:rFonts w:ascii="Helvetica" w:hAnsi="Helvetica" w:cs="Helvetica"/>
          <w:kern w:val="0"/>
          <w:szCs w:val="24"/>
        </w:rPr>
        <w:t>.exe</w:t>
      </w:r>
      <w:r w:rsidRPr="00511B79">
        <w:rPr>
          <w:rFonts w:ascii="Helvetica" w:hAnsi="Helvetica" w:cs="Helvetica"/>
          <w:kern w:val="0"/>
          <w:szCs w:val="24"/>
        </w:rPr>
        <w:t>文件那样直接运行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文件呢？在</w:t>
      </w:r>
      <w:r w:rsidRPr="00511B79">
        <w:rPr>
          <w:rFonts w:ascii="Helvetica" w:hAnsi="Helvetica" w:cs="Helvetica"/>
          <w:kern w:val="0"/>
          <w:szCs w:val="24"/>
        </w:rPr>
        <w:t>Windows</w:t>
      </w:r>
      <w:r w:rsidRPr="00511B79">
        <w:rPr>
          <w:rFonts w:ascii="Helvetica" w:hAnsi="Helvetica" w:cs="Helvetica"/>
          <w:kern w:val="0"/>
          <w:szCs w:val="24"/>
        </w:rPr>
        <w:t>上是不行的，但是，</w:t>
      </w:r>
      <w:r w:rsidRPr="00511B79">
        <w:rPr>
          <w:rFonts w:ascii="Helvetica" w:hAnsi="Helvetica" w:cs="Helvetica"/>
          <w:color w:val="70AD47" w:themeColor="accent6"/>
          <w:kern w:val="0"/>
          <w:szCs w:val="24"/>
        </w:rPr>
        <w:t>在</w:t>
      </w:r>
      <w:r w:rsidRPr="00511B79">
        <w:rPr>
          <w:rFonts w:ascii="Helvetica" w:hAnsi="Helvetica" w:cs="Helvetica"/>
          <w:color w:val="70AD47" w:themeColor="accent6"/>
          <w:kern w:val="0"/>
          <w:szCs w:val="24"/>
        </w:rPr>
        <w:t>Mac</w:t>
      </w:r>
      <w:r w:rsidRPr="00511B79">
        <w:rPr>
          <w:rFonts w:ascii="Helvetica" w:hAnsi="Helvetica" w:cs="Helvetica"/>
          <w:color w:val="70AD47" w:themeColor="accent6"/>
          <w:kern w:val="0"/>
          <w:szCs w:val="24"/>
        </w:rPr>
        <w:t>和</w:t>
      </w:r>
      <w:r w:rsidRPr="00511B79">
        <w:rPr>
          <w:rFonts w:ascii="Helvetica" w:hAnsi="Helvetica" w:cs="Helvetica"/>
          <w:color w:val="70AD47" w:themeColor="accent6"/>
          <w:kern w:val="0"/>
          <w:szCs w:val="24"/>
        </w:rPr>
        <w:t>Linux</w:t>
      </w:r>
      <w:r w:rsidRPr="00511B79">
        <w:rPr>
          <w:rFonts w:ascii="Helvetica" w:hAnsi="Helvetica" w:cs="Helvetica"/>
          <w:color w:val="70AD47" w:themeColor="accent6"/>
          <w:kern w:val="0"/>
          <w:szCs w:val="24"/>
        </w:rPr>
        <w:t>上是可以的，方法是在</w:t>
      </w:r>
      <w:r w:rsidRPr="00300189">
        <w:rPr>
          <w:rFonts w:ascii="Consolas" w:hAnsi="Consolas" w:cs="Consolas"/>
          <w:color w:val="70AD47" w:themeColor="accent6"/>
          <w:kern w:val="0"/>
          <w:szCs w:val="24"/>
          <w:bdr w:val="single" w:sz="6" w:space="0" w:color="DDDDDD" w:frame="1"/>
          <w:shd w:val="clear" w:color="auto" w:fill="FAFAFA"/>
        </w:rPr>
        <w:t>.py</w:t>
      </w:r>
      <w:r w:rsidRPr="00511B79">
        <w:rPr>
          <w:rFonts w:ascii="Helvetica" w:hAnsi="Helvetica" w:cs="Helvetica"/>
          <w:color w:val="70AD47" w:themeColor="accent6"/>
          <w:kern w:val="0"/>
          <w:szCs w:val="24"/>
        </w:rPr>
        <w:t>文件的第一行加上一个特殊的注释：</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i/>
          <w:iCs/>
          <w:kern w:val="0"/>
          <w:szCs w:val="24"/>
        </w:rPr>
        <w:t>#!/usr/bin/env python3</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b/>
          <w:bCs/>
          <w:kern w:val="0"/>
          <w:szCs w:val="24"/>
        </w:rPr>
        <w:t>print</w:t>
      </w:r>
      <w:r w:rsidRPr="00511B79">
        <w:rPr>
          <w:rFonts w:ascii="宋体" w:hAnsi="宋体" w:cs="宋体"/>
          <w:kern w:val="0"/>
          <w:szCs w:val="24"/>
        </w:rPr>
        <w:t>('hello, world')</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lastRenderedPageBreak/>
        <w:t>然后，通过命令给</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以执行权限：</w:t>
      </w:r>
    </w:p>
    <w:p w:rsidR="00511B79" w:rsidRPr="00511B79" w:rsidRDefault="00511B79"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kern w:val="0"/>
          <w:szCs w:val="24"/>
        </w:rPr>
      </w:pPr>
      <w:r w:rsidRPr="00511B79">
        <w:rPr>
          <w:rFonts w:ascii="宋体" w:hAnsi="宋体" w:cs="宋体"/>
          <w:kern w:val="0"/>
          <w:szCs w:val="24"/>
        </w:rPr>
        <w:t>$ chmod a+x hello.py</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就可以直接运行</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了，比如在</w:t>
      </w:r>
      <w:r w:rsidRPr="00511B79">
        <w:rPr>
          <w:rFonts w:ascii="Helvetica" w:hAnsi="Helvetica" w:cs="Helvetica"/>
          <w:kern w:val="0"/>
          <w:szCs w:val="24"/>
        </w:rPr>
        <w:t>Mac</w:t>
      </w:r>
      <w:r w:rsidRPr="00511B79">
        <w:rPr>
          <w:rFonts w:ascii="Helvetica" w:hAnsi="Helvetica" w:cs="Helvetica"/>
          <w:kern w:val="0"/>
          <w:szCs w:val="24"/>
        </w:rPr>
        <w:t>下运行：</w:t>
      </w:r>
    </w:p>
    <w:p w:rsid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noProof/>
          <w:kern w:val="0"/>
          <w:szCs w:val="24"/>
        </w:rPr>
        <w:drawing>
          <wp:inline distT="0" distB="0" distL="0" distR="0">
            <wp:extent cx="5613400" cy="3506470"/>
            <wp:effectExtent l="0" t="0" r="6350" b="0"/>
            <wp:docPr id="4" name="图片 4" descr="run-python-i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thon-in-shell"/>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3506470"/>
                    </a:xfrm>
                    <a:prstGeom prst="rect">
                      <a:avLst/>
                    </a:prstGeom>
                    <a:noFill/>
                    <a:ln>
                      <a:noFill/>
                    </a:ln>
                  </pic:spPr>
                </pic:pic>
              </a:graphicData>
            </a:graphic>
          </wp:inline>
        </w:drawing>
      </w:r>
    </w:p>
    <w:p w:rsidR="00E130AC" w:rsidRPr="00D26EC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E130AC">
        <w:rPr>
          <w:rFonts w:ascii="Helvetica" w:hAnsi="Helvetica" w:cs="Helvetica"/>
          <w:kern w:val="0"/>
          <w:szCs w:val="24"/>
          <w:shd w:val="pct15" w:color="auto" w:fill="FFFFFF"/>
        </w:rPr>
        <w:t>注</w:t>
      </w:r>
    </w:p>
    <w:p w:rsidR="00E130AC" w:rsidRPr="00511B7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D26EC9">
        <w:rPr>
          <w:rFonts w:ascii="Arial" w:hAnsi="Arial" w:cs="Arial"/>
          <w:color w:val="333333"/>
          <w:szCs w:val="24"/>
          <w:shd w:val="clear" w:color="auto" w:fill="FFFFFF"/>
        </w:rPr>
        <w:t>#!/usr/bin/</w:t>
      </w:r>
      <w:r w:rsidRPr="00D26EC9">
        <w:rPr>
          <w:rFonts w:ascii="Arial" w:hAnsi="Arial" w:cs="Arial"/>
          <w:bCs/>
          <w:szCs w:val="24"/>
          <w:shd w:val="clear" w:color="auto" w:fill="FFFFFF"/>
        </w:rPr>
        <w:t>Python</w:t>
      </w:r>
      <w:r w:rsidRPr="00E130AC">
        <w:rPr>
          <w:rFonts w:ascii="Arial" w:hAnsi="Arial" w:cs="Arial"/>
          <w:color w:val="333333"/>
          <w:szCs w:val="24"/>
          <w:shd w:val="clear" w:color="auto" w:fill="FFFFFF"/>
        </w:rPr>
        <w:t>是告诉操作系统执行这个脚本的时候，调用</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下的</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解释器；</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这种用法是为了防止操作系统用户没有将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装在默认的</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路径里。当系统看到这一行的时候，首先会到</w:t>
      </w:r>
      <w:r w:rsidRPr="00E130AC">
        <w:rPr>
          <w:rFonts w:ascii="Arial" w:hAnsi="Arial" w:cs="Arial"/>
          <w:color w:val="333333"/>
          <w:szCs w:val="24"/>
          <w:shd w:val="clear" w:color="auto" w:fill="FFFFFF"/>
        </w:rPr>
        <w:t>env</w:t>
      </w:r>
      <w:r w:rsidRPr="00E130AC">
        <w:rPr>
          <w:rFonts w:ascii="Arial" w:hAnsi="Arial" w:cs="Arial"/>
          <w:color w:val="333333"/>
          <w:szCs w:val="24"/>
          <w:shd w:val="clear" w:color="auto" w:fill="FFFFFF"/>
        </w:rPr>
        <w:t>设置里查找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的安装路径，再调用对应路径下的解释器程序完成操作。</w:t>
      </w:r>
      <w:r w:rsidRPr="00E130AC">
        <w:rPr>
          <w:rFonts w:ascii="Arial" w:hAnsi="Arial" w:cs="Arial"/>
          <w:color w:val="333333"/>
          <w:szCs w:val="24"/>
        </w:rPr>
        <w:br/>
      </w:r>
      <w:r w:rsidRPr="00E130AC">
        <w:rPr>
          <w:rFonts w:ascii="Arial" w:hAnsi="Arial" w:cs="Arial"/>
          <w:color w:val="333333"/>
          <w:szCs w:val="24"/>
          <w:shd w:val="clear" w:color="auto" w:fill="FFFFFF"/>
        </w:rPr>
        <w:t>#!/usr/bin/python</w:t>
      </w:r>
      <w:r w:rsidRPr="00E130AC">
        <w:rPr>
          <w:rFonts w:ascii="Arial" w:hAnsi="Arial" w:cs="Arial"/>
          <w:color w:val="333333"/>
          <w:szCs w:val="24"/>
          <w:shd w:val="clear" w:color="auto" w:fill="FFFFFF"/>
        </w:rPr>
        <w:t>相当于写死了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路径</w:t>
      </w:r>
      <w:r w:rsidRPr="00E130AC">
        <w:rPr>
          <w:rFonts w:ascii="Arial" w:hAnsi="Arial" w:cs="Arial"/>
          <w:color w:val="333333"/>
          <w:szCs w:val="24"/>
          <w:shd w:val="clear" w:color="auto" w:fill="FFFFFF"/>
        </w:rPr>
        <w:t>;</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会去环境设置寻找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目录</w:t>
      </w:r>
      <w:r w:rsidRPr="00E130AC">
        <w:rPr>
          <w:rFonts w:ascii="Arial" w:hAnsi="Arial" w:cs="Arial"/>
          <w:color w:val="333333"/>
          <w:szCs w:val="24"/>
          <w:shd w:val="clear" w:color="auto" w:fill="FFFFFF"/>
        </w:rPr>
        <w:t>,</w:t>
      </w:r>
      <w:r w:rsidRPr="00E130AC">
        <w:rPr>
          <w:rStyle w:val="a8"/>
          <w:rFonts w:ascii="Arial" w:hAnsi="Arial" w:cs="Arial"/>
          <w:color w:val="333333"/>
          <w:szCs w:val="24"/>
          <w:shd w:val="clear" w:color="auto" w:fill="FFFFFF"/>
        </w:rPr>
        <w:t>推荐这种写法</w:t>
      </w:r>
    </w:p>
    <w:p w:rsidR="00511B79" w:rsidRPr="00511B79" w:rsidRDefault="00511B79" w:rsidP="00BE2014">
      <w:pPr>
        <w:rPr>
          <w:shd w:val="pct15" w:color="auto" w:fill="FFFFFF"/>
        </w:rPr>
      </w:pPr>
      <w:r w:rsidRPr="00511B79">
        <w:rPr>
          <w:shd w:val="pct15" w:color="auto" w:fill="FFFFFF"/>
        </w:rPr>
        <w:t>小结</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用文本编辑器写</w:t>
      </w:r>
      <w:r w:rsidRPr="00511B79">
        <w:rPr>
          <w:rFonts w:ascii="Helvetica" w:hAnsi="Helvetica" w:cs="Helvetica"/>
          <w:kern w:val="0"/>
          <w:szCs w:val="24"/>
        </w:rPr>
        <w:t>Python</w:t>
      </w:r>
      <w:r w:rsidRPr="00511B79">
        <w:rPr>
          <w:rFonts w:ascii="Helvetica" w:hAnsi="Helvetica" w:cs="Helvetica"/>
          <w:kern w:val="0"/>
          <w:szCs w:val="24"/>
        </w:rPr>
        <w:t>程序，然后保存为后缀为</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的文件，就可以用</w:t>
      </w:r>
      <w:r w:rsidRPr="00511B79">
        <w:rPr>
          <w:rFonts w:ascii="Helvetica" w:hAnsi="Helvetica" w:cs="Helvetica"/>
          <w:kern w:val="0"/>
          <w:szCs w:val="24"/>
        </w:rPr>
        <w:t>Python</w:t>
      </w:r>
      <w:r w:rsidRPr="00511B79">
        <w:rPr>
          <w:rFonts w:ascii="Helvetica" w:hAnsi="Helvetica" w:cs="Helvetica"/>
          <w:kern w:val="0"/>
          <w:szCs w:val="24"/>
        </w:rPr>
        <w:t>直接运行这个程序了。</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Python</w:t>
      </w:r>
      <w:r w:rsidRPr="00511B79">
        <w:rPr>
          <w:rFonts w:ascii="Helvetica" w:hAnsi="Helvetica" w:cs="Helvetica"/>
          <w:kern w:val="0"/>
          <w:szCs w:val="24"/>
        </w:rPr>
        <w:t>的交互模式和直接运行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文件有什么区别呢？</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直接输入</w:t>
      </w:r>
      <w:r w:rsidRPr="00511B79">
        <w:rPr>
          <w:rFonts w:ascii="Consolas" w:hAnsi="Consolas" w:cs="Consolas"/>
          <w:kern w:val="0"/>
          <w:szCs w:val="24"/>
          <w:bdr w:val="single" w:sz="6" w:space="0" w:color="DDDDDD" w:frame="1"/>
          <w:shd w:val="clear" w:color="auto" w:fill="FAFAFA"/>
        </w:rPr>
        <w:t>python</w:t>
      </w:r>
      <w:r w:rsidRPr="00511B79">
        <w:rPr>
          <w:rFonts w:ascii="Helvetica" w:hAnsi="Helvetica" w:cs="Helvetica"/>
          <w:kern w:val="0"/>
          <w:szCs w:val="24"/>
        </w:rPr>
        <w:t>进入交互模式，相当于启动了</w:t>
      </w:r>
      <w:r w:rsidRPr="00511B79">
        <w:rPr>
          <w:rFonts w:ascii="Helvetica" w:hAnsi="Helvetica" w:cs="Helvetica"/>
          <w:kern w:val="0"/>
          <w:szCs w:val="24"/>
        </w:rPr>
        <w:t>Python</w:t>
      </w:r>
      <w:r w:rsidRPr="00511B79">
        <w:rPr>
          <w:rFonts w:ascii="Helvetica" w:hAnsi="Helvetica" w:cs="Helvetica"/>
          <w:kern w:val="0"/>
          <w:szCs w:val="24"/>
        </w:rPr>
        <w:t>解释器，但是等待你一行一行地输入源代码，每输入一行就执行一行。</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lastRenderedPageBreak/>
        <w:t>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文件相当于启动了</w:t>
      </w:r>
      <w:r w:rsidRPr="00511B79">
        <w:rPr>
          <w:rFonts w:ascii="Helvetica" w:hAnsi="Helvetica" w:cs="Helvetica"/>
          <w:color w:val="70AD47" w:themeColor="accent6"/>
          <w:kern w:val="0"/>
          <w:szCs w:val="24"/>
        </w:rPr>
        <w:t>Python</w:t>
      </w:r>
      <w:r w:rsidRPr="00511B79">
        <w:rPr>
          <w:rFonts w:ascii="Helvetica" w:hAnsi="Helvetica" w:cs="Helvetica"/>
          <w:color w:val="70AD47" w:themeColor="accent6"/>
          <w:kern w:val="0"/>
          <w:szCs w:val="24"/>
        </w:rPr>
        <w:t>解释器</w:t>
      </w:r>
      <w:r w:rsidRPr="00511B79">
        <w:rPr>
          <w:rFonts w:ascii="Helvetica" w:hAnsi="Helvetica" w:cs="Helvetica"/>
          <w:kern w:val="0"/>
          <w:szCs w:val="24"/>
        </w:rPr>
        <w:t>，然后一次性把</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文件的源代码给执行了，你是没有机会以交互的方式输入源代码的。</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w:t>
      </w:r>
      <w:r w:rsidRPr="00511B79">
        <w:rPr>
          <w:rFonts w:ascii="Helvetica" w:hAnsi="Helvetica" w:cs="Helvetica"/>
          <w:kern w:val="0"/>
          <w:szCs w:val="24"/>
        </w:rPr>
        <w:t>Python</w:t>
      </w:r>
      <w:r w:rsidRPr="00511B79">
        <w:rPr>
          <w:rFonts w:ascii="Helvetica" w:hAnsi="Helvetica" w:cs="Helvetica"/>
          <w:kern w:val="0"/>
          <w:szCs w:val="24"/>
        </w:rPr>
        <w:t>开发程序，完全可以一边在文本编辑器里写代码，一边开一个交互式命令窗口，在写代码的过程中，把部分代码粘到命令行去验证，事半功倍！前提是得有个</w:t>
      </w:r>
      <w:r w:rsidRPr="00511B79">
        <w:rPr>
          <w:rFonts w:ascii="Helvetica" w:hAnsi="Helvetica" w:cs="Helvetica"/>
          <w:kern w:val="0"/>
          <w:szCs w:val="24"/>
        </w:rPr>
        <w:t>27'</w:t>
      </w:r>
      <w:r w:rsidRPr="00511B79">
        <w:rPr>
          <w:rFonts w:ascii="Helvetica" w:hAnsi="Helvetica" w:cs="Helvetica"/>
          <w:kern w:val="0"/>
          <w:szCs w:val="24"/>
        </w:rPr>
        <w:t>的超大显示器！</w:t>
      </w:r>
    </w:p>
    <w:p w:rsidR="00282742" w:rsidRDefault="00282742" w:rsidP="00C06B83">
      <w:pPr>
        <w:rPr>
          <w:szCs w:val="24"/>
        </w:rPr>
      </w:pPr>
    </w:p>
    <w:p w:rsidR="008655D1" w:rsidRPr="008655D1" w:rsidRDefault="008655D1" w:rsidP="00E83F69">
      <w:pPr>
        <w:pStyle w:val="2"/>
        <w:rPr>
          <w:sz w:val="24"/>
        </w:rPr>
      </w:pPr>
      <w:bookmarkStart w:id="4" w:name="_Toc454522266"/>
      <w:r w:rsidRPr="008655D1">
        <w:rPr>
          <w:sz w:val="24"/>
        </w:rPr>
        <w:t>第</w:t>
      </w:r>
      <w:r w:rsidRPr="008655D1">
        <w:rPr>
          <w:rFonts w:hint="eastAsia"/>
          <w:sz w:val="24"/>
        </w:rPr>
        <w:t>5</w:t>
      </w:r>
      <w:r w:rsidRPr="008655D1">
        <w:rPr>
          <w:rFonts w:hint="eastAsia"/>
          <w:sz w:val="24"/>
        </w:rPr>
        <w:t>课</w:t>
      </w:r>
      <w:r w:rsidRPr="008655D1">
        <w:rPr>
          <w:rFonts w:hint="eastAsia"/>
          <w:sz w:val="24"/>
        </w:rPr>
        <w:t xml:space="preserve">  </w:t>
      </w:r>
      <w:r w:rsidRPr="008655D1">
        <w:rPr>
          <w:rFonts w:hint="eastAsia"/>
          <w:sz w:val="24"/>
        </w:rPr>
        <w:t>输入和输出</w:t>
      </w:r>
      <w:bookmarkEnd w:id="4"/>
    </w:p>
    <w:p w:rsidR="008655D1" w:rsidRPr="008655D1" w:rsidRDefault="008655D1" w:rsidP="008655D1">
      <w:pPr>
        <w:rPr>
          <w:shd w:val="pct15" w:color="auto" w:fill="FFFFFF"/>
        </w:rPr>
      </w:pPr>
      <w:r w:rsidRPr="008655D1">
        <w:rPr>
          <w:shd w:val="pct15" w:color="auto" w:fill="FFFFFF"/>
        </w:rPr>
        <w:t>输出</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在括号中加上字符串，就可以向屏幕上输出指定的文字。比如输出</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，用代码实现如下：</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'hello, world'</w:t>
      </w:r>
      <w:r w:rsidRPr="008655D1">
        <w:rPr>
          <w:rStyle w:val="HTML"/>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函数也可以接受多个字符串，用逗号</w:t>
      </w:r>
      <w:r w:rsidRPr="008655D1">
        <w:rPr>
          <w:rFonts w:ascii="Helvetica" w:hAnsi="Helvetica" w:cs="Helvetica"/>
        </w:rPr>
        <w:t>“,”</w:t>
      </w:r>
      <w:r w:rsidRPr="008655D1">
        <w:rPr>
          <w:rFonts w:ascii="Helvetica" w:hAnsi="Helvetica" w:cs="Helvetica"/>
        </w:rPr>
        <w:t>隔开，就可以连成一串输出：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'The quick brown fox'</w:t>
      </w:r>
      <w:r w:rsidRPr="008655D1">
        <w:rPr>
          <w:rStyle w:val="HTML"/>
        </w:rPr>
        <w:t xml:space="preserve">, </w:t>
      </w:r>
      <w:r w:rsidRPr="008655D1">
        <w:rPr>
          <w:rStyle w:val="string"/>
        </w:rPr>
        <w:t>'jumps over'</w:t>
      </w:r>
      <w:r w:rsidRPr="008655D1">
        <w:rPr>
          <w:rStyle w:val="HTML"/>
        </w:rPr>
        <w:t xml:space="preserve">, </w:t>
      </w:r>
      <w:r w:rsidRPr="008655D1">
        <w:rPr>
          <w:rStyle w:val="string"/>
        </w:rPr>
        <w:t>'the lazy dog'</w:t>
      </w:r>
      <w:r w:rsidRPr="008655D1">
        <w:rPr>
          <w:rStyle w:val="HTML"/>
        </w:rPr>
        <w:t>)</w:t>
      </w:r>
    </w:p>
    <w:p w:rsidR="008655D1" w:rsidRPr="008655D1" w:rsidRDefault="008655D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8655D1">
        <w:rPr>
          <w:rStyle w:val="HTML"/>
        </w:rPr>
        <w:t>The quick brown fox jumps over the lazy dog</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FA7CBD">
        <w:rPr>
          <w:rStyle w:val="HTML"/>
          <w:rFonts w:ascii="Consolas" w:hAnsi="Consolas" w:cs="Consolas"/>
          <w:color w:val="70AD47" w:themeColor="accent6"/>
          <w:bdr w:val="single" w:sz="6" w:space="0" w:color="DDDDDD" w:frame="1"/>
          <w:shd w:val="clear" w:color="auto" w:fill="FAFAFA"/>
        </w:rPr>
        <w:t>print()</w:t>
      </w:r>
      <w:r w:rsidRPr="00FA7CBD">
        <w:rPr>
          <w:rFonts w:ascii="Helvetica" w:hAnsi="Helvetica" w:cs="Helvetica"/>
          <w:color w:val="70AD47" w:themeColor="accent6"/>
        </w:rPr>
        <w:t>会依次打印每个字符串，遇到逗号</w:t>
      </w:r>
      <w:r w:rsidRPr="00FA7CBD">
        <w:rPr>
          <w:rFonts w:ascii="Helvetica" w:hAnsi="Helvetica" w:cs="Helvetica"/>
          <w:color w:val="70AD47" w:themeColor="accent6"/>
        </w:rPr>
        <w:t>“,”</w:t>
      </w:r>
      <w:r w:rsidRPr="00FA7CBD">
        <w:rPr>
          <w:rFonts w:ascii="Helvetica" w:hAnsi="Helvetica" w:cs="Helvetica"/>
          <w:color w:val="70AD47" w:themeColor="accent6"/>
        </w:rPr>
        <w:t>会输出一个空格</w:t>
      </w:r>
      <w:r w:rsidRPr="008655D1">
        <w:rPr>
          <w:rFonts w:ascii="Helvetica" w:hAnsi="Helvetica" w:cs="Helvetica"/>
        </w:rPr>
        <w:t>，因此，输出的字符串是这样拼起来的：</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noProof/>
        </w:rPr>
        <w:drawing>
          <wp:inline distT="0" distB="0" distL="0" distR="0">
            <wp:extent cx="4818380" cy="819150"/>
            <wp:effectExtent l="0" t="0" r="1270" b="0"/>
            <wp:docPr id="5" name="图片 5" descr="print-ex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explain"/>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8380" cy="819150"/>
                    </a:xfrm>
                    <a:prstGeom prst="rect">
                      <a:avLst/>
                    </a:prstGeom>
                    <a:noFill/>
                    <a:ln>
                      <a:noFill/>
                    </a:ln>
                  </pic:spPr>
                </pic:pic>
              </a:graphicData>
            </a:graphic>
          </wp:inline>
        </w:drawing>
      </w:r>
    </w:p>
    <w:p w:rsidR="008655D1" w:rsidRPr="00B960CD"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B960CD">
        <w:rPr>
          <w:rStyle w:val="HTML"/>
          <w:rFonts w:ascii="Consolas" w:hAnsi="Consolas" w:cs="Consolas"/>
          <w:color w:val="70AD47" w:themeColor="accent6"/>
          <w:bdr w:val="single" w:sz="6" w:space="0" w:color="DDDDDD" w:frame="1"/>
          <w:shd w:val="clear" w:color="auto" w:fill="FAFAFA"/>
        </w:rPr>
        <w:t>print()</w:t>
      </w:r>
      <w:r w:rsidRPr="00B960CD">
        <w:rPr>
          <w:rFonts w:ascii="Helvetica" w:hAnsi="Helvetica" w:cs="Helvetica"/>
          <w:color w:val="70AD47" w:themeColor="accent6"/>
        </w:rPr>
        <w:t>也可以打印整数，或者计算结果：</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300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因此，我们可以把计算</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的结果打印得更漂亮一点：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lastRenderedPageBreak/>
        <w:t xml:space="preserve">&gt;&gt;&gt; </w:t>
      </w:r>
      <w:r w:rsidRPr="008655D1">
        <w:rPr>
          <w:rStyle w:val="HTML"/>
        </w:rPr>
        <w:t>print(</w:t>
      </w:r>
      <w:r w:rsidRPr="008655D1">
        <w:rPr>
          <w:rStyle w:val="string"/>
        </w:rPr>
        <w:t>'100 + 200 ='</w:t>
      </w:r>
      <w:r w:rsidRPr="008655D1">
        <w:rPr>
          <w:rStyle w:val="HTML"/>
        </w:rPr>
        <w:t xml:space="preserve">, </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100</w:t>
      </w:r>
      <w:r w:rsidRPr="008655D1">
        <w:rPr>
          <w:rStyle w:val="HTML"/>
        </w:rPr>
        <w:t xml:space="preserve"> + </w:t>
      </w:r>
      <w:r w:rsidRPr="008655D1">
        <w:rPr>
          <w:rStyle w:val="number"/>
        </w:rPr>
        <w:t>200</w:t>
      </w:r>
      <w:r w:rsidRPr="008655D1">
        <w:rPr>
          <w:rStyle w:val="HTML"/>
        </w:rPr>
        <w:t xml:space="preserve"> = </w:t>
      </w: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注意，对于</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w:t>
      </w:r>
      <w:r w:rsidRPr="008655D1">
        <w:rPr>
          <w:rFonts w:ascii="Helvetica" w:hAnsi="Helvetica" w:cs="Helvetica"/>
        </w:rPr>
        <w:t>Python</w:t>
      </w:r>
      <w:r w:rsidRPr="008655D1">
        <w:rPr>
          <w:rFonts w:ascii="Helvetica" w:hAnsi="Helvetica" w:cs="Helvetica"/>
        </w:rPr>
        <w:t>解释器自动计算出结果</w:t>
      </w:r>
      <w:r w:rsidRPr="008655D1">
        <w:rPr>
          <w:rStyle w:val="HTML"/>
          <w:rFonts w:ascii="Consolas" w:hAnsi="Consolas" w:cs="Consolas"/>
          <w:bdr w:val="single" w:sz="6" w:space="0" w:color="DDDDDD" w:frame="1"/>
          <w:shd w:val="clear" w:color="auto" w:fill="FAFAFA"/>
        </w:rPr>
        <w:t>300</w:t>
      </w:r>
      <w:r w:rsidRPr="008655D1">
        <w:rPr>
          <w:rFonts w:ascii="Helvetica" w:hAnsi="Helvetica" w:cs="Helvetica"/>
        </w:rPr>
        <w:t>，但是，</w:t>
      </w:r>
      <w:r w:rsidRPr="008655D1">
        <w:rPr>
          <w:rStyle w:val="HTML"/>
          <w:rFonts w:ascii="Consolas" w:hAnsi="Consolas" w:cs="Consolas"/>
          <w:bdr w:val="single" w:sz="6" w:space="0" w:color="DDDDDD" w:frame="1"/>
          <w:shd w:val="clear" w:color="auto" w:fill="FAFAFA"/>
        </w:rPr>
        <w:t>'100 + 200 ='</w:t>
      </w:r>
      <w:r w:rsidRPr="008655D1">
        <w:rPr>
          <w:rFonts w:ascii="Helvetica" w:hAnsi="Helvetica" w:cs="Helvetica"/>
        </w:rPr>
        <w:t>是字符串而非数学公式，</w:t>
      </w:r>
      <w:r w:rsidRPr="008655D1">
        <w:rPr>
          <w:rFonts w:ascii="Helvetica" w:hAnsi="Helvetica" w:cs="Helvetica"/>
        </w:rPr>
        <w:t>Python</w:t>
      </w:r>
      <w:r w:rsidRPr="008655D1">
        <w:rPr>
          <w:rFonts w:ascii="Helvetica" w:hAnsi="Helvetica" w:cs="Helvetica"/>
        </w:rPr>
        <w:t>把它视为字符串，请自行解释上述打印结果。</w:t>
      </w:r>
    </w:p>
    <w:p w:rsidR="008655D1" w:rsidRPr="00980851" w:rsidRDefault="008655D1" w:rsidP="00980851">
      <w:pPr>
        <w:pStyle w:val="a7"/>
        <w:rPr>
          <w:shd w:val="pct15" w:color="auto" w:fill="FFFFFF"/>
        </w:rPr>
      </w:pPr>
      <w:r w:rsidRPr="00980851">
        <w:rPr>
          <w:shd w:val="pct15" w:color="auto" w:fill="FFFFFF"/>
        </w:rPr>
        <w:t>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现在，你已经可以用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输出你想要的结果了。但是，如果要让用户从电脑输入一些字符怎么办？</w:t>
      </w:r>
      <w:r w:rsidRPr="004A4B72">
        <w:rPr>
          <w:rFonts w:ascii="Helvetica" w:hAnsi="Helvetica" w:cs="Helvetica"/>
          <w:color w:val="70AD47" w:themeColor="accent6"/>
        </w:rPr>
        <w:t>Python</w:t>
      </w:r>
      <w:r w:rsidRPr="004A4B72">
        <w:rPr>
          <w:rFonts w:ascii="Helvetica" w:hAnsi="Helvetica" w:cs="Helvetica"/>
          <w:color w:val="70AD47" w:themeColor="accent6"/>
        </w:rPr>
        <w:t>提供了一个</w:t>
      </w:r>
      <w:r w:rsidRPr="004A4B72">
        <w:rPr>
          <w:rStyle w:val="HTML"/>
          <w:rFonts w:ascii="Consolas" w:hAnsi="Consolas" w:cs="Consolas"/>
          <w:color w:val="70AD47" w:themeColor="accent6"/>
          <w:bdr w:val="single" w:sz="6" w:space="0" w:color="DDDDDD" w:frame="1"/>
          <w:shd w:val="clear" w:color="auto" w:fill="FAFAFA"/>
        </w:rPr>
        <w:t>input()</w:t>
      </w:r>
      <w:r w:rsidRPr="004A4B72">
        <w:rPr>
          <w:rFonts w:ascii="Helvetica" w:hAnsi="Helvetica" w:cs="Helvetica"/>
          <w:color w:val="70AD47" w:themeColor="accent6"/>
        </w:rPr>
        <w:t>，可以让用户输入字符串，并存放到一个变量里。</w:t>
      </w:r>
      <w:r w:rsidRPr="008655D1">
        <w:rPr>
          <w:rFonts w:ascii="Helvetica" w:hAnsi="Helvetica" w:cs="Helvetica"/>
        </w:rPr>
        <w:t>比如输入用户的名字：</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当你输入</w:t>
      </w:r>
      <w:r w:rsidRPr="008655D1">
        <w:rPr>
          <w:rStyle w:val="HTML"/>
          <w:rFonts w:ascii="Consolas" w:hAnsi="Consolas" w:cs="Consolas"/>
          <w:bdr w:val="single" w:sz="6" w:space="0" w:color="DDDDDD" w:frame="1"/>
          <w:shd w:val="clear" w:color="auto" w:fill="FAFAFA"/>
        </w:rPr>
        <w:t>name = input()</w:t>
      </w:r>
      <w:r w:rsidRPr="008655D1">
        <w:rPr>
          <w:rFonts w:ascii="Helvetica" w:hAnsi="Helvetica" w:cs="Helvetica"/>
        </w:rPr>
        <w:t>并按下回车后，</w:t>
      </w:r>
      <w:r w:rsidRPr="008655D1">
        <w:rPr>
          <w:rFonts w:ascii="Helvetica" w:hAnsi="Helvetica" w:cs="Helvetica"/>
        </w:rPr>
        <w:t>Python</w:t>
      </w:r>
      <w:r w:rsidRPr="008655D1">
        <w:rPr>
          <w:rFonts w:ascii="Helvetica" w:hAnsi="Helvetica" w:cs="Helvetica"/>
        </w:rPr>
        <w:t>交互式命令行就在等待你的输入了。这时，你可以输入任意字符，然后按回车后完成输入。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输入完成后，不会有任何提示，</w:t>
      </w:r>
      <w:r w:rsidRPr="008655D1">
        <w:rPr>
          <w:rFonts w:ascii="Helvetica" w:hAnsi="Helvetica" w:cs="Helvetica"/>
        </w:rPr>
        <w:t>Python</w:t>
      </w:r>
      <w:r w:rsidRPr="008655D1">
        <w:rPr>
          <w:rFonts w:ascii="Helvetica" w:hAnsi="Helvetica" w:cs="Helvetica"/>
        </w:rPr>
        <w:t>交互式命令行又回到</w:t>
      </w:r>
      <w:r w:rsidRPr="008655D1">
        <w:rPr>
          <w:rStyle w:val="HTML"/>
          <w:rFonts w:ascii="Consolas" w:hAnsi="Consolas" w:cs="Consolas"/>
          <w:bdr w:val="single" w:sz="6" w:space="0" w:color="DDDDDD" w:frame="1"/>
          <w:shd w:val="clear" w:color="auto" w:fill="FAFAFA"/>
        </w:rPr>
        <w:t>&gt;&gt;&gt;</w:t>
      </w:r>
      <w:r w:rsidRPr="008655D1">
        <w:rPr>
          <w:rFonts w:ascii="Helvetica" w:hAnsi="Helvetica" w:cs="Helvetica"/>
        </w:rPr>
        <w:t>状态了。那我们刚才输入的内容到哪去了？答案是存放到</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变量里了。可以直接输入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查看变量内容：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string"/>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a8"/>
          <w:rFonts w:ascii="Helvetica" w:hAnsi="Helvetica" w:cs="Helvetica"/>
        </w:rPr>
        <w:t>什么是变量？</w:t>
      </w:r>
      <w:r w:rsidRPr="008655D1">
        <w:rPr>
          <w:rFonts w:ascii="Helvetica" w:hAnsi="Helvetica" w:cs="Helvetica"/>
        </w:rPr>
        <w:t>请回忆初中数学所学的代数基础知识：</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设正方形的边长为</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，则正方形的面积为</w:t>
      </w:r>
      <w:r w:rsidRPr="008655D1">
        <w:rPr>
          <w:rStyle w:val="HTML"/>
          <w:rFonts w:ascii="Consolas" w:hAnsi="Consolas" w:cs="Consolas"/>
          <w:bdr w:val="single" w:sz="6" w:space="0" w:color="DDDDDD" w:frame="1"/>
          <w:shd w:val="clear" w:color="auto" w:fill="FAFAFA"/>
        </w:rPr>
        <w:t>a x a</w:t>
      </w:r>
      <w:r w:rsidRPr="008655D1">
        <w:rPr>
          <w:rFonts w:ascii="Helvetica" w:hAnsi="Helvetica" w:cs="Helvetica"/>
        </w:rPr>
        <w:t>。把边长</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看做一个变量，我们就可以根据</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的值计算正方形的面积，比如：</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a=2</w:t>
      </w:r>
      <w:r w:rsidRPr="008655D1">
        <w:rPr>
          <w:rFonts w:ascii="Helvetica" w:hAnsi="Helvetica" w:cs="Helvetica"/>
        </w:rPr>
        <w:t>，则面积为</w:t>
      </w:r>
      <w:r w:rsidRPr="008655D1">
        <w:rPr>
          <w:rFonts w:ascii="Helvetica" w:hAnsi="Helvetica" w:cs="Helvetica"/>
        </w:rPr>
        <w:t>a x a = 2 x 2 = 4</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a=3.5</w:t>
      </w:r>
      <w:r w:rsidRPr="008655D1">
        <w:rPr>
          <w:rFonts w:ascii="Helvetica" w:hAnsi="Helvetica" w:cs="Helvetica"/>
        </w:rPr>
        <w:t>，则面积为</w:t>
      </w:r>
      <w:r w:rsidRPr="008655D1">
        <w:rPr>
          <w:rFonts w:ascii="Helvetica" w:hAnsi="Helvetica" w:cs="Helvetica"/>
        </w:rPr>
        <w:t>a x a = 3.5 x 3.5 = 12.25</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4A4B72">
        <w:rPr>
          <w:rFonts w:ascii="Helvetica" w:hAnsi="Helvetica" w:cs="Helvetica"/>
          <w:color w:val="70AD47" w:themeColor="accent6"/>
        </w:rPr>
        <w:t>在计算机程序中，变量不仅可以为整数或浮点数，还可以是字符串，</w:t>
      </w:r>
      <w:r w:rsidRPr="008655D1">
        <w:rPr>
          <w:rFonts w:ascii="Helvetica" w:hAnsi="Helvetica" w:cs="Helvetica"/>
        </w:rPr>
        <w:t>因此，</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作为一个变量就是一个字符串。</w:t>
      </w:r>
    </w:p>
    <w:p w:rsidR="008655D1" w:rsidRPr="004A4B72"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8655D1">
        <w:rPr>
          <w:rFonts w:ascii="Helvetica" w:hAnsi="Helvetica" w:cs="Helvetica"/>
        </w:rPr>
        <w:t>要打印出</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变量的内容，除了直接写</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然后按回车外，</w:t>
      </w:r>
      <w:r w:rsidRPr="004A4B72">
        <w:rPr>
          <w:rFonts w:ascii="Helvetica" w:hAnsi="Helvetica" w:cs="Helvetica"/>
          <w:color w:val="70AD47" w:themeColor="accent6"/>
        </w:rPr>
        <w:t>还可以用</w:t>
      </w:r>
      <w:r w:rsidRPr="004A4B72">
        <w:rPr>
          <w:rStyle w:val="HTML"/>
          <w:rFonts w:ascii="Consolas" w:hAnsi="Consolas" w:cs="Consolas"/>
          <w:color w:val="70AD47" w:themeColor="accent6"/>
          <w:bdr w:val="single" w:sz="6" w:space="0" w:color="DDDDDD" w:frame="1"/>
          <w:shd w:val="clear" w:color="auto" w:fill="FAFAFA"/>
        </w:rPr>
        <w:t>print()</w:t>
      </w:r>
      <w:r w:rsidRPr="004A4B72">
        <w:rPr>
          <w:rFonts w:ascii="Helvetica" w:hAnsi="Helvetica" w:cs="Helvetica"/>
          <w:color w:val="70AD47" w:themeColor="accent6"/>
        </w:rPr>
        <w:t>函数：</w:t>
      </w:r>
      <w:r w:rsidR="00674C91">
        <w:rPr>
          <w:rFonts w:ascii="Helvetica" w:hAnsi="Helvetica" w:cs="Helvetica" w:hint="eastAsia"/>
          <w:color w:val="70AD47" w:themeColor="accent6"/>
        </w:rPr>
        <w:t>（这时输出的变量是不带引号的）</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lastRenderedPageBreak/>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有了输入和输出，我们就可以把上次打印</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的程序改成有点意义的程序了：</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运行上面的程序，第一行代码会让用户输入任意字符作为自己的名字，然后存入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变量中；第二行代码会根据用户的名字向用户说</w:t>
      </w:r>
      <w:r w:rsidRPr="008655D1">
        <w:rPr>
          <w:rStyle w:val="HTML"/>
          <w:rFonts w:ascii="Consolas" w:hAnsi="Consolas" w:cs="Consolas"/>
          <w:bdr w:val="single" w:sz="6" w:space="0" w:color="DDDDDD" w:frame="1"/>
          <w:shd w:val="clear" w:color="auto" w:fill="FAFAFA"/>
        </w:rPr>
        <w:t>hello</w:t>
      </w:r>
      <w:r w:rsidRPr="008655D1">
        <w:rPr>
          <w:rFonts w:ascii="Helvetica" w:hAnsi="Helvetica" w:cs="Helvetica"/>
        </w:rPr>
        <w:t>，比如输入</w:t>
      </w:r>
      <w:r w:rsidRPr="008655D1">
        <w:rPr>
          <w:rStyle w:val="HTML"/>
          <w:rFonts w:ascii="Consolas" w:hAnsi="Consolas" w:cs="Consolas"/>
          <w:bdr w:val="single" w:sz="6" w:space="0" w:color="DDDDDD" w:frame="1"/>
          <w:shd w:val="clear" w:color="auto" w:fill="FAFAFA"/>
        </w:rPr>
        <w:t>Michael</w:t>
      </w:r>
      <w:r w:rsidRPr="008655D1">
        <w:rPr>
          <w:rFonts w:ascii="Helvetica" w:hAnsi="Helvetica" w:cs="Helvetica"/>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但是程序运行的时候，没有任何提示信息告诉用户：</w:t>
      </w:r>
      <w:r w:rsidRPr="008655D1">
        <w:rPr>
          <w:rFonts w:ascii="Helvetica" w:hAnsi="Helvetica" w:cs="Helvetica"/>
        </w:rPr>
        <w:t>“</w:t>
      </w:r>
      <w:r w:rsidRPr="008655D1">
        <w:rPr>
          <w:rFonts w:ascii="Helvetica" w:hAnsi="Helvetica" w:cs="Helvetica"/>
        </w:rPr>
        <w:t>嘿，赶紧输入你的名字</w:t>
      </w:r>
      <w:r w:rsidRPr="008655D1">
        <w:rPr>
          <w:rFonts w:ascii="Helvetica" w:hAnsi="Helvetica" w:cs="Helvetica"/>
        </w:rPr>
        <w:t>”</w:t>
      </w:r>
      <w:r w:rsidRPr="008655D1">
        <w:rPr>
          <w:rFonts w:ascii="Helvetica" w:hAnsi="Helvetica" w:cs="Helvetica"/>
        </w:rPr>
        <w:t>，这样显得很不友好。幸好，</w:t>
      </w: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可以让你显示一个字符串来提示用户，于是我们把代码改成：</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r w:rsidRPr="008655D1">
        <w:rPr>
          <w:rStyle w:val="string"/>
        </w:rPr>
        <w:t>'please enter your name: '</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再次运行这个程序，你会发现，程序一运行，会首先打印出</w:t>
      </w:r>
      <w:r w:rsidRPr="008655D1">
        <w:rPr>
          <w:rStyle w:val="HTML"/>
          <w:rFonts w:ascii="Consolas" w:hAnsi="Consolas" w:cs="Consolas"/>
          <w:bdr w:val="single" w:sz="6" w:space="0" w:color="DDDDDD" w:frame="1"/>
          <w:shd w:val="clear" w:color="auto" w:fill="FAFAFA"/>
        </w:rPr>
        <w:t>please enter your name:</w:t>
      </w:r>
      <w:r w:rsidRPr="008655D1">
        <w:rPr>
          <w:rFonts w:ascii="Helvetica" w:hAnsi="Helvetica" w:cs="Helvetica"/>
        </w:rPr>
        <w:t>，这样，用户就可以根据提示，输入名字后，得到</w:t>
      </w:r>
      <w:r w:rsidRPr="008655D1">
        <w:rPr>
          <w:rStyle w:val="HTML"/>
          <w:rFonts w:ascii="Consolas" w:hAnsi="Consolas" w:cs="Consolas"/>
          <w:bdr w:val="single" w:sz="6" w:space="0" w:color="DDDDDD" w:frame="1"/>
          <w:shd w:val="clear" w:color="auto" w:fill="FAFAFA"/>
        </w:rPr>
        <w:t>hello, xxx</w:t>
      </w:r>
      <w:r w:rsidRPr="008655D1">
        <w:rPr>
          <w:rFonts w:ascii="Helvetica" w:hAnsi="Helvetica" w:cs="Helvetica"/>
        </w:rPr>
        <w:t>的输出：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please enter your name: 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每次运行该程序，根据用户输入的不同，输出结果也会不同。</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在命令行下，输入和输出就是这么简单。</w:t>
      </w:r>
    </w:p>
    <w:p w:rsidR="008655D1" w:rsidRPr="00BE2014" w:rsidRDefault="008655D1" w:rsidP="00BE2014">
      <w:pPr>
        <w:rPr>
          <w:shd w:val="pct15" w:color="auto" w:fill="FFFFFF"/>
        </w:rPr>
      </w:pPr>
      <w:r w:rsidRPr="00BE2014">
        <w:rPr>
          <w:shd w:val="pct15" w:color="auto" w:fill="FFFFFF"/>
        </w:rPr>
        <w:t>小结</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任何计算机程序都是为了执行一个特定的任务，有了输入，用户才能告诉计算机程序所需的信息，有了输出，程序运行后才能告诉用户任务的结果。</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lastRenderedPageBreak/>
        <w:t>输入是</w:t>
      </w:r>
      <w:r w:rsidRPr="008655D1">
        <w:rPr>
          <w:rFonts w:ascii="Helvetica" w:hAnsi="Helvetica" w:cs="Helvetica"/>
        </w:rPr>
        <w:t>Input</w:t>
      </w:r>
      <w:r w:rsidRPr="008655D1">
        <w:rPr>
          <w:rFonts w:ascii="Helvetica" w:hAnsi="Helvetica" w:cs="Helvetica"/>
        </w:rPr>
        <w:t>，输出是</w:t>
      </w:r>
      <w:r w:rsidRPr="008655D1">
        <w:rPr>
          <w:rFonts w:ascii="Helvetica" w:hAnsi="Helvetica" w:cs="Helvetica"/>
        </w:rPr>
        <w:t>Output</w:t>
      </w:r>
      <w:r w:rsidRPr="008655D1">
        <w:rPr>
          <w:rFonts w:ascii="Helvetica" w:hAnsi="Helvetica" w:cs="Helvetica"/>
        </w:rPr>
        <w:t>，因此，我们把输入输出统称为</w:t>
      </w:r>
      <w:r w:rsidRPr="008655D1">
        <w:rPr>
          <w:rFonts w:ascii="Helvetica" w:hAnsi="Helvetica" w:cs="Helvetica"/>
        </w:rPr>
        <w:t>Input/Output</w:t>
      </w:r>
      <w:r w:rsidRPr="008655D1">
        <w:rPr>
          <w:rFonts w:ascii="Helvetica" w:hAnsi="Helvetica" w:cs="Helvetica"/>
        </w:rPr>
        <w:t>，或者简写为</w:t>
      </w:r>
      <w:r w:rsidRPr="008655D1">
        <w:rPr>
          <w:rFonts w:ascii="Helvetica" w:hAnsi="Helvetica" w:cs="Helvetica"/>
        </w:rPr>
        <w:t>IO</w:t>
      </w:r>
      <w:r w:rsidRPr="008655D1">
        <w:rPr>
          <w:rFonts w:ascii="Helvetica" w:hAnsi="Helvetica" w:cs="Helvetica"/>
        </w:rPr>
        <w:t>。</w:t>
      </w:r>
    </w:p>
    <w:p w:rsid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和</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是在命令行下面最基本的输入和输出，但是，用户也可以通过其他更高级的图形界面完成输入和输出，比如，在网页上的一个文本框输入自己的名字，点击</w:t>
      </w:r>
      <w:r w:rsidRPr="008655D1">
        <w:rPr>
          <w:rFonts w:ascii="Helvetica" w:hAnsi="Helvetica" w:cs="Helvetica"/>
        </w:rPr>
        <w:t>“</w:t>
      </w:r>
      <w:r w:rsidRPr="008655D1">
        <w:rPr>
          <w:rFonts w:ascii="Helvetica" w:hAnsi="Helvetica" w:cs="Helvetica"/>
        </w:rPr>
        <w:t>确定</w:t>
      </w:r>
      <w:r w:rsidRPr="008655D1">
        <w:rPr>
          <w:rFonts w:ascii="Helvetica" w:hAnsi="Helvetica" w:cs="Helvetica"/>
        </w:rPr>
        <w:t>”</w:t>
      </w:r>
      <w:r w:rsidRPr="008655D1">
        <w:rPr>
          <w:rFonts w:ascii="Helvetica" w:hAnsi="Helvetica" w:cs="Helvetica"/>
        </w:rPr>
        <w:t>后在网页上看到输出信息。</w:t>
      </w:r>
    </w:p>
    <w:p w:rsidR="009B7915" w:rsidRDefault="009B7915" w:rsidP="00E83F69">
      <w:pPr>
        <w:pStyle w:val="2"/>
        <w:rPr>
          <w:sz w:val="24"/>
        </w:rPr>
      </w:pPr>
      <w:bookmarkStart w:id="5" w:name="_Toc454522267"/>
      <w:r w:rsidRPr="00C704A2">
        <w:rPr>
          <w:sz w:val="24"/>
        </w:rPr>
        <w:t>第</w:t>
      </w:r>
      <w:r w:rsidRPr="00C704A2">
        <w:rPr>
          <w:rFonts w:hint="eastAsia"/>
          <w:sz w:val="24"/>
        </w:rPr>
        <w:t>6</w:t>
      </w:r>
      <w:r w:rsidRPr="00C704A2">
        <w:rPr>
          <w:rFonts w:hint="eastAsia"/>
          <w:sz w:val="24"/>
        </w:rPr>
        <w:t>课</w:t>
      </w:r>
      <w:r w:rsidRPr="00C704A2">
        <w:rPr>
          <w:rFonts w:hint="eastAsia"/>
          <w:sz w:val="24"/>
        </w:rPr>
        <w:t xml:space="preserve"> </w:t>
      </w:r>
      <w:r w:rsidR="00C704A2" w:rsidRPr="00C704A2">
        <w:rPr>
          <w:rFonts w:hint="eastAsia"/>
          <w:sz w:val="24"/>
        </w:rPr>
        <w:t>Python</w:t>
      </w:r>
      <w:r w:rsidR="00C704A2" w:rsidRPr="00C704A2">
        <w:rPr>
          <w:rFonts w:hint="eastAsia"/>
          <w:sz w:val="24"/>
        </w:rPr>
        <w:t>代码</w:t>
      </w:r>
      <w:bookmarkEnd w:id="5"/>
    </w:p>
    <w:p w:rsidR="002B1FF5" w:rsidRPr="002B1FF5" w:rsidRDefault="002B1FF5" w:rsidP="002B1FF5">
      <w:pPr>
        <w:pStyle w:val="a5"/>
        <w:shd w:val="clear" w:color="auto" w:fill="FFFFFF"/>
        <w:spacing w:before="0"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是一种计算机编程语言。计算机编程语言和我们日常使用的自然语言有所不同，最大的区别就是，</w:t>
      </w:r>
      <w:r w:rsidRPr="00B171D5">
        <w:rPr>
          <w:rFonts w:ascii="Helvetica" w:hAnsi="Helvetica" w:cs="Helvetica"/>
          <w:color w:val="70AD47" w:themeColor="accent6"/>
        </w:rPr>
        <w:t>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w:t>
      </w:r>
      <w:r w:rsidRPr="00B171D5">
        <w:rPr>
          <w:rFonts w:ascii="Helvetica" w:hAnsi="Helvetica" w:cs="Helvetica"/>
          <w:color w:val="70AD47" w:themeColor="accent6"/>
        </w:rPr>
        <w:t>CPU</w:t>
      </w:r>
      <w:r w:rsidRPr="00B171D5">
        <w:rPr>
          <w:rFonts w:ascii="Helvetica" w:hAnsi="Helvetica" w:cs="Helvetica"/>
          <w:color w:val="70AD47" w:themeColor="accent6"/>
        </w:rPr>
        <w:t>能够执行的机器码，然后执行。</w:t>
      </w:r>
      <w:r w:rsidRPr="002B1FF5">
        <w:rPr>
          <w:rFonts w:ascii="Helvetica" w:hAnsi="Helvetica" w:cs="Helvetica"/>
        </w:rPr>
        <w:t>Python</w:t>
      </w:r>
      <w:r w:rsidRPr="002B1FF5">
        <w:rPr>
          <w:rFonts w:ascii="Helvetica" w:hAnsi="Helvetica" w:cs="Helvetica"/>
        </w:rPr>
        <w:t>也不例外。</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的语法比较简单，采用</w:t>
      </w:r>
      <w:r w:rsidRPr="00F8717C">
        <w:rPr>
          <w:rFonts w:ascii="Helvetica" w:hAnsi="Helvetica" w:cs="Helvetica"/>
          <w:color w:val="70AD47" w:themeColor="accent6"/>
        </w:rPr>
        <w:t>缩进方式</w:t>
      </w:r>
      <w:r w:rsidRPr="002B1FF5">
        <w:rPr>
          <w:rFonts w:ascii="Helvetica" w:hAnsi="Helvetica" w:cs="Helvetica"/>
        </w:rPr>
        <w:t>，写出来的代码就像下面的样子：</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comment"/>
          <w:i/>
          <w:iCs/>
        </w:rPr>
        <w:t># print absolute value of an integer:</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a = </w:t>
      </w:r>
      <w:r w:rsidRPr="002B1FF5">
        <w:rPr>
          <w:rStyle w:val="number"/>
        </w:rPr>
        <w:t>100</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if</w:t>
      </w:r>
      <w:r w:rsidRPr="002B1FF5">
        <w:rPr>
          <w:rStyle w:val="HTML"/>
        </w:rPr>
        <w:t xml:space="preserve"> a &gt;= </w:t>
      </w:r>
      <w:r w:rsidRPr="002B1FF5">
        <w:rPr>
          <w:rStyle w:val="number"/>
        </w:rPr>
        <w:t>0</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else</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以</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开头的语句是注释，注释是给人看的，可以是任意内容，解释器会忽略掉注释。其他每一行都是一个语句，当语句以冒号</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结尾时，缩进的语句视为代码块。</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缩进有利有弊。好处是强迫你写出格式化的代码，但没有规定缩进是几个空格还是</w:t>
      </w:r>
      <w:r w:rsidRPr="002B1FF5">
        <w:rPr>
          <w:rFonts w:ascii="Helvetica" w:hAnsi="Helvetica" w:cs="Helvetica"/>
        </w:rPr>
        <w:t>Tab</w:t>
      </w:r>
      <w:r w:rsidRPr="002B1FF5">
        <w:rPr>
          <w:rFonts w:ascii="Helvetica" w:hAnsi="Helvetica" w:cs="Helvetica"/>
        </w:rPr>
        <w:t>。按照约定俗成的管理，应该始终坚持使用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缩进的另一个好处是强迫你写出缩进较少的代码，你会倾向于把一段很长的代码拆分成若干函数，从而得到缩进较少的代码。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BA2AD3">
        <w:rPr>
          <w:rFonts w:ascii="Helvetica" w:hAnsi="Helvetica" w:cs="Helvetica"/>
          <w:color w:val="70AD47" w:themeColor="accent6"/>
        </w:rPr>
        <w:t>缩进的坏处就是</w:t>
      </w:r>
      <w:r w:rsidRPr="00BA2AD3">
        <w:rPr>
          <w:rFonts w:ascii="Helvetica" w:hAnsi="Helvetica" w:cs="Helvetica"/>
          <w:color w:val="70AD47" w:themeColor="accent6"/>
        </w:rPr>
        <w:t>“</w:t>
      </w:r>
      <w:r w:rsidRPr="00BA2AD3">
        <w:rPr>
          <w:rFonts w:ascii="Helvetica" w:hAnsi="Helvetica" w:cs="Helvetica"/>
          <w:color w:val="70AD47" w:themeColor="accent6"/>
        </w:rPr>
        <w:t>复制－粘贴</w:t>
      </w:r>
      <w:r w:rsidRPr="00BA2AD3">
        <w:rPr>
          <w:rFonts w:ascii="Helvetica" w:hAnsi="Helvetica" w:cs="Helvetica"/>
          <w:color w:val="70AD47" w:themeColor="accent6"/>
        </w:rPr>
        <w:t>”</w:t>
      </w:r>
      <w:r w:rsidRPr="00BA2AD3">
        <w:rPr>
          <w:rFonts w:ascii="Helvetica" w:hAnsi="Helvetica" w:cs="Helvetica"/>
          <w:color w:val="70AD47" w:themeColor="accent6"/>
        </w:rPr>
        <w:t>功能失效了，</w:t>
      </w:r>
      <w:r w:rsidRPr="002B1FF5">
        <w:rPr>
          <w:rFonts w:ascii="Helvetica" w:hAnsi="Helvetica" w:cs="Helvetica"/>
        </w:rPr>
        <w:t>这是最坑爹的地方。当你重构代码时，粘贴过去的代码必须重新检查缩进是否正确。此外，</w:t>
      </w:r>
      <w:r w:rsidRPr="002B1FF5">
        <w:rPr>
          <w:rFonts w:ascii="Helvetica" w:hAnsi="Helvetica" w:cs="Helvetica"/>
        </w:rPr>
        <w:t>IDE</w:t>
      </w:r>
      <w:r w:rsidRPr="002B1FF5">
        <w:rPr>
          <w:rFonts w:ascii="Helvetica" w:hAnsi="Helvetica" w:cs="Helvetica"/>
        </w:rPr>
        <w:t>很难像格式化</w:t>
      </w:r>
      <w:r w:rsidRPr="002B1FF5">
        <w:rPr>
          <w:rFonts w:ascii="Helvetica" w:hAnsi="Helvetica" w:cs="Helvetica"/>
        </w:rPr>
        <w:t>Java</w:t>
      </w:r>
      <w:r w:rsidRPr="002B1FF5">
        <w:rPr>
          <w:rFonts w:ascii="Helvetica" w:hAnsi="Helvetica" w:cs="Helvetica"/>
        </w:rPr>
        <w:t>代码那样格式化</w:t>
      </w:r>
      <w:r w:rsidRPr="002B1FF5">
        <w:rPr>
          <w:rFonts w:ascii="Helvetica" w:hAnsi="Helvetica" w:cs="Helvetica"/>
        </w:rPr>
        <w:t>Python</w:t>
      </w:r>
      <w:r w:rsidRPr="002B1FF5">
        <w:rPr>
          <w:rFonts w:ascii="Helvetica" w:hAnsi="Helvetica" w:cs="Helvetica"/>
        </w:rPr>
        <w:t>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最后，请务必注意</w:t>
      </w:r>
      <w:r w:rsidRPr="00F12909">
        <w:rPr>
          <w:rFonts w:ascii="Helvetica" w:hAnsi="Helvetica" w:cs="Helvetica"/>
          <w:color w:val="70AD47" w:themeColor="accent6"/>
        </w:rPr>
        <w:t>，</w:t>
      </w:r>
      <w:r w:rsidRPr="00F12909">
        <w:rPr>
          <w:rFonts w:ascii="Helvetica" w:hAnsi="Helvetica" w:cs="Helvetica"/>
          <w:color w:val="70AD47" w:themeColor="accent6"/>
        </w:rPr>
        <w:t>Python</w:t>
      </w:r>
      <w:r w:rsidRPr="00F12909">
        <w:rPr>
          <w:rFonts w:ascii="Helvetica" w:hAnsi="Helvetica" w:cs="Helvetica"/>
          <w:color w:val="70AD47" w:themeColor="accent6"/>
        </w:rPr>
        <w:t>程序是大小写敏感的，</w:t>
      </w:r>
      <w:r w:rsidRPr="002B1FF5">
        <w:rPr>
          <w:rFonts w:ascii="Helvetica" w:hAnsi="Helvetica" w:cs="Helvetica"/>
        </w:rPr>
        <w:t>如果写错了大小写，程序会报错。</w:t>
      </w:r>
    </w:p>
    <w:p w:rsidR="002B1FF5" w:rsidRPr="00714620" w:rsidRDefault="002B1FF5" w:rsidP="00714620">
      <w:pPr>
        <w:rPr>
          <w:shd w:val="pct15" w:color="auto" w:fill="FFFFFF"/>
        </w:rPr>
      </w:pPr>
      <w:r w:rsidRPr="00714620">
        <w:rPr>
          <w:shd w:val="pct15" w:color="auto" w:fill="FFFFFF"/>
        </w:rPr>
        <w:t>小结</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lastRenderedPageBreak/>
        <w:t>Python</w:t>
      </w:r>
      <w:r w:rsidRPr="002B1FF5">
        <w:rPr>
          <w:rFonts w:ascii="Helvetica" w:hAnsi="Helvetica" w:cs="Helvetica"/>
        </w:rPr>
        <w:t>使用缩进来组织代码块，请务必遵守约定俗成的习惯，坚持使用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在文本编辑器中，需要设置把</w:t>
      </w:r>
      <w:r w:rsidRPr="002B1FF5">
        <w:rPr>
          <w:rFonts w:ascii="Helvetica" w:hAnsi="Helvetica" w:cs="Helvetica"/>
        </w:rPr>
        <w:t>Tab</w:t>
      </w:r>
      <w:r w:rsidRPr="002B1FF5">
        <w:rPr>
          <w:rFonts w:ascii="Helvetica" w:hAnsi="Helvetica" w:cs="Helvetica"/>
        </w:rPr>
        <w:t>自动转换为</w:t>
      </w:r>
      <w:r w:rsidRPr="002B1FF5">
        <w:rPr>
          <w:rFonts w:ascii="Helvetica" w:hAnsi="Helvetica" w:cs="Helvetica"/>
        </w:rPr>
        <w:t>4</w:t>
      </w:r>
      <w:r w:rsidRPr="002B1FF5">
        <w:rPr>
          <w:rFonts w:ascii="Helvetica" w:hAnsi="Helvetica" w:cs="Helvetica"/>
        </w:rPr>
        <w:t>个空格，确保不混用</w:t>
      </w:r>
      <w:r w:rsidRPr="002B1FF5">
        <w:rPr>
          <w:rFonts w:ascii="Helvetica" w:hAnsi="Helvetica" w:cs="Helvetica"/>
        </w:rPr>
        <w:t>Tab</w:t>
      </w:r>
      <w:r w:rsidRPr="002B1FF5">
        <w:rPr>
          <w:rFonts w:ascii="Helvetica" w:hAnsi="Helvetica" w:cs="Helvetica"/>
        </w:rPr>
        <w:t>和空格。</w:t>
      </w:r>
    </w:p>
    <w:p w:rsidR="00C704A2" w:rsidRPr="00714620" w:rsidRDefault="00714620" w:rsidP="00E83F69">
      <w:pPr>
        <w:pStyle w:val="2"/>
        <w:rPr>
          <w:sz w:val="24"/>
        </w:rPr>
      </w:pPr>
      <w:bookmarkStart w:id="6" w:name="_Toc454522268"/>
      <w:r w:rsidRPr="00714620">
        <w:rPr>
          <w:rFonts w:hint="eastAsia"/>
          <w:sz w:val="24"/>
        </w:rPr>
        <w:t>第</w:t>
      </w:r>
      <w:r w:rsidRPr="00714620">
        <w:rPr>
          <w:rFonts w:hint="eastAsia"/>
          <w:sz w:val="24"/>
        </w:rPr>
        <w:t>7</w:t>
      </w:r>
      <w:r w:rsidRPr="00714620">
        <w:rPr>
          <w:rFonts w:hint="eastAsia"/>
          <w:sz w:val="24"/>
        </w:rPr>
        <w:t>课</w:t>
      </w:r>
      <w:r w:rsidRPr="00714620">
        <w:rPr>
          <w:rFonts w:hint="eastAsia"/>
          <w:sz w:val="24"/>
        </w:rPr>
        <w:t xml:space="preserve"> </w:t>
      </w:r>
      <w:r w:rsidRPr="00714620">
        <w:rPr>
          <w:rFonts w:hint="eastAsia"/>
          <w:sz w:val="24"/>
        </w:rPr>
        <w:t>数据类型和变量</w:t>
      </w:r>
      <w:bookmarkEnd w:id="6"/>
    </w:p>
    <w:p w:rsidR="00431278" w:rsidRPr="00431278" w:rsidRDefault="00431278" w:rsidP="00E83F69">
      <w:pPr>
        <w:pStyle w:val="3"/>
        <w:shd w:val="clear" w:color="auto" w:fill="FFFFFF"/>
        <w:spacing w:before="0" w:after="225" w:line="360" w:lineRule="atLeast"/>
        <w:rPr>
          <w:rFonts w:ascii="Helvetica" w:hAnsi="Helvetica" w:cs="Helvetica"/>
          <w:b w:val="0"/>
          <w:bCs w:val="0"/>
          <w:sz w:val="24"/>
          <w:szCs w:val="24"/>
        </w:rPr>
      </w:pPr>
      <w:bookmarkStart w:id="7" w:name="_Toc454522269"/>
      <w:r w:rsidRPr="00431278">
        <w:rPr>
          <w:rFonts w:ascii="Helvetica" w:hAnsi="Helvetica" w:cs="Helvetica"/>
          <w:b w:val="0"/>
          <w:bCs w:val="0"/>
          <w:sz w:val="24"/>
          <w:szCs w:val="24"/>
        </w:rPr>
        <w:t>数据类型</w:t>
      </w:r>
      <w:bookmarkEnd w:id="7"/>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在</w:t>
      </w:r>
      <w:r w:rsidRPr="00431278">
        <w:rPr>
          <w:rFonts w:ascii="Helvetica" w:hAnsi="Helvetica" w:cs="Helvetica"/>
        </w:rPr>
        <w:t>Python</w:t>
      </w:r>
      <w:r w:rsidRPr="00431278">
        <w:rPr>
          <w:rFonts w:ascii="Helvetica" w:hAnsi="Helvetica" w:cs="Helvetica"/>
        </w:rPr>
        <w:t>中，能够直接处理的数据类型有以下几种：</w:t>
      </w:r>
    </w:p>
    <w:p w:rsidR="00431278" w:rsidRPr="00431278" w:rsidRDefault="00431278" w:rsidP="00E83F69">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整数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50331">
        <w:rPr>
          <w:rFonts w:ascii="Helvetica" w:hAnsi="Helvetica" w:cs="Helvetica"/>
          <w:color w:val="70AD47" w:themeColor="accent6"/>
        </w:rPr>
        <w:t>Python</w:t>
      </w:r>
      <w:r w:rsidRPr="00450331">
        <w:rPr>
          <w:rFonts w:ascii="Helvetica" w:hAnsi="Helvetica" w:cs="Helvetica"/>
          <w:color w:val="70AD47" w:themeColor="accent6"/>
        </w:rPr>
        <w:t>可以处理任意大小的整数</w:t>
      </w:r>
      <w:r w:rsidRPr="00431278">
        <w:rPr>
          <w:rFonts w:ascii="Helvetica" w:hAnsi="Helvetica" w:cs="Helvetica"/>
        </w:rPr>
        <w:t>，当然包括负整数，在程序中的表示方法和数学上的写法一模一样，例如：</w:t>
      </w:r>
      <w:r w:rsidRPr="00431278">
        <w:rPr>
          <w:rStyle w:val="HTML"/>
          <w:rFonts w:ascii="Consolas" w:hAnsi="Consolas" w:cs="Consolas"/>
          <w:bdr w:val="single" w:sz="6" w:space="0" w:color="DDDDDD" w:frame="1"/>
          <w:shd w:val="clear" w:color="auto" w:fill="FAFAFA"/>
        </w:rPr>
        <w:t>1</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100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-8080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，等等。</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计算机由于使用二进制，所以，有时候用十六进制表示整数比较方便，十六进制用</w:t>
      </w:r>
      <w:r w:rsidRPr="00431278">
        <w:rPr>
          <w:rStyle w:val="HTML"/>
          <w:rFonts w:ascii="Consolas" w:hAnsi="Consolas" w:cs="Consolas"/>
          <w:bdr w:val="single" w:sz="6" w:space="0" w:color="DDDDDD" w:frame="1"/>
          <w:shd w:val="clear" w:color="auto" w:fill="FAFAFA"/>
        </w:rPr>
        <w:t>0x</w:t>
      </w:r>
      <w:r w:rsidRPr="00431278">
        <w:rPr>
          <w:rFonts w:ascii="Helvetica" w:hAnsi="Helvetica" w:cs="Helvetica"/>
        </w:rPr>
        <w:t>前缀和</w:t>
      </w:r>
      <w:r w:rsidRPr="00431278">
        <w:rPr>
          <w:rFonts w:ascii="Helvetica" w:hAnsi="Helvetica" w:cs="Helvetica"/>
        </w:rPr>
        <w:t>0-9</w:t>
      </w:r>
      <w:r w:rsidRPr="00431278">
        <w:rPr>
          <w:rFonts w:ascii="Helvetica" w:hAnsi="Helvetica" w:cs="Helvetica"/>
        </w:rPr>
        <w:t>，</w:t>
      </w:r>
      <w:r w:rsidRPr="00431278">
        <w:rPr>
          <w:rFonts w:ascii="Helvetica" w:hAnsi="Helvetica" w:cs="Helvetica"/>
        </w:rPr>
        <w:t>a-f</w:t>
      </w:r>
      <w:r w:rsidRPr="00431278">
        <w:rPr>
          <w:rFonts w:ascii="Helvetica" w:hAnsi="Helvetica" w:cs="Helvetica"/>
        </w:rPr>
        <w:t>表示，例如：</w:t>
      </w:r>
      <w:r w:rsidRPr="00431278">
        <w:rPr>
          <w:rStyle w:val="HTML"/>
          <w:rFonts w:ascii="Consolas" w:hAnsi="Consolas" w:cs="Consolas"/>
          <w:bdr w:val="single" w:sz="6" w:space="0" w:color="DDDDDD" w:frame="1"/>
          <w:shd w:val="clear" w:color="auto" w:fill="FAFAFA"/>
        </w:rPr>
        <w:t>0xff00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0xa5b4c3d2</w:t>
      </w:r>
      <w:r w:rsidRPr="00431278">
        <w:rPr>
          <w:rFonts w:ascii="Helvetica" w:hAnsi="Helvetica" w:cs="Helvetica"/>
        </w:rPr>
        <w:t>，等等。</w:t>
      </w:r>
    </w:p>
    <w:p w:rsidR="00431278" w:rsidRPr="00431278" w:rsidRDefault="00431278" w:rsidP="00E83F69">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浮点数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浮点数也就是小数，之所以称为浮点数，是</w:t>
      </w:r>
      <w:r w:rsidRPr="002D4336">
        <w:rPr>
          <w:rFonts w:ascii="Helvetica" w:hAnsi="Helvetica" w:cs="Helvetica"/>
          <w:color w:val="70AD47" w:themeColor="accent6"/>
        </w:rPr>
        <w:t>因为按照科学记数法表示时，一个浮点数的小数点位置是可变的</w:t>
      </w:r>
      <w:r w:rsidRPr="00431278">
        <w:rPr>
          <w:rFonts w:ascii="Helvetica" w:hAnsi="Helvetica" w:cs="Helvetica"/>
        </w:rPr>
        <w:t>，比如，</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和</w:t>
      </w:r>
      <w:r w:rsidRPr="00431278">
        <w:rPr>
          <w:rFonts w:ascii="Helvetica" w:hAnsi="Helvetica" w:cs="Helvetica"/>
        </w:rPr>
        <w:t>12.3x10</w:t>
      </w:r>
      <w:r w:rsidRPr="00431278">
        <w:rPr>
          <w:rFonts w:ascii="Helvetica" w:hAnsi="Helvetica" w:cs="Helvetica"/>
          <w:vertAlign w:val="superscript"/>
        </w:rPr>
        <w:t>8</w:t>
      </w:r>
      <w:r w:rsidRPr="00431278">
        <w:rPr>
          <w:rFonts w:ascii="Helvetica" w:hAnsi="Helvetica" w:cs="Helvetica"/>
        </w:rPr>
        <w:t>是完全相等的。浮点数可以用数学写法，如</w:t>
      </w:r>
      <w:r w:rsidRPr="00431278">
        <w:rPr>
          <w:rStyle w:val="HTML"/>
          <w:rFonts w:ascii="Consolas" w:hAnsi="Consolas" w:cs="Consolas"/>
          <w:bdr w:val="single" w:sz="6" w:space="0" w:color="DDDDDD" w:frame="1"/>
          <w:shd w:val="clear" w:color="auto" w:fill="FAFAFA"/>
        </w:rPr>
        <w:t>1.23</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3.14</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-9.01</w:t>
      </w:r>
      <w:r w:rsidRPr="00431278">
        <w:rPr>
          <w:rFonts w:ascii="Helvetica" w:hAnsi="Helvetica" w:cs="Helvetica"/>
        </w:rPr>
        <w:t>，等等。但是对于很大或很小的浮点数，就必须用科学计数法表示，</w:t>
      </w:r>
      <w:r w:rsidRPr="004457DB">
        <w:rPr>
          <w:rFonts w:ascii="Helvetica" w:hAnsi="Helvetica" w:cs="Helvetica"/>
          <w:color w:val="70AD47" w:themeColor="accent6"/>
        </w:rPr>
        <w:t>把</w:t>
      </w:r>
      <w:r w:rsidRPr="004457DB">
        <w:rPr>
          <w:rFonts w:ascii="Helvetica" w:hAnsi="Helvetica" w:cs="Helvetica"/>
          <w:color w:val="70AD47" w:themeColor="accent6"/>
        </w:rPr>
        <w:t>10</w:t>
      </w:r>
      <w:r w:rsidRPr="004457DB">
        <w:rPr>
          <w:rFonts w:ascii="Helvetica" w:hAnsi="Helvetica" w:cs="Helvetica"/>
          <w:color w:val="70AD47" w:themeColor="accent6"/>
        </w:rPr>
        <w:t>用</w:t>
      </w:r>
      <w:r w:rsidRPr="004457DB">
        <w:rPr>
          <w:rFonts w:ascii="Helvetica" w:hAnsi="Helvetica" w:cs="Helvetica"/>
          <w:color w:val="70AD47" w:themeColor="accent6"/>
        </w:rPr>
        <w:t>e</w:t>
      </w:r>
      <w:r w:rsidRPr="004457DB">
        <w:rPr>
          <w:rFonts w:ascii="Helvetica" w:hAnsi="Helvetica" w:cs="Helvetica"/>
          <w:color w:val="70AD47" w:themeColor="accent6"/>
        </w:rPr>
        <w:t>替代</w:t>
      </w:r>
      <w:r w:rsidRPr="00431278">
        <w:rPr>
          <w:rFonts w:ascii="Helvetica" w:hAnsi="Helvetica" w:cs="Helvetica"/>
        </w:rPr>
        <w:t>，</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就是</w:t>
      </w:r>
      <w:r w:rsidRPr="00431278">
        <w:rPr>
          <w:rStyle w:val="HTML"/>
          <w:rFonts w:ascii="Consolas" w:hAnsi="Consolas" w:cs="Consolas"/>
          <w:bdr w:val="single" w:sz="6" w:space="0" w:color="DDDDDD" w:frame="1"/>
          <w:shd w:val="clear" w:color="auto" w:fill="FAFAFA"/>
        </w:rPr>
        <w:t>1.23e9</w:t>
      </w:r>
      <w:r w:rsidRPr="00431278">
        <w:rPr>
          <w:rFonts w:ascii="Helvetica" w:hAnsi="Helvetica" w:cs="Helvetica"/>
        </w:rPr>
        <w:t>，或者</w:t>
      </w:r>
      <w:r w:rsidRPr="00431278">
        <w:rPr>
          <w:rStyle w:val="HTML"/>
          <w:rFonts w:ascii="Consolas" w:hAnsi="Consolas" w:cs="Consolas"/>
          <w:bdr w:val="single" w:sz="6" w:space="0" w:color="DDDDDD" w:frame="1"/>
          <w:shd w:val="clear" w:color="auto" w:fill="FAFAFA"/>
        </w:rPr>
        <w:t>12.3e8</w:t>
      </w:r>
      <w:r w:rsidRPr="00431278">
        <w:rPr>
          <w:rFonts w:ascii="Helvetica" w:hAnsi="Helvetica" w:cs="Helvetica"/>
        </w:rPr>
        <w:t>，</w:t>
      </w:r>
      <w:r w:rsidRPr="00431278">
        <w:rPr>
          <w:rFonts w:ascii="Helvetica" w:hAnsi="Helvetica" w:cs="Helvetica"/>
        </w:rPr>
        <w:t>0.000012</w:t>
      </w:r>
      <w:r w:rsidRPr="00431278">
        <w:rPr>
          <w:rFonts w:ascii="Helvetica" w:hAnsi="Helvetica" w:cs="Helvetica"/>
        </w:rPr>
        <w:t>可以写成</w:t>
      </w:r>
      <w:r w:rsidRPr="00431278">
        <w:rPr>
          <w:rStyle w:val="HTML"/>
          <w:rFonts w:ascii="Consolas" w:hAnsi="Consolas" w:cs="Consolas"/>
          <w:bdr w:val="single" w:sz="6" w:space="0" w:color="DDDDDD" w:frame="1"/>
          <w:shd w:val="clear" w:color="auto" w:fill="FAFAFA"/>
        </w:rPr>
        <w:t>1.2e-5</w:t>
      </w:r>
      <w:r w:rsidRPr="00431278">
        <w:rPr>
          <w:rFonts w:ascii="Helvetica" w:hAnsi="Helvetica" w:cs="Helvetica"/>
        </w:rPr>
        <w:t>，等等。</w:t>
      </w:r>
    </w:p>
    <w:p w:rsidR="00431278" w:rsidRPr="004457DB" w:rsidRDefault="00431278" w:rsidP="00431278">
      <w:pPr>
        <w:pStyle w:val="a5"/>
        <w:shd w:val="clear" w:color="auto" w:fill="FFFFFF"/>
        <w:spacing w:before="225" w:beforeAutospacing="0" w:after="225" w:afterAutospacing="0" w:line="300" w:lineRule="atLeast"/>
        <w:rPr>
          <w:rFonts w:ascii="Helvetica" w:hAnsi="Helvetica" w:cs="Helvetica"/>
          <w:color w:val="70AD47" w:themeColor="accent6"/>
        </w:rPr>
      </w:pPr>
      <w:r w:rsidRPr="004457DB">
        <w:rPr>
          <w:rFonts w:ascii="Helvetica" w:hAnsi="Helvetica" w:cs="Helvetica"/>
          <w:color w:val="70AD47" w:themeColor="accent6"/>
        </w:rPr>
        <w:t>整数和浮点数在计算机内部存储的方式是不同的，整数运算永远是精确的（除法难道也是精确的？是的！），而浮点数运算则可能会有四舍五入的误差。</w:t>
      </w:r>
    </w:p>
    <w:p w:rsidR="00431278" w:rsidRPr="00431278" w:rsidRDefault="00431278" w:rsidP="00E83F69">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字符串</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字符串是以单引号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或双引号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括起来的任意文本，比如</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等等。请注意，</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本身只是一种表示方式，不是字符串的一部分，因此，字符串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只有</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c</w:t>
      </w:r>
      <w:r w:rsidRPr="00431278">
        <w:rPr>
          <w:rFonts w:ascii="Helvetica" w:hAnsi="Helvetica" w:cs="Helvetica"/>
        </w:rPr>
        <w:t>这</w:t>
      </w:r>
      <w:r w:rsidRPr="00431278">
        <w:rPr>
          <w:rFonts w:ascii="Helvetica" w:hAnsi="Helvetica" w:cs="Helvetica"/>
        </w:rPr>
        <w:t>3</w:t>
      </w:r>
      <w:r w:rsidRPr="00431278">
        <w:rPr>
          <w:rFonts w:ascii="Helvetica" w:hAnsi="Helvetica" w:cs="Helvetica"/>
        </w:rPr>
        <w:t>个字符。如果</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本身也是一个字符，那就可以用</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括起来，比如</w:t>
      </w:r>
      <w:r w:rsidRPr="00431278">
        <w:rPr>
          <w:rStyle w:val="HTML"/>
          <w:rFonts w:ascii="Consolas" w:hAnsi="Consolas" w:cs="Consolas"/>
          <w:bdr w:val="single" w:sz="6" w:space="0" w:color="DDDDDD" w:frame="1"/>
          <w:shd w:val="clear" w:color="auto" w:fill="FAFAFA"/>
        </w:rPr>
        <w:t>"I'm OK"</w:t>
      </w:r>
      <w:r w:rsidRPr="00431278">
        <w:rPr>
          <w:rFonts w:ascii="Helvetica" w:hAnsi="Helvetica" w:cs="Helvetica"/>
        </w:rPr>
        <w:t>包含的字符是</w:t>
      </w:r>
      <w:r w:rsidRPr="00431278">
        <w:rPr>
          <w:rStyle w:val="HTML"/>
          <w:rFonts w:ascii="Consolas" w:hAnsi="Consolas" w:cs="Consolas"/>
          <w:bdr w:val="single" w:sz="6" w:space="0" w:color="DDDDDD" w:frame="1"/>
          <w:shd w:val="clear" w:color="auto" w:fill="FAFAFA"/>
        </w:rPr>
        <w:t>I</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m</w:t>
      </w:r>
      <w:r w:rsidRPr="00431278">
        <w:rPr>
          <w:rFonts w:ascii="Helvetica" w:hAnsi="Helvetica" w:cs="Helvetica"/>
        </w:rPr>
        <w:t>，空格，</w:t>
      </w:r>
      <w:r w:rsidRPr="00431278">
        <w:rPr>
          <w:rStyle w:val="HTML"/>
          <w:rFonts w:ascii="Consolas" w:hAnsi="Consolas" w:cs="Consolas"/>
          <w:bdr w:val="single" w:sz="6" w:space="0" w:color="DDDDDD" w:frame="1"/>
          <w:shd w:val="clear" w:color="auto" w:fill="FAFAFA"/>
        </w:rPr>
        <w:t>O</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K</w:t>
      </w:r>
      <w:r w:rsidRPr="00431278">
        <w:rPr>
          <w:rFonts w:ascii="Helvetica" w:hAnsi="Helvetica" w:cs="Helvetica"/>
        </w:rPr>
        <w:t>这</w:t>
      </w:r>
      <w:r w:rsidRPr="00431278">
        <w:rPr>
          <w:rFonts w:ascii="Helvetica" w:hAnsi="Helvetica" w:cs="Helvetica"/>
        </w:rPr>
        <w:t>6</w:t>
      </w:r>
      <w:r w:rsidRPr="00431278">
        <w:rPr>
          <w:rFonts w:ascii="Helvetica" w:hAnsi="Helvetica" w:cs="Helvetica"/>
        </w:rPr>
        <w:t>个字符。</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如果字符串内部既包含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又包含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怎么办？可以用</w:t>
      </w:r>
      <w:r w:rsidRPr="00AB0CAC">
        <w:rPr>
          <w:rFonts w:ascii="Helvetica" w:hAnsi="Helvetica" w:cs="Helvetica"/>
          <w:color w:val="70AD47" w:themeColor="accent6"/>
        </w:rPr>
        <w:t>转义字符</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来标识</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lastRenderedPageBreak/>
        <w:t>表示的字符串内容是：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转义字符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可以转义很多字符，比如</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表示换行，</w:t>
      </w:r>
      <w:r w:rsidRPr="00431278">
        <w:rPr>
          <w:rStyle w:val="HTML"/>
          <w:rFonts w:ascii="Consolas" w:hAnsi="Consolas" w:cs="Consolas"/>
          <w:bdr w:val="single" w:sz="6" w:space="0" w:color="DDDDDD" w:frame="1"/>
          <w:shd w:val="clear" w:color="auto" w:fill="FAFAFA"/>
        </w:rPr>
        <w:t>\t</w:t>
      </w:r>
      <w:r w:rsidRPr="00431278">
        <w:rPr>
          <w:rFonts w:ascii="Helvetica" w:hAnsi="Helvetica" w:cs="Helvetica"/>
        </w:rPr>
        <w:t>表示制表符，字符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本身也要转义，所以</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表示的字符就是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，可以在</w:t>
      </w:r>
      <w:r w:rsidRPr="00431278">
        <w:rPr>
          <w:rFonts w:ascii="Helvetica" w:hAnsi="Helvetica" w:cs="Helvetica"/>
        </w:rPr>
        <w:t>Python</w:t>
      </w:r>
      <w:r w:rsidRPr="00431278">
        <w:rPr>
          <w:rFonts w:ascii="Helvetica" w:hAnsi="Helvetica" w:cs="Helvetica"/>
        </w:rPr>
        <w:t>的交互式命令行用</w:t>
      </w:r>
      <w:r w:rsidRPr="00431278">
        <w:rPr>
          <w:rStyle w:val="HTML"/>
          <w:rFonts w:ascii="Consolas" w:hAnsi="Consolas" w:cs="Consolas"/>
          <w:bdr w:val="single" w:sz="6" w:space="0" w:color="DDDDDD" w:frame="1"/>
          <w:shd w:val="clear" w:color="auto" w:fill="FAFAFA"/>
        </w:rPr>
        <w:t>print()</w:t>
      </w:r>
      <w:r w:rsidRPr="00431278">
        <w:rPr>
          <w:rFonts w:ascii="Helvetica" w:hAnsi="Helvetica" w:cs="Helvetica"/>
        </w:rPr>
        <w:t>打印字符串看看：</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keyword"/>
          <w:b/>
          <w:bCs/>
        </w:rPr>
        <w:t>print</w:t>
      </w:r>
      <w:r w:rsidRPr="00431278">
        <w:rPr>
          <w:rStyle w:val="HTML"/>
        </w:rPr>
        <w:t>(</w:t>
      </w:r>
      <w:r w:rsidRPr="00431278">
        <w:rPr>
          <w:rStyle w:val="string"/>
        </w:rPr>
        <w:t>'I\'m ok.'</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ok.</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&gt;&gt;&gt; print('</w:t>
      </w:r>
      <w:r w:rsidRPr="00431278">
        <w:rPr>
          <w:rStyle w:val="HTML"/>
        </w:rPr>
        <w:t>I\</w:t>
      </w:r>
      <w:r w:rsidRPr="00431278">
        <w:rPr>
          <w:rStyle w:val="string"/>
        </w:rPr>
        <w:t>'m learning\nPython.'</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learning</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Python.</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&gt;&gt;&gt; print('</w:t>
      </w:r>
      <w:r w:rsidRPr="00431278">
        <w:rPr>
          <w:rStyle w:val="HTML"/>
        </w:rPr>
        <w:t>\\\n\\</w:t>
      </w: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如果字符串里面有很多字符都需要转义，就需要加很多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，为了简化，</w:t>
      </w:r>
      <w:r w:rsidRPr="00431278">
        <w:rPr>
          <w:rFonts w:ascii="Helvetica" w:hAnsi="Helvetica" w:cs="Helvetica"/>
        </w:rPr>
        <w:t>Python</w:t>
      </w:r>
      <w:r w:rsidRPr="00431278">
        <w:rPr>
          <w:rFonts w:ascii="Helvetica" w:hAnsi="Helvetica" w:cs="Helvetica"/>
        </w:rPr>
        <w:t>还允许用</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表示</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内部的字符串默认不转义</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r'\\\t\\'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如果字符串内部有很多换行，用</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写在一行里不好阅读，为了简化，</w:t>
      </w:r>
      <w:r w:rsidRPr="00431278">
        <w:rPr>
          <w:rFonts w:ascii="Helvetica" w:hAnsi="Helvetica" w:cs="Helvetica"/>
        </w:rPr>
        <w:t>Python</w:t>
      </w:r>
      <w:r w:rsidRPr="00AB0CAC">
        <w:rPr>
          <w:rFonts w:ascii="Helvetica" w:hAnsi="Helvetica" w:cs="Helvetica"/>
          <w:color w:val="70AD47" w:themeColor="accent6"/>
        </w:rPr>
        <w:t>允许用</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的格式表示多行内容</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t xml:space="preserve">&gt;&gt;&gt; </w:t>
      </w: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t xml:space="preserve">... </w:t>
      </w: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 </w:t>
      </w:r>
      <w:r w:rsidRPr="00431278">
        <w:rPr>
          <w:rStyle w:val="string"/>
        </w:rPr>
        <w:t>line3'''</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line3</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上面是在交互式命令行内输入，注意在输入多行内容时，提示符由</w:t>
      </w:r>
      <w:r w:rsidRPr="00431278">
        <w:rPr>
          <w:rStyle w:val="HTML"/>
          <w:rFonts w:ascii="Consolas" w:hAnsi="Consolas" w:cs="Consolas"/>
          <w:bdr w:val="single" w:sz="6" w:space="0" w:color="DDDDDD" w:frame="1"/>
          <w:shd w:val="clear" w:color="auto" w:fill="FAFAFA"/>
        </w:rPr>
        <w:t>&gt;&gt;&gt;</w:t>
      </w:r>
      <w:r w:rsidRPr="00431278">
        <w:rPr>
          <w:rFonts w:ascii="Helvetica" w:hAnsi="Helvetica" w:cs="Helvetica"/>
        </w:rPr>
        <w:t>变为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，提示你可以接着上一行输入。如果写成程序，就是：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line3'''</w:t>
      </w:r>
      <w:r w:rsidRPr="00431278">
        <w:rPr>
          <w:rStyle w:val="HTML"/>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AB0CAC">
        <w:rPr>
          <w:rFonts w:ascii="Helvetica" w:hAnsi="Helvetica" w:cs="Helvetica"/>
          <w:color w:val="70AD47" w:themeColor="accent6"/>
        </w:rPr>
        <w:t>多行字符串</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还可以在前面加上</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使用</w:t>
      </w:r>
      <w:r w:rsidRPr="00431278">
        <w:rPr>
          <w:rFonts w:ascii="Helvetica" w:hAnsi="Helvetica" w:cs="Helvetica"/>
        </w:rPr>
        <w:t>，请自行测试。</w:t>
      </w:r>
    </w:p>
    <w:p w:rsidR="00431278" w:rsidRPr="00431278" w:rsidRDefault="00431278" w:rsidP="00E83F69">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布尔值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布尔值和布尔代数的表示完全一致，一个布尔值只有</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两种值，要么是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，要么是</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中，可以直接用</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表示布尔值（请注意大小写），也可以通过布尔运算计算出来：</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5</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布尔值可以用</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运算是与运算，只有所有都为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运算结果才是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lastRenderedPageBreak/>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and</w:t>
      </w:r>
      <w:r w:rsidRPr="00431278">
        <w:rPr>
          <w:rStyle w:val="HTML"/>
        </w:rPr>
        <w:t xml:space="preserve"> </w:t>
      </w:r>
      <w:r w:rsidRPr="00431278">
        <w:rPr>
          <w:rStyle w:val="number"/>
        </w:rPr>
        <w:t>3</w:t>
      </w:r>
      <w:r w:rsidRPr="00431278">
        <w:rPr>
          <w:rStyle w:val="HTML"/>
        </w:rPr>
        <w:t xml:space="preserve"> &gt; </w:t>
      </w:r>
      <w:r w:rsidRPr="00431278">
        <w:rPr>
          <w:rStyle w:val="number"/>
        </w:rPr>
        <w:t>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运算是或运算，只要其中有一个为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运算结果就是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or</w:t>
      </w:r>
      <w:r w:rsidRPr="00431278">
        <w:rPr>
          <w:rStyle w:val="HTML"/>
        </w:rPr>
        <w:t xml:space="preserve"> </w:t>
      </w:r>
      <w:r w:rsidRPr="00431278">
        <w:rPr>
          <w:rStyle w:val="number"/>
        </w:rPr>
        <w:t>1</w:t>
      </w:r>
      <w:r w:rsidRPr="00431278">
        <w:rPr>
          <w:rStyle w:val="HTML"/>
        </w:rPr>
        <w:t xml:space="preserve"> &gt;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运算是非运算，它是一个单目运算符，把</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number"/>
        </w:rPr>
        <w:t>1</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布尔值经常用在条件判断中，比如：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if</w:t>
      </w:r>
      <w:r w:rsidRPr="00431278">
        <w:rPr>
          <w:rStyle w:val="HTML"/>
        </w:rPr>
        <w:t xml:space="preserve"> age &gt;= </w:t>
      </w:r>
      <w:r w:rsidRPr="00431278">
        <w:rPr>
          <w:rStyle w:val="number"/>
        </w:rPr>
        <w:t>18</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 xml:space="preserve">    </w:t>
      </w:r>
      <w:r w:rsidRPr="00431278">
        <w:rPr>
          <w:rStyle w:val="keyword"/>
          <w:b/>
          <w:bCs/>
        </w:rPr>
        <w:t>print</w:t>
      </w:r>
      <w:r w:rsidRPr="00431278">
        <w:rPr>
          <w:rStyle w:val="HTML"/>
        </w:rPr>
        <w:t>(</w:t>
      </w:r>
      <w:r w:rsidRPr="00431278">
        <w:rPr>
          <w:rStyle w:val="string"/>
        </w:rPr>
        <w:t>'adult'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else</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    </w:t>
      </w:r>
      <w:r w:rsidRPr="00431278">
        <w:rPr>
          <w:rStyle w:val="keyword"/>
          <w:b/>
          <w:bCs/>
        </w:rPr>
        <w:t>print</w:t>
      </w:r>
      <w:r w:rsidRPr="00431278">
        <w:rPr>
          <w:rStyle w:val="HTML"/>
        </w:rPr>
        <w:t>(</w:t>
      </w:r>
      <w:r w:rsidRPr="00431278">
        <w:rPr>
          <w:rStyle w:val="string"/>
        </w:rPr>
        <w:t>'teenager'</w:t>
      </w:r>
      <w:r w:rsidRPr="00431278">
        <w:rPr>
          <w:rStyle w:val="HTML"/>
        </w:rPr>
        <w:t>)</w:t>
      </w:r>
    </w:p>
    <w:p w:rsidR="00431278" w:rsidRPr="00431278" w:rsidRDefault="00431278" w:rsidP="00E83F69">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空值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空值是</w:t>
      </w:r>
      <w:r w:rsidRPr="00431278">
        <w:rPr>
          <w:rFonts w:ascii="Helvetica" w:hAnsi="Helvetica" w:cs="Helvetica"/>
        </w:rPr>
        <w:t>Python</w:t>
      </w:r>
      <w:r w:rsidRPr="00431278">
        <w:rPr>
          <w:rFonts w:ascii="Helvetica" w:hAnsi="Helvetica" w:cs="Helvetica"/>
        </w:rPr>
        <w:t>里一个特殊的值，用</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表示。</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不能理解为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是有意义的，而</w:t>
      </w:r>
      <w:r w:rsidRPr="00146B1B">
        <w:rPr>
          <w:rStyle w:val="HTML"/>
          <w:rFonts w:ascii="Consolas" w:hAnsi="Consolas" w:cs="Consolas"/>
          <w:color w:val="70AD47" w:themeColor="accent6"/>
          <w:bdr w:val="single" w:sz="6" w:space="0" w:color="DDDDDD" w:frame="1"/>
          <w:shd w:val="clear" w:color="auto" w:fill="FAFAFA"/>
        </w:rPr>
        <w:t>None</w:t>
      </w:r>
      <w:r w:rsidRPr="00146B1B">
        <w:rPr>
          <w:rFonts w:ascii="Helvetica" w:hAnsi="Helvetica" w:cs="Helvetica"/>
          <w:color w:val="70AD47" w:themeColor="accent6"/>
        </w:rPr>
        <w:t>是一个特殊的空值</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此外，</w:t>
      </w:r>
      <w:r w:rsidRPr="00431278">
        <w:rPr>
          <w:rFonts w:ascii="Helvetica" w:hAnsi="Helvetica" w:cs="Helvetica"/>
        </w:rPr>
        <w:t>Python</w:t>
      </w:r>
      <w:r w:rsidRPr="00431278">
        <w:rPr>
          <w:rFonts w:ascii="Helvetica" w:hAnsi="Helvetica" w:cs="Helvetica"/>
        </w:rPr>
        <w:t>还提供了列表、字典等多种数据类型，还</w:t>
      </w:r>
      <w:r w:rsidRPr="00146B1B">
        <w:rPr>
          <w:rFonts w:ascii="Helvetica" w:hAnsi="Helvetica" w:cs="Helvetica"/>
          <w:color w:val="70AD47" w:themeColor="accent6"/>
        </w:rPr>
        <w:t>允许创建自定义数据类型</w:t>
      </w:r>
      <w:r w:rsidRPr="00431278">
        <w:rPr>
          <w:rFonts w:ascii="Helvetica" w:hAnsi="Helvetica" w:cs="Helvetica"/>
        </w:rPr>
        <w:t>，我们后面会继续讲到。</w:t>
      </w:r>
    </w:p>
    <w:p w:rsidR="00431278" w:rsidRPr="00431278" w:rsidRDefault="00431278" w:rsidP="00E83F69">
      <w:pPr>
        <w:pStyle w:val="3"/>
        <w:shd w:val="clear" w:color="auto" w:fill="FFFFFF"/>
        <w:spacing w:before="375" w:after="225" w:line="360" w:lineRule="atLeast"/>
        <w:rPr>
          <w:rFonts w:ascii="Helvetica" w:hAnsi="Helvetica" w:cs="Helvetica"/>
          <w:b w:val="0"/>
          <w:bCs w:val="0"/>
          <w:sz w:val="24"/>
          <w:szCs w:val="24"/>
        </w:rPr>
      </w:pPr>
      <w:bookmarkStart w:id="8" w:name="_Toc454522270"/>
      <w:r w:rsidRPr="00431278">
        <w:rPr>
          <w:rFonts w:ascii="Helvetica" w:hAnsi="Helvetica" w:cs="Helvetica"/>
          <w:b w:val="0"/>
          <w:bCs w:val="0"/>
          <w:sz w:val="24"/>
          <w:szCs w:val="24"/>
        </w:rPr>
        <w:t>变量</w:t>
      </w:r>
      <w:bookmarkEnd w:id="8"/>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变量的概念基本上和初中代数的方程变量是一致的，只是在计算机程序中，变量不仅可以是数字，还可以是任意数据类型。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变量在程序中就是用一个变量名表示了，</w:t>
      </w:r>
      <w:r w:rsidRPr="00364AC5">
        <w:rPr>
          <w:rFonts w:ascii="Helvetica" w:hAnsi="Helvetica" w:cs="Helvetica"/>
          <w:color w:val="70AD47" w:themeColor="accent6"/>
        </w:rPr>
        <w:t>变量名必须是大小写英文、数字和</w:t>
      </w:r>
      <w:r w:rsidRPr="00364AC5">
        <w:rPr>
          <w:rStyle w:val="HTML"/>
          <w:rFonts w:ascii="Consolas" w:hAnsi="Consolas" w:cs="Consolas"/>
          <w:color w:val="70AD47" w:themeColor="accent6"/>
          <w:bdr w:val="single" w:sz="6" w:space="0" w:color="DDDDDD" w:frame="1"/>
          <w:shd w:val="clear" w:color="auto" w:fill="FAFAFA"/>
        </w:rPr>
        <w:t>_</w:t>
      </w:r>
      <w:r w:rsidRPr="00364AC5">
        <w:rPr>
          <w:rFonts w:ascii="Helvetica" w:hAnsi="Helvetica" w:cs="Helvetica"/>
          <w:color w:val="70AD47" w:themeColor="accent6"/>
        </w:rPr>
        <w:t>的组合，且不能用数字开头</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是一个整数。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t_007 = </w:t>
      </w:r>
      <w:r w:rsidRPr="00431278">
        <w:rPr>
          <w:rStyle w:val="value"/>
        </w:rPr>
        <w:t>'T007'</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t_007</w:t>
      </w:r>
      <w:r w:rsidRPr="00431278">
        <w:rPr>
          <w:rFonts w:ascii="Helvetica" w:hAnsi="Helvetica" w:cs="Helvetica"/>
        </w:rPr>
        <w:t>是一个字符串。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Answer = </w:t>
      </w:r>
      <w:r w:rsidRPr="00431278">
        <w:rPr>
          <w:rStyle w:val="keyword"/>
          <w:b/>
          <w:bCs/>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Answer</w:t>
      </w:r>
      <w:r w:rsidRPr="00431278">
        <w:rPr>
          <w:rFonts w:ascii="Helvetica" w:hAnsi="Helvetica" w:cs="Helvetica"/>
        </w:rPr>
        <w:t>是一个布尔值</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中，等号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是赋值语句，</w:t>
      </w:r>
      <w:r w:rsidRPr="00364AC5">
        <w:rPr>
          <w:rFonts w:ascii="Helvetica" w:hAnsi="Helvetica" w:cs="Helvetica"/>
          <w:color w:val="70AD47" w:themeColor="accent6"/>
        </w:rPr>
        <w:t>可以把任意数据类型赋值给变量，同一个变量可以反复赋值，而且可以是不同类型的变量</w:t>
      </w:r>
      <w:r w:rsidRPr="00431278">
        <w:rPr>
          <w:rFonts w:ascii="Helvetica" w:hAnsi="Helvetica" w:cs="Helvetica"/>
        </w:rPr>
        <w:t>，例如：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number"/>
        </w:rPr>
        <w:t>123</w:t>
      </w:r>
      <w:r w:rsidRPr="00431278">
        <w:rPr>
          <w:rStyle w:val="HTML"/>
        </w:rPr>
        <w:t xml:space="preserve"> </w:t>
      </w:r>
      <w:r w:rsidRPr="00431278">
        <w:rPr>
          <w:rStyle w:val="comment"/>
          <w:i/>
          <w:iCs/>
        </w:rPr>
        <w:t># a是整数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r w:rsidRPr="00431278">
        <w:rPr>
          <w:rStyle w:val="HTML"/>
        </w:rPr>
        <w:t xml:space="preserve"> </w:t>
      </w:r>
      <w:r w:rsidRPr="00431278">
        <w:rPr>
          <w:rStyle w:val="comment"/>
          <w:i/>
          <w:iCs/>
        </w:rPr>
        <w:t># a变为字符串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lastRenderedPageBreak/>
        <w:t>print</w:t>
      </w:r>
      <w:r w:rsidRPr="00431278">
        <w:rPr>
          <w:rStyle w:val="HTML"/>
        </w:rPr>
        <w:t>(a)</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这种</w:t>
      </w:r>
      <w:r w:rsidRPr="00364AC5">
        <w:rPr>
          <w:rFonts w:ascii="Helvetica" w:hAnsi="Helvetica" w:cs="Helvetica"/>
          <w:color w:val="70AD47" w:themeColor="accent6"/>
        </w:rPr>
        <w:t>变量本身类型不固定的语言称之为动态语言</w:t>
      </w:r>
      <w:r w:rsidRPr="00431278">
        <w:rPr>
          <w:rFonts w:ascii="Helvetica" w:hAnsi="Helvetica" w:cs="Helvetica"/>
        </w:rPr>
        <w:t>，与之对应的是静态语言。静态语言在定义变量时必须指定变量类型，如果赋值的时候类型不匹配，就会报错。例如</w:t>
      </w:r>
      <w:r w:rsidRPr="00431278">
        <w:rPr>
          <w:rFonts w:ascii="Helvetica" w:hAnsi="Helvetica" w:cs="Helvetica"/>
        </w:rPr>
        <w:t>Java</w:t>
      </w:r>
      <w:r w:rsidRPr="00431278">
        <w:rPr>
          <w:rFonts w:ascii="Helvetica" w:hAnsi="Helvetica" w:cs="Helvetica"/>
        </w:rPr>
        <w:t>是静态语言，赋值语句如下（</w:t>
      </w:r>
      <w:r w:rsidRPr="00431278">
        <w:rPr>
          <w:rFonts w:ascii="Helvetica" w:hAnsi="Helvetica" w:cs="Helvetica"/>
        </w:rPr>
        <w:t xml:space="preserve">// </w:t>
      </w:r>
      <w:r w:rsidRPr="00431278">
        <w:rPr>
          <w:rFonts w:ascii="Helvetica" w:hAnsi="Helvetica" w:cs="Helvetica"/>
        </w:rPr>
        <w:t>表示注释）：</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int</w:t>
      </w:r>
      <w:r w:rsidRPr="00431278">
        <w:rPr>
          <w:rStyle w:val="HTML"/>
        </w:rPr>
        <w:t xml:space="preserve"> a = </w:t>
      </w:r>
      <w:r w:rsidRPr="00431278">
        <w:rPr>
          <w:rStyle w:val="number"/>
        </w:rPr>
        <w:t>123</w:t>
      </w:r>
      <w:r w:rsidRPr="00431278">
        <w:rPr>
          <w:rStyle w:val="HTML"/>
        </w:rPr>
        <w:t xml:space="preserve">; </w:t>
      </w:r>
      <w:r w:rsidRPr="00431278">
        <w:rPr>
          <w:rStyle w:val="comment"/>
          <w:i/>
          <w:iCs/>
        </w:rPr>
        <w:t>// a是整数类型变量</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r w:rsidRPr="00431278">
        <w:rPr>
          <w:rStyle w:val="HTML"/>
        </w:rPr>
        <w:t xml:space="preserve">; </w:t>
      </w:r>
      <w:r w:rsidRPr="00431278">
        <w:rPr>
          <w:rStyle w:val="comment"/>
          <w:i/>
          <w:iCs/>
        </w:rPr>
        <w:t>// 错误：不能把字符串赋给整型变量</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和静态语言相比，动态语言更灵活，就是这个原因。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请不要把赋值语句的等号等同于数学的等号。比如下面的代码：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number"/>
        </w:rPr>
        <w:t>10</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value"/>
        </w:rPr>
        <w:t xml:space="preserve">x + </w:t>
      </w:r>
      <w:r w:rsidRPr="00431278">
        <w:rPr>
          <w:rStyle w:val="number"/>
        </w:rPr>
        <w:t>2</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如果从数学上理解</w:t>
      </w:r>
      <w:r w:rsidRPr="00431278">
        <w:rPr>
          <w:rStyle w:val="HTML"/>
          <w:rFonts w:ascii="Consolas" w:hAnsi="Consolas" w:cs="Consolas"/>
          <w:bdr w:val="single" w:sz="6" w:space="0" w:color="DDDDDD" w:frame="1"/>
          <w:shd w:val="clear" w:color="auto" w:fill="FAFAFA"/>
        </w:rPr>
        <w:t>x = x + 2</w:t>
      </w:r>
      <w:r w:rsidRPr="00431278">
        <w:rPr>
          <w:rFonts w:ascii="Helvetica" w:hAnsi="Helvetica" w:cs="Helvetica"/>
        </w:rPr>
        <w:t>那无论如何是不成立的，在程序中，赋值语句先计算右侧的表达式</w:t>
      </w:r>
      <w:r w:rsidRPr="00431278">
        <w:rPr>
          <w:rStyle w:val="HTML"/>
          <w:rFonts w:ascii="Consolas" w:hAnsi="Consolas" w:cs="Consolas"/>
          <w:bdr w:val="single" w:sz="6" w:space="0" w:color="DDDDDD" w:frame="1"/>
          <w:shd w:val="clear" w:color="auto" w:fill="FAFAFA"/>
        </w:rPr>
        <w:t>x + 2</w:t>
      </w:r>
      <w:r w:rsidRPr="00431278">
        <w:rPr>
          <w:rFonts w:ascii="Helvetica" w:hAnsi="Helvetica" w:cs="Helvetica"/>
        </w:rPr>
        <w:t>，得到结果</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，再赋给变量</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。由于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之前的值是</w:t>
      </w:r>
      <w:r w:rsidRPr="00431278">
        <w:rPr>
          <w:rStyle w:val="HTML"/>
          <w:rFonts w:ascii="Consolas" w:hAnsi="Consolas" w:cs="Consolas"/>
          <w:bdr w:val="single" w:sz="6" w:space="0" w:color="DDDDDD" w:frame="1"/>
          <w:shd w:val="clear" w:color="auto" w:fill="FAFAFA"/>
        </w:rPr>
        <w:t>10</w:t>
      </w:r>
      <w:r w:rsidRPr="00431278">
        <w:rPr>
          <w:rFonts w:ascii="Helvetica" w:hAnsi="Helvetica" w:cs="Helvetica"/>
        </w:rPr>
        <w:t>，重新赋值后，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的值变成</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最后，理解</w:t>
      </w:r>
      <w:r w:rsidRPr="00364AC5">
        <w:rPr>
          <w:rFonts w:ascii="Helvetica" w:hAnsi="Helvetica" w:cs="Helvetica"/>
          <w:color w:val="70AD47" w:themeColor="accent6"/>
        </w:rPr>
        <w:t>变量在计算机内存中的表示</w:t>
      </w:r>
      <w:r w:rsidRPr="00431278">
        <w:rPr>
          <w:rFonts w:ascii="Helvetica" w:hAnsi="Helvetica" w:cs="Helvetica"/>
        </w:rPr>
        <w:t>也非常重要。当我们写：</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value"/>
        </w:rPr>
        <w:t>'ABC'</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时，</w:t>
      </w:r>
      <w:r w:rsidRPr="00431278">
        <w:rPr>
          <w:rFonts w:ascii="Helvetica" w:hAnsi="Helvetica" w:cs="Helvetica"/>
        </w:rPr>
        <w:t>Python</w:t>
      </w:r>
      <w:r w:rsidRPr="00431278">
        <w:rPr>
          <w:rFonts w:ascii="Helvetica" w:hAnsi="Helvetica" w:cs="Helvetica"/>
        </w:rPr>
        <w:t>解释器干了两件事情：</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的字符串；</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在内存中创建了一个名为</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的变量，并把它指向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也可以把一个变量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赋值给另一个变量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，这个操作实际上是把</w:t>
      </w:r>
      <w:r w:rsidRPr="00364AC5">
        <w:rPr>
          <w:rFonts w:ascii="Helvetica" w:hAnsi="Helvetica" w:cs="Helvetica"/>
          <w:color w:val="70AD47" w:themeColor="accent6"/>
        </w:rPr>
        <w:t>变量</w:t>
      </w:r>
      <w:r w:rsidRPr="00364AC5">
        <w:rPr>
          <w:rStyle w:val="HTML"/>
          <w:rFonts w:ascii="Consolas" w:hAnsi="Consolas" w:cs="Consolas"/>
          <w:color w:val="70AD47" w:themeColor="accent6"/>
          <w:bdr w:val="single" w:sz="6" w:space="0" w:color="DDDDDD" w:frame="1"/>
          <w:shd w:val="clear" w:color="auto" w:fill="FAFAFA"/>
        </w:rPr>
        <w:t>b</w:t>
      </w:r>
      <w:r w:rsidRPr="00364AC5">
        <w:rPr>
          <w:rFonts w:ascii="Helvetica" w:hAnsi="Helvetica" w:cs="Helvetica"/>
          <w:color w:val="70AD47" w:themeColor="accent6"/>
        </w:rPr>
        <w:t>指向变量</w:t>
      </w:r>
      <w:r w:rsidRPr="00364AC5">
        <w:rPr>
          <w:rStyle w:val="HTML"/>
          <w:rFonts w:ascii="Consolas" w:hAnsi="Consolas" w:cs="Consolas"/>
          <w:color w:val="70AD47" w:themeColor="accent6"/>
          <w:bdr w:val="single" w:sz="6" w:space="0" w:color="DDDDDD" w:frame="1"/>
          <w:shd w:val="clear" w:color="auto" w:fill="FAFAFA"/>
        </w:rPr>
        <w:t>a</w:t>
      </w:r>
      <w:r w:rsidRPr="00364AC5">
        <w:rPr>
          <w:rFonts w:ascii="Helvetica" w:hAnsi="Helvetica" w:cs="Helvetica"/>
          <w:color w:val="70AD47" w:themeColor="accent6"/>
        </w:rPr>
        <w:t>所指向的数据</w:t>
      </w:r>
      <w:r w:rsidRPr="00431278">
        <w:rPr>
          <w:rFonts w:ascii="Helvetica" w:hAnsi="Helvetica" w:cs="Helvetica"/>
        </w:rPr>
        <w:t>，例如下面的代码：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b = 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'XYZ'</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(b)</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lastRenderedPageBreak/>
        <w:t>最后一行打印出变量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的内容到底是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呢还是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？如果从数学意义上理解，就会错误地得出</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相同，也应该是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，但实际上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的值是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，让我们一行一行地执行代码，就可以看到到底发生了什么事：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'ABC'</w:t>
      </w:r>
      <w:r w:rsidRPr="00431278">
        <w:rPr>
          <w:rFonts w:ascii="Helvetica" w:hAnsi="Helvetica" w:cs="Helvetica"/>
        </w:rPr>
        <w:t>，解释器创建了字符串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和变量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548640"/>
            <wp:effectExtent l="0" t="0" r="0" b="3810"/>
            <wp:docPr id="8" name="图片 8" descr="py-v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var-code-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0440" cy="54864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b = a</w:t>
      </w:r>
      <w:r w:rsidRPr="00431278">
        <w:rPr>
          <w:rFonts w:ascii="Helvetica" w:hAnsi="Helvetica" w:cs="Helvetica"/>
        </w:rPr>
        <w:t>，解释器创建了变量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指向的字符串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803275"/>
            <wp:effectExtent l="0" t="0" r="0" b="0"/>
            <wp:docPr id="7" name="图片 7" descr="py-va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var-code-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0440" cy="803275"/>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'XYZ'</w:t>
      </w:r>
      <w:r w:rsidRPr="00431278">
        <w:rPr>
          <w:rFonts w:ascii="Helvetica" w:hAnsi="Helvetica" w:cs="Helvetica"/>
        </w:rPr>
        <w:t>，解释器创建了字符串</w:t>
      </w:r>
      <w:r w:rsidRPr="00431278">
        <w:rPr>
          <w:rFonts w:ascii="Helvetica" w:hAnsi="Helvetica" w:cs="Helvetica"/>
        </w:rPr>
        <w:t>'XYZ'</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的指向改为</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并没有更改：</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extent cx="2250440" cy="858520"/>
            <wp:effectExtent l="0" t="0" r="0" b="0"/>
            <wp:docPr id="6" name="图片 6" descr="py-va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var-code-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0440" cy="85852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所以，最后打印变量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的结果自然是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了。</w:t>
      </w:r>
    </w:p>
    <w:p w:rsidR="00431278" w:rsidRPr="00431278" w:rsidRDefault="00431278" w:rsidP="00E83F69">
      <w:pPr>
        <w:pStyle w:val="3"/>
        <w:shd w:val="clear" w:color="auto" w:fill="FFFFFF"/>
        <w:spacing w:before="375" w:after="225" w:line="360" w:lineRule="atLeast"/>
        <w:rPr>
          <w:rFonts w:ascii="Helvetica" w:hAnsi="Helvetica" w:cs="Helvetica"/>
          <w:b w:val="0"/>
          <w:bCs w:val="0"/>
          <w:sz w:val="24"/>
          <w:szCs w:val="24"/>
        </w:rPr>
      </w:pPr>
      <w:bookmarkStart w:id="9" w:name="_Toc454522271"/>
      <w:r w:rsidRPr="00431278">
        <w:rPr>
          <w:rFonts w:ascii="Helvetica" w:hAnsi="Helvetica" w:cs="Helvetica"/>
          <w:b w:val="0"/>
          <w:bCs w:val="0"/>
          <w:sz w:val="24"/>
          <w:szCs w:val="24"/>
        </w:rPr>
        <w:t>常量</w:t>
      </w:r>
      <w:bookmarkEnd w:id="9"/>
    </w:p>
    <w:p w:rsidR="00431278" w:rsidRPr="00204EF4"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所谓常量就是不能变的变量，比如常用的数学常数</w:t>
      </w:r>
      <w:r w:rsidRPr="00431278">
        <w:rPr>
          <w:rFonts w:ascii="Helvetica" w:hAnsi="Helvetica" w:cs="Helvetica"/>
        </w:rPr>
        <w:t>π</w:t>
      </w:r>
      <w:r w:rsidRPr="00431278">
        <w:rPr>
          <w:rFonts w:ascii="Helvetica" w:hAnsi="Helvetica" w:cs="Helvetica"/>
        </w:rPr>
        <w:t>就是一个常量。</w:t>
      </w:r>
      <w:r w:rsidRPr="00204EF4">
        <w:rPr>
          <w:rFonts w:ascii="Helvetica" w:hAnsi="Helvetica" w:cs="Helvetica"/>
          <w:color w:val="FF0000"/>
        </w:rPr>
        <w:t>在</w:t>
      </w:r>
      <w:r w:rsidRPr="00204EF4">
        <w:rPr>
          <w:rFonts w:ascii="Helvetica" w:hAnsi="Helvetica" w:cs="Helvetica"/>
          <w:color w:val="FF0000"/>
        </w:rPr>
        <w:t>Python</w:t>
      </w:r>
      <w:r w:rsidRPr="00204EF4">
        <w:rPr>
          <w:rFonts w:ascii="Helvetica" w:hAnsi="Helvetica" w:cs="Helvetica"/>
          <w:color w:val="FF0000"/>
        </w:rPr>
        <w:t>中，通常用全部大写的变量名表示常量：</w:t>
      </w:r>
    </w:p>
    <w:p w:rsidR="00431278" w:rsidRPr="00431278" w:rsidRDefault="00431278"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31278">
        <w:rPr>
          <w:rStyle w:val="setting"/>
        </w:rPr>
        <w:t xml:space="preserve">PI = </w:t>
      </w:r>
      <w:r w:rsidRPr="00431278">
        <w:rPr>
          <w:rStyle w:val="number"/>
        </w:rPr>
        <w:t>3.14159265359</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但事实上</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仍然是一个变量，</w:t>
      </w:r>
      <w:r w:rsidRPr="00204EF4">
        <w:rPr>
          <w:rFonts w:ascii="Helvetica" w:hAnsi="Helvetica" w:cs="Helvetica"/>
          <w:color w:val="FF0000"/>
        </w:rPr>
        <w:t>Python</w:t>
      </w:r>
      <w:r w:rsidRPr="00204EF4">
        <w:rPr>
          <w:rFonts w:ascii="Helvetica" w:hAnsi="Helvetica" w:cs="Helvetica"/>
          <w:color w:val="FF0000"/>
        </w:rPr>
        <w:t>根本没有任何机制保证</w:t>
      </w:r>
      <w:r w:rsidRPr="00204EF4">
        <w:rPr>
          <w:rStyle w:val="HTML"/>
          <w:rFonts w:ascii="Consolas" w:hAnsi="Consolas" w:cs="Consolas"/>
          <w:color w:val="FF0000"/>
          <w:bdr w:val="single" w:sz="6" w:space="0" w:color="DDDDDD" w:frame="1"/>
          <w:shd w:val="clear" w:color="auto" w:fill="FAFAFA"/>
        </w:rPr>
        <w:t>PI</w:t>
      </w:r>
      <w:r w:rsidRPr="00204EF4">
        <w:rPr>
          <w:rFonts w:ascii="Helvetica" w:hAnsi="Helvetica" w:cs="Helvetica"/>
          <w:color w:val="FF0000"/>
        </w:rPr>
        <w:t>不会被改变，所以，用全部大写的变量名表示常量只是一个习惯上的用法</w:t>
      </w:r>
      <w:r w:rsidRPr="00431278">
        <w:rPr>
          <w:rFonts w:ascii="Helvetica" w:hAnsi="Helvetica" w:cs="Helvetica"/>
        </w:rPr>
        <w:t>，如果你一定要改变变量</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的值，也没人能拦住你。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最后解释一下整数的除法为什么也是精确的。</w:t>
      </w:r>
      <w:r w:rsidRPr="00F12611">
        <w:rPr>
          <w:rFonts w:ascii="Helvetica" w:hAnsi="Helvetica" w:cs="Helvetica"/>
          <w:color w:val="FF0000"/>
        </w:rPr>
        <w:t>在</w:t>
      </w:r>
      <w:r w:rsidRPr="00F12611">
        <w:rPr>
          <w:rFonts w:ascii="Helvetica" w:hAnsi="Helvetica" w:cs="Helvetica"/>
          <w:color w:val="FF0000"/>
        </w:rPr>
        <w:t>Python</w:t>
      </w:r>
      <w:r w:rsidRPr="00F12611">
        <w:rPr>
          <w:rFonts w:ascii="Helvetica" w:hAnsi="Helvetica" w:cs="Helvetica"/>
          <w:color w:val="FF0000"/>
        </w:rPr>
        <w:t>中，有两种除法</w:t>
      </w:r>
      <w:r w:rsidRPr="00431278">
        <w:rPr>
          <w:rFonts w:ascii="Helvetica" w:hAnsi="Helvetica" w:cs="Helvetica"/>
        </w:rPr>
        <w:t>，一种除法是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3.3333333333333335</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lastRenderedPageBreak/>
        <w:t>/</w:t>
      </w:r>
      <w:r w:rsidRPr="00431278">
        <w:rPr>
          <w:rFonts w:ascii="Helvetica" w:hAnsi="Helvetica" w:cs="Helvetica"/>
        </w:rPr>
        <w:t>除法计算结果是浮点数，即使是两个整数恰好整除，结果也是浮点数：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9</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3.0</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还有一种除法是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，称为地板除，两个整数的除法仍然是整数：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number"/>
        </w:rPr>
        <w:t>10</w:t>
      </w:r>
      <w:r w:rsidRPr="00431278">
        <w:rPr>
          <w:rStyle w:val="HTML"/>
        </w:rPr>
        <w:t xml:space="preserve"> </w:t>
      </w:r>
      <w:r w:rsidRPr="00431278">
        <w:rPr>
          <w:rStyle w:val="comment"/>
          <w:i/>
          <w:iCs/>
        </w:rPr>
        <w:t>// 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w:t>
      </w:r>
    </w:p>
    <w:p w:rsidR="00431278" w:rsidRPr="00F12611"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你没有看错，</w:t>
      </w:r>
      <w:r w:rsidRPr="00F12611">
        <w:rPr>
          <w:rFonts w:ascii="Helvetica" w:hAnsi="Helvetica" w:cs="Helvetica"/>
          <w:color w:val="FF0000"/>
        </w:rPr>
        <w:t>整数的地板除</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永远是整数，即使除不尽。要做精确的除法，使用</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就可以。</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除法只取结果的整数部分，所以</w:t>
      </w:r>
      <w:r w:rsidRPr="00431278">
        <w:rPr>
          <w:rFonts w:ascii="Helvetica" w:hAnsi="Helvetica" w:cs="Helvetica"/>
        </w:rPr>
        <w:t>Python</w:t>
      </w:r>
      <w:r w:rsidRPr="00431278">
        <w:rPr>
          <w:rFonts w:ascii="Helvetica" w:hAnsi="Helvetica" w:cs="Helvetica"/>
        </w:rPr>
        <w:t>还提供一个余数运算，可以得到两个整数相除的余数：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无论整数做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除法还是取余数，结果永远是整数，所以，整数运算结果永远是精确的。</w:t>
      </w:r>
    </w:p>
    <w:p w:rsidR="00F12611" w:rsidRPr="00F12611" w:rsidRDefault="00F12611" w:rsidP="00F12611">
      <w:pPr>
        <w:widowControl/>
        <w:shd w:val="clear" w:color="auto" w:fill="FFFFFF"/>
        <w:spacing w:before="375" w:after="225" w:line="360" w:lineRule="atLeast"/>
        <w:jc w:val="left"/>
        <w:outlineLvl w:val="2"/>
        <w:rPr>
          <w:rFonts w:ascii="Helvetica" w:hAnsi="Helvetica" w:cs="Helvetica"/>
          <w:kern w:val="0"/>
          <w:szCs w:val="24"/>
        </w:rPr>
      </w:pPr>
      <w:bookmarkStart w:id="10" w:name="_Toc454522272"/>
      <w:r w:rsidRPr="00F12611">
        <w:rPr>
          <w:rFonts w:ascii="Helvetica" w:hAnsi="Helvetica" w:cs="Helvetica"/>
          <w:kern w:val="0"/>
          <w:szCs w:val="24"/>
        </w:rPr>
        <w:t>小结</w:t>
      </w:r>
      <w:bookmarkEnd w:id="10"/>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支持多种数据类型，在计算机内部，可以把任何数据都看成一个</w:t>
      </w:r>
      <w:r w:rsidRPr="00F12611">
        <w:rPr>
          <w:rFonts w:ascii="Helvetica" w:hAnsi="Helvetica" w:cs="Helvetica"/>
          <w:kern w:val="0"/>
          <w:szCs w:val="24"/>
        </w:rPr>
        <w:t>“</w:t>
      </w:r>
      <w:r w:rsidRPr="00F12611">
        <w:rPr>
          <w:rFonts w:ascii="Helvetica" w:hAnsi="Helvetica" w:cs="Helvetica"/>
          <w:kern w:val="0"/>
          <w:szCs w:val="24"/>
        </w:rPr>
        <w:t>对象</w:t>
      </w:r>
      <w:r w:rsidRPr="00F12611">
        <w:rPr>
          <w:rFonts w:ascii="Helvetica" w:hAnsi="Helvetica" w:cs="Helvetica"/>
          <w:kern w:val="0"/>
          <w:szCs w:val="24"/>
        </w:rPr>
        <w:t>”</w:t>
      </w:r>
      <w:r w:rsidRPr="00F12611">
        <w:rPr>
          <w:rFonts w:ascii="Helvetica" w:hAnsi="Helvetica" w:cs="Helvetica"/>
          <w:kern w:val="0"/>
          <w:szCs w:val="24"/>
        </w:rPr>
        <w:t>，而变</w:t>
      </w:r>
      <w:r w:rsidRPr="00F12611">
        <w:rPr>
          <w:rFonts w:ascii="Helvetica" w:hAnsi="Helvetica" w:cs="Helvetica"/>
          <w:color w:val="70AD47" w:themeColor="accent6"/>
          <w:kern w:val="0"/>
          <w:szCs w:val="24"/>
        </w:rPr>
        <w:t>量就是在程序中用来指向这些数据对象的，对变量赋值就是把数据和变量给关联起来</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注意：</w:t>
      </w:r>
      <w:r w:rsidRPr="00F12611">
        <w:rPr>
          <w:rFonts w:ascii="Helvetica" w:hAnsi="Helvetica" w:cs="Helvetica"/>
          <w:kern w:val="0"/>
          <w:szCs w:val="24"/>
        </w:rPr>
        <w:t>Python</w:t>
      </w:r>
      <w:r w:rsidRPr="00F12611">
        <w:rPr>
          <w:rFonts w:ascii="Helvetica" w:hAnsi="Helvetica" w:cs="Helvetica"/>
          <w:kern w:val="0"/>
          <w:szCs w:val="24"/>
        </w:rPr>
        <w:t>的整数没有大小限制，而某些语言的整数根据其存储长度是有大小限制的，例如</w:t>
      </w:r>
      <w:r w:rsidRPr="00F12611">
        <w:rPr>
          <w:rFonts w:ascii="Helvetica" w:hAnsi="Helvetica" w:cs="Helvetica"/>
          <w:kern w:val="0"/>
          <w:szCs w:val="24"/>
        </w:rPr>
        <w:t>Java</w:t>
      </w:r>
      <w:r w:rsidRPr="00F12611">
        <w:rPr>
          <w:rFonts w:ascii="Helvetica" w:hAnsi="Helvetica" w:cs="Helvetica"/>
          <w:kern w:val="0"/>
          <w:szCs w:val="24"/>
        </w:rPr>
        <w:t>对</w:t>
      </w:r>
      <w:r w:rsidRPr="00F12611">
        <w:rPr>
          <w:rFonts w:ascii="Helvetica" w:hAnsi="Helvetica" w:cs="Helvetica"/>
          <w:kern w:val="0"/>
          <w:szCs w:val="24"/>
        </w:rPr>
        <w:t>32</w:t>
      </w:r>
      <w:r w:rsidRPr="00F12611">
        <w:rPr>
          <w:rFonts w:ascii="Helvetica" w:hAnsi="Helvetica" w:cs="Helvetica"/>
          <w:kern w:val="0"/>
          <w:szCs w:val="24"/>
        </w:rPr>
        <w:t>位整数的范围限制在</w:t>
      </w:r>
      <w:r w:rsidRPr="00F12611">
        <w:rPr>
          <w:rFonts w:ascii="Consolas" w:hAnsi="Consolas" w:cs="Consolas"/>
          <w:kern w:val="0"/>
          <w:szCs w:val="24"/>
          <w:bdr w:val="single" w:sz="6" w:space="0" w:color="DDDDDD" w:frame="1"/>
          <w:shd w:val="clear" w:color="auto" w:fill="FAFAFA"/>
        </w:rPr>
        <w:t>-2147483648</w:t>
      </w:r>
      <w:r w:rsidRPr="00F12611">
        <w:rPr>
          <w:rFonts w:ascii="Helvetica" w:hAnsi="Helvetica" w:cs="Helvetica"/>
          <w:kern w:val="0"/>
          <w:szCs w:val="24"/>
        </w:rPr>
        <w:t>-</w:t>
      </w:r>
      <w:r w:rsidRPr="00F12611">
        <w:rPr>
          <w:rFonts w:ascii="Consolas" w:hAnsi="Consolas" w:cs="Consolas"/>
          <w:kern w:val="0"/>
          <w:szCs w:val="24"/>
          <w:bdr w:val="single" w:sz="6" w:space="0" w:color="DDDDDD" w:frame="1"/>
          <w:shd w:val="clear" w:color="auto" w:fill="FAFAFA"/>
        </w:rPr>
        <w:t>2147483647</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的浮点数也没有大小限制，但是超出一定范围就直接表示为</w:t>
      </w:r>
      <w:r w:rsidRPr="00F12611">
        <w:rPr>
          <w:rFonts w:ascii="Consolas" w:hAnsi="Consolas" w:cs="Consolas"/>
          <w:kern w:val="0"/>
          <w:szCs w:val="24"/>
          <w:bdr w:val="single" w:sz="6" w:space="0" w:color="DDDDDD" w:frame="1"/>
          <w:shd w:val="clear" w:color="auto" w:fill="FAFAFA"/>
        </w:rPr>
        <w:t>inf</w:t>
      </w:r>
      <w:r w:rsidRPr="00F12611">
        <w:rPr>
          <w:rFonts w:ascii="Helvetica" w:hAnsi="Helvetica" w:cs="Helvetica"/>
          <w:kern w:val="0"/>
          <w:szCs w:val="24"/>
        </w:rPr>
        <w:t>（无限大）。</w:t>
      </w:r>
    </w:p>
    <w:p w:rsidR="00BE2014" w:rsidRPr="00F12611" w:rsidRDefault="00BE2014" w:rsidP="008655D1">
      <w:pPr>
        <w:pStyle w:val="a5"/>
        <w:shd w:val="clear" w:color="auto" w:fill="FFFFFF"/>
        <w:spacing w:before="225" w:beforeAutospacing="0" w:after="225" w:afterAutospacing="0" w:line="300" w:lineRule="atLeast"/>
        <w:rPr>
          <w:rFonts w:ascii="Helvetica" w:hAnsi="Helvetica" w:cs="Helvetica"/>
        </w:rPr>
      </w:pPr>
    </w:p>
    <w:p w:rsidR="00BE2014" w:rsidRPr="00496A60" w:rsidRDefault="00496A60" w:rsidP="00E83F69">
      <w:pPr>
        <w:pStyle w:val="2"/>
        <w:rPr>
          <w:sz w:val="24"/>
        </w:rPr>
      </w:pPr>
      <w:bookmarkStart w:id="11" w:name="_Toc454522273"/>
      <w:r w:rsidRPr="00496A60">
        <w:rPr>
          <w:rFonts w:hint="eastAsia"/>
          <w:sz w:val="24"/>
        </w:rPr>
        <w:lastRenderedPageBreak/>
        <w:t>第</w:t>
      </w:r>
      <w:r w:rsidRPr="00496A60">
        <w:rPr>
          <w:rFonts w:hint="eastAsia"/>
          <w:sz w:val="24"/>
        </w:rPr>
        <w:t>8</w:t>
      </w:r>
      <w:r w:rsidRPr="00496A60">
        <w:rPr>
          <w:rFonts w:hint="eastAsia"/>
          <w:sz w:val="24"/>
        </w:rPr>
        <w:t>课</w:t>
      </w:r>
      <w:r w:rsidRPr="00496A60">
        <w:rPr>
          <w:rFonts w:hint="eastAsia"/>
          <w:sz w:val="24"/>
        </w:rPr>
        <w:t xml:space="preserve"> </w:t>
      </w:r>
      <w:r w:rsidRPr="00496A60">
        <w:rPr>
          <w:rFonts w:hint="eastAsia"/>
          <w:sz w:val="24"/>
        </w:rPr>
        <w:t>字符串和编码</w:t>
      </w:r>
      <w:bookmarkEnd w:id="11"/>
    </w:p>
    <w:p w:rsidR="00496A60" w:rsidRPr="00496A60" w:rsidRDefault="00496A60" w:rsidP="00E83F69">
      <w:pPr>
        <w:pStyle w:val="3"/>
        <w:shd w:val="clear" w:color="auto" w:fill="FFFFFF"/>
        <w:spacing w:before="0" w:after="225" w:line="360" w:lineRule="atLeast"/>
        <w:rPr>
          <w:rFonts w:ascii="Helvetica" w:hAnsi="Helvetica" w:cs="Helvetica"/>
          <w:b w:val="0"/>
          <w:bCs w:val="0"/>
          <w:color w:val="000000" w:themeColor="text1"/>
          <w:sz w:val="24"/>
          <w:szCs w:val="24"/>
        </w:rPr>
      </w:pPr>
      <w:bookmarkStart w:id="12" w:name="_Toc454522274"/>
      <w:r w:rsidRPr="00496A60">
        <w:rPr>
          <w:rFonts w:ascii="Helvetica" w:hAnsi="Helvetica" w:cs="Helvetica"/>
          <w:b w:val="0"/>
          <w:bCs w:val="0"/>
          <w:color w:val="000000" w:themeColor="text1"/>
          <w:sz w:val="24"/>
          <w:szCs w:val="24"/>
        </w:rPr>
        <w:t>字符编码</w:t>
      </w:r>
      <w:bookmarkEnd w:id="12"/>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我们已经讲过了，字符串也是一种数据类型，但是，字符串比较特殊的是还有一个编码问题。</w:t>
      </w:r>
    </w:p>
    <w:p w:rsidR="00194978" w:rsidRDefault="00194978" w:rsidP="00496A60">
      <w:pPr>
        <w:pStyle w:val="a5"/>
        <w:shd w:val="clear" w:color="auto" w:fill="FFFFFF"/>
        <w:spacing w:before="225" w:beforeAutospacing="0" w:after="225" w:afterAutospacing="0" w:line="300" w:lineRule="atLeast"/>
        <w:rPr>
          <w:rFonts w:ascii="Helvetica" w:hAnsi="Helvetica" w:cs="Helvetica"/>
          <w:color w:val="000000" w:themeColor="text1"/>
          <w:shd w:val="pct15" w:color="auto" w:fill="FFFFFF"/>
        </w:rPr>
      </w:pP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最重要的新特性大概要算是对文本和二进制数据作了更为清晰的区分。文本总是</w:t>
      </w:r>
      <w:r w:rsidRPr="006D1BD3">
        <w:rPr>
          <w:rFonts w:ascii="Helvetica" w:hAnsi="Helvetica" w:cs="Helvetica" w:hint="eastAsia"/>
          <w:color w:val="000000" w:themeColor="text1"/>
          <w:shd w:val="pct15" w:color="auto" w:fill="FFFFFF"/>
        </w:rPr>
        <w:t>Unicode</w:t>
      </w:r>
      <w:r w:rsidRPr="006D1BD3">
        <w:rPr>
          <w:rFonts w:ascii="Helvetica" w:hAnsi="Helvetica" w:cs="Helvetica" w:hint="eastAsia"/>
          <w:color w:val="000000" w:themeColor="text1"/>
          <w:shd w:val="pct15" w:color="auto" w:fill="FFFFFF"/>
        </w:rPr>
        <w:t>，由</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类型表示，二进制数据则由</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类型表示。</w:t>
      </w: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不会以任意隐式的方式混用</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和</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，正是这使得两者的区分特别清晰。</w:t>
      </w:r>
      <w:r w:rsidR="002710A6">
        <w:rPr>
          <w:rFonts w:ascii="Helvetica" w:hAnsi="Helvetica" w:cs="Helvetica" w:hint="eastAsia"/>
          <w:color w:val="000000" w:themeColor="text1"/>
          <w:shd w:val="pct15" w:color="auto" w:fill="FFFFFF"/>
        </w:rPr>
        <w:t>如下图所示：</w:t>
      </w:r>
    </w:p>
    <w:p w:rsidR="00A56E4D" w:rsidRPr="006D1BD3" w:rsidRDefault="00A56E4D" w:rsidP="00A56E4D">
      <w:pPr>
        <w:pStyle w:val="a5"/>
        <w:shd w:val="clear" w:color="auto" w:fill="FFFFFF"/>
        <w:spacing w:before="225" w:beforeAutospacing="0" w:after="225" w:afterAutospacing="0" w:line="300" w:lineRule="atLeast"/>
        <w:jc w:val="center"/>
        <w:rPr>
          <w:rFonts w:ascii="Helvetica" w:hAnsi="Helvetica" w:cs="Helvetica"/>
          <w:color w:val="000000" w:themeColor="text1"/>
          <w:shd w:val="pct15" w:color="auto" w:fill="FFFFFF"/>
        </w:rPr>
      </w:pPr>
      <w:r>
        <w:rPr>
          <w:noProof/>
        </w:rPr>
        <w:drawing>
          <wp:inline distT="0" distB="0" distL="0" distR="0">
            <wp:extent cx="2600325" cy="2266315"/>
            <wp:effectExtent l="0" t="0" r="9525" b="635"/>
            <wp:docPr id="15" name="图片 15" descr="http://www.ituring.com.cn/download/01QoN7aXN1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turing.com.cn/download/01QoN7aXN1il"/>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325" cy="2266315"/>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因为</w:t>
      </w:r>
      <w:r w:rsidRPr="002336F9">
        <w:rPr>
          <w:rFonts w:ascii="Helvetica" w:hAnsi="Helvetica" w:cs="Helvetica"/>
          <w:color w:val="70AD47" w:themeColor="accent6"/>
        </w:rPr>
        <w:t>计算机只能处理数字，如果要处理文本，就必须先把文本转换为数字才能处理</w:t>
      </w:r>
      <w:r w:rsidRPr="00496A60">
        <w:rPr>
          <w:rFonts w:ascii="Helvetica" w:hAnsi="Helvetica" w:cs="Helvetica"/>
          <w:color w:val="000000" w:themeColor="text1"/>
        </w:rPr>
        <w:t>。最早的计算机在设计时采用</w:t>
      </w:r>
      <w:r w:rsidRPr="00496A60">
        <w:rPr>
          <w:rFonts w:ascii="Helvetica" w:hAnsi="Helvetica" w:cs="Helvetica"/>
          <w:color w:val="000000" w:themeColor="text1"/>
        </w:rPr>
        <w:t>8</w:t>
      </w:r>
      <w:r w:rsidRPr="00496A60">
        <w:rPr>
          <w:rFonts w:ascii="Helvetica" w:hAnsi="Helvetica" w:cs="Helvetica"/>
          <w:color w:val="000000" w:themeColor="text1"/>
        </w:rPr>
        <w:t>个比特（</w:t>
      </w:r>
      <w:r w:rsidRPr="00496A60">
        <w:rPr>
          <w:rFonts w:ascii="Helvetica" w:hAnsi="Helvetica" w:cs="Helvetica"/>
          <w:color w:val="000000" w:themeColor="text1"/>
        </w:rPr>
        <w:t>bit</w:t>
      </w:r>
      <w:r w:rsidRPr="00496A60">
        <w:rPr>
          <w:rFonts w:ascii="Helvetica" w:hAnsi="Helvetica" w:cs="Helvetica"/>
          <w:color w:val="000000" w:themeColor="text1"/>
        </w:rPr>
        <w:t>）作为一个字节（</w:t>
      </w:r>
      <w:r w:rsidRPr="00496A60">
        <w:rPr>
          <w:rFonts w:ascii="Helvetica" w:hAnsi="Helvetica" w:cs="Helvetica"/>
          <w:color w:val="000000" w:themeColor="text1"/>
        </w:rPr>
        <w:t>byte</w:t>
      </w:r>
      <w:r w:rsidRPr="00496A60">
        <w:rPr>
          <w:rFonts w:ascii="Helvetica" w:hAnsi="Helvetica" w:cs="Helvetica"/>
          <w:color w:val="000000" w:themeColor="text1"/>
        </w:rPr>
        <w:t>），所以，一个字节能表示的最大的整数就是</w:t>
      </w:r>
      <w:r w:rsidRPr="00496A60">
        <w:rPr>
          <w:rFonts w:ascii="Helvetica" w:hAnsi="Helvetica" w:cs="Helvetica"/>
          <w:color w:val="000000" w:themeColor="text1"/>
        </w:rPr>
        <w:t>255</w:t>
      </w:r>
      <w:r w:rsidRPr="00496A60">
        <w:rPr>
          <w:rFonts w:ascii="Helvetica" w:hAnsi="Helvetica" w:cs="Helvetica"/>
          <w:color w:val="000000" w:themeColor="text1"/>
        </w:rPr>
        <w:t>（二进制</w:t>
      </w:r>
      <w:r w:rsidRPr="00496A60">
        <w:rPr>
          <w:rFonts w:ascii="Helvetica" w:hAnsi="Helvetica" w:cs="Helvetica"/>
          <w:color w:val="000000" w:themeColor="text1"/>
        </w:rPr>
        <w:t>11111111=</w:t>
      </w:r>
      <w:r w:rsidRPr="00496A60">
        <w:rPr>
          <w:rFonts w:ascii="Helvetica" w:hAnsi="Helvetica" w:cs="Helvetica"/>
          <w:color w:val="000000" w:themeColor="text1"/>
        </w:rPr>
        <w:t>十进制</w:t>
      </w:r>
      <w:r w:rsidRPr="00496A60">
        <w:rPr>
          <w:rFonts w:ascii="Helvetica" w:hAnsi="Helvetica" w:cs="Helvetica"/>
          <w:color w:val="000000" w:themeColor="text1"/>
        </w:rPr>
        <w:t>255</w:t>
      </w:r>
      <w:r w:rsidRPr="00496A60">
        <w:rPr>
          <w:rFonts w:ascii="Helvetica" w:hAnsi="Helvetica" w:cs="Helvetica"/>
          <w:color w:val="000000" w:themeColor="text1"/>
        </w:rPr>
        <w:t>），如果要表示更大的整数，就必须用更多的字节。比如两个字节可以表示的最大整数是</w:t>
      </w:r>
      <w:r w:rsidRPr="00496A60">
        <w:rPr>
          <w:rStyle w:val="HTML"/>
          <w:rFonts w:ascii="Consolas" w:hAnsi="Consolas" w:cs="Consolas"/>
          <w:color w:val="000000" w:themeColor="text1"/>
          <w:bdr w:val="single" w:sz="6" w:space="0" w:color="DDDDDD" w:frame="1"/>
          <w:shd w:val="clear" w:color="auto" w:fill="FAFAFA"/>
        </w:rPr>
        <w:t>65535</w:t>
      </w:r>
      <w:r w:rsidRPr="00496A60">
        <w:rPr>
          <w:rFonts w:ascii="Helvetica" w:hAnsi="Helvetica" w:cs="Helvetica"/>
          <w:color w:val="000000" w:themeColor="text1"/>
        </w:rPr>
        <w:t>，</w:t>
      </w:r>
      <w:r w:rsidRPr="00496A60">
        <w:rPr>
          <w:rFonts w:ascii="Helvetica" w:hAnsi="Helvetica" w:cs="Helvetica"/>
          <w:color w:val="000000" w:themeColor="text1"/>
        </w:rPr>
        <w:t>4</w:t>
      </w:r>
      <w:r w:rsidRPr="00496A60">
        <w:rPr>
          <w:rFonts w:ascii="Helvetica" w:hAnsi="Helvetica" w:cs="Helvetica"/>
          <w:color w:val="000000" w:themeColor="text1"/>
        </w:rPr>
        <w:t>个字节可以表示的最大整数是</w:t>
      </w:r>
      <w:r w:rsidRPr="00496A60">
        <w:rPr>
          <w:rStyle w:val="HTML"/>
          <w:rFonts w:ascii="Consolas" w:hAnsi="Consolas" w:cs="Consolas"/>
          <w:color w:val="000000" w:themeColor="text1"/>
          <w:bdr w:val="single" w:sz="6" w:space="0" w:color="DDDDDD" w:frame="1"/>
          <w:shd w:val="clear" w:color="auto" w:fill="FAFAFA"/>
        </w:rPr>
        <w:t>4294967295</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由于计算机是美国人发明的，因此，最早只有</w:t>
      </w:r>
      <w:r w:rsidRPr="00496A60">
        <w:rPr>
          <w:rFonts w:ascii="Helvetica" w:hAnsi="Helvetica" w:cs="Helvetica"/>
          <w:color w:val="000000" w:themeColor="text1"/>
        </w:rPr>
        <w:t>127</w:t>
      </w:r>
      <w:r w:rsidRPr="00496A60">
        <w:rPr>
          <w:rFonts w:ascii="Helvetica" w:hAnsi="Helvetica" w:cs="Helvetica"/>
          <w:color w:val="000000" w:themeColor="text1"/>
        </w:rPr>
        <w:t>个字母被编码到计算机里，也就是大小写英文字母、数字和一些符号，这个编码表被称为</w:t>
      </w:r>
      <w:r w:rsidRPr="00AF242B">
        <w:rPr>
          <w:rStyle w:val="HTML"/>
          <w:rFonts w:ascii="Consolas" w:hAnsi="Consolas" w:cs="Consolas"/>
          <w:color w:val="70AD47" w:themeColor="accent6"/>
          <w:bdr w:val="single" w:sz="6" w:space="0" w:color="DDDDDD" w:frame="1"/>
          <w:shd w:val="clear" w:color="auto" w:fill="FAFAFA"/>
        </w:rPr>
        <w:t>ASCII</w:t>
      </w:r>
      <w:r w:rsidRPr="00AF242B">
        <w:rPr>
          <w:rFonts w:ascii="Helvetica" w:hAnsi="Helvetica" w:cs="Helvetica"/>
          <w:color w:val="70AD47" w:themeColor="accent6"/>
        </w:rPr>
        <w:t>编码</w:t>
      </w:r>
      <w:r w:rsidRPr="00496A60">
        <w:rPr>
          <w:rFonts w:ascii="Helvetica" w:hAnsi="Helvetica" w:cs="Helvetica"/>
          <w:color w:val="000000" w:themeColor="text1"/>
        </w:rPr>
        <w:t>，比如大写字母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，小写字母</w:t>
      </w:r>
      <w:r w:rsidRPr="00496A60">
        <w:rPr>
          <w:rStyle w:val="HTML"/>
          <w:rFonts w:ascii="Consolas" w:hAnsi="Consolas" w:cs="Consolas"/>
          <w:color w:val="000000" w:themeColor="text1"/>
          <w:bdr w:val="single" w:sz="6" w:space="0" w:color="DDDDDD" w:frame="1"/>
          <w:shd w:val="clear" w:color="auto" w:fill="FAFAFA"/>
        </w:rPr>
        <w:t>z</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122</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但是要处理中文显然一个字节是不够的，至少需要两个字节，而且还不能和</w:t>
      </w:r>
      <w:r w:rsidRPr="00496A60">
        <w:rPr>
          <w:rFonts w:ascii="Helvetica" w:hAnsi="Helvetica" w:cs="Helvetica"/>
          <w:color w:val="000000" w:themeColor="text1"/>
        </w:rPr>
        <w:t>ASCII</w:t>
      </w:r>
      <w:r w:rsidRPr="00496A60">
        <w:rPr>
          <w:rFonts w:ascii="Helvetica" w:hAnsi="Helvetica" w:cs="Helvetica"/>
          <w:color w:val="000000" w:themeColor="text1"/>
        </w:rPr>
        <w:t>编码冲突，所以，中国制定了</w:t>
      </w:r>
      <w:r w:rsidRPr="00E006B0">
        <w:rPr>
          <w:rStyle w:val="HTML"/>
          <w:rFonts w:ascii="Consolas" w:hAnsi="Consolas" w:cs="Consolas"/>
          <w:color w:val="70AD47" w:themeColor="accent6"/>
          <w:bdr w:val="single" w:sz="6" w:space="0" w:color="DDDDDD" w:frame="1"/>
          <w:shd w:val="clear" w:color="auto" w:fill="FAFAFA"/>
        </w:rPr>
        <w:t>GB2312</w:t>
      </w:r>
      <w:r w:rsidRPr="00E006B0">
        <w:rPr>
          <w:rFonts w:ascii="Helvetica" w:hAnsi="Helvetica" w:cs="Helvetica"/>
          <w:color w:val="70AD47" w:themeColor="accent6"/>
        </w:rPr>
        <w:t>编码，用来把中文编进去</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你可以想得到的是，全世界有上百种语言，日本把日文编到</w:t>
      </w:r>
      <w:r w:rsidRPr="00496A60">
        <w:rPr>
          <w:rStyle w:val="HTML"/>
          <w:rFonts w:ascii="Consolas" w:hAnsi="Consolas" w:cs="Consolas"/>
          <w:color w:val="000000" w:themeColor="text1"/>
          <w:bdr w:val="single" w:sz="6" w:space="0" w:color="DDDDDD" w:frame="1"/>
          <w:shd w:val="clear" w:color="auto" w:fill="FAFAFA"/>
        </w:rPr>
        <w:t>Shift_JIS</w:t>
      </w:r>
      <w:r w:rsidRPr="00496A60">
        <w:rPr>
          <w:rFonts w:ascii="Helvetica" w:hAnsi="Helvetica" w:cs="Helvetica"/>
          <w:color w:val="000000" w:themeColor="text1"/>
        </w:rPr>
        <w:t>里，韩国把韩文编到</w:t>
      </w:r>
      <w:r w:rsidRPr="00496A60">
        <w:rPr>
          <w:rStyle w:val="HTML"/>
          <w:rFonts w:ascii="Consolas" w:hAnsi="Consolas" w:cs="Consolas"/>
          <w:color w:val="000000" w:themeColor="text1"/>
          <w:bdr w:val="single" w:sz="6" w:space="0" w:color="DDDDDD" w:frame="1"/>
          <w:shd w:val="clear" w:color="auto" w:fill="FAFAFA"/>
        </w:rPr>
        <w:t>Euc-kr</w:t>
      </w:r>
      <w:r w:rsidRPr="00496A60">
        <w:rPr>
          <w:rFonts w:ascii="Helvetica" w:hAnsi="Helvetica" w:cs="Helvetica"/>
          <w:color w:val="000000" w:themeColor="text1"/>
        </w:rPr>
        <w:t>里，各国有各国的标准，就会不可避免地出现冲突，结果就是，在多语言混合的文本中，显示出来会有乱码。</w:t>
      </w:r>
    </w:p>
    <w:p w:rsidR="00496A60" w:rsidRPr="00AC250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因此，</w:t>
      </w:r>
      <w:r w:rsidRPr="00496A60">
        <w:rPr>
          <w:rFonts w:ascii="Helvetica" w:hAnsi="Helvetica" w:cs="Helvetica"/>
          <w:color w:val="000000" w:themeColor="text1"/>
        </w:rPr>
        <w:t>Unicode</w:t>
      </w:r>
      <w:r w:rsidRPr="00496A60">
        <w:rPr>
          <w:rFonts w:ascii="Helvetica" w:hAnsi="Helvetica" w:cs="Helvetica"/>
          <w:color w:val="000000" w:themeColor="text1"/>
        </w:rPr>
        <w:t>应运而生。</w:t>
      </w:r>
      <w:r w:rsidRPr="00AC2500">
        <w:rPr>
          <w:rFonts w:ascii="Helvetica" w:hAnsi="Helvetica" w:cs="Helvetica"/>
          <w:color w:val="70AD47" w:themeColor="accent6"/>
        </w:rPr>
        <w:t>Unicode</w:t>
      </w:r>
      <w:r w:rsidRPr="00AC2500">
        <w:rPr>
          <w:rFonts w:ascii="Helvetica" w:hAnsi="Helvetica" w:cs="Helvetica"/>
          <w:color w:val="70AD47" w:themeColor="accent6"/>
        </w:rPr>
        <w:t>把所有语言都统一到一套编码里，这样就不会再有乱码问题了。</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lastRenderedPageBreak/>
        <w:t>Unicode</w:t>
      </w:r>
      <w:r w:rsidRPr="00496A60">
        <w:rPr>
          <w:rFonts w:ascii="Helvetica" w:hAnsi="Helvetica" w:cs="Helvetica"/>
          <w:color w:val="000000" w:themeColor="text1"/>
        </w:rPr>
        <w:t>标准也在不断发展，但</w:t>
      </w:r>
      <w:r w:rsidRPr="00AC2500">
        <w:rPr>
          <w:rFonts w:ascii="Helvetica" w:hAnsi="Helvetica" w:cs="Helvetica"/>
          <w:color w:val="70AD47" w:themeColor="accent6"/>
        </w:rPr>
        <w:t>最常用的是用两个字节表示一个字符（如果要用到非常偏僻的字符，就需要</w:t>
      </w:r>
      <w:r w:rsidRPr="00AC2500">
        <w:rPr>
          <w:rFonts w:ascii="Helvetica" w:hAnsi="Helvetica" w:cs="Helvetica"/>
          <w:color w:val="70AD47" w:themeColor="accent6"/>
        </w:rPr>
        <w:t>4</w:t>
      </w:r>
      <w:r w:rsidRPr="00AC2500">
        <w:rPr>
          <w:rFonts w:ascii="Helvetica" w:hAnsi="Helvetica" w:cs="Helvetica"/>
          <w:color w:val="70AD47" w:themeColor="accent6"/>
        </w:rPr>
        <w:t>个字节）。</w:t>
      </w:r>
      <w:r w:rsidRPr="00496A60">
        <w:rPr>
          <w:rFonts w:ascii="Helvetica" w:hAnsi="Helvetica" w:cs="Helvetica"/>
          <w:color w:val="000000" w:themeColor="text1"/>
        </w:rPr>
        <w:t>现代操作系统和大多数编程语言都直接支持</w:t>
      </w:r>
      <w:r w:rsidRPr="00496A60">
        <w:rPr>
          <w:rFonts w:ascii="Helvetica" w:hAnsi="Helvetica" w:cs="Helvetica"/>
          <w:color w:val="000000" w:themeColor="text1"/>
        </w:rPr>
        <w:t>Unicode</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现在，捋一捋</w:t>
      </w:r>
      <w:r w:rsidRPr="00496A60">
        <w:rPr>
          <w:rFonts w:ascii="Helvetica" w:hAnsi="Helvetica" w:cs="Helvetica"/>
          <w:color w:val="000000" w:themeColor="text1"/>
        </w:rPr>
        <w:t>ASCII</w:t>
      </w:r>
      <w:r w:rsidRPr="00496A60">
        <w:rPr>
          <w:rFonts w:ascii="Helvetica" w:hAnsi="Helvetica" w:cs="Helvetica"/>
          <w:color w:val="000000" w:themeColor="text1"/>
        </w:rPr>
        <w:t>编码和</w:t>
      </w:r>
      <w:r w:rsidRPr="00496A60">
        <w:rPr>
          <w:rFonts w:ascii="Helvetica" w:hAnsi="Helvetica" w:cs="Helvetica"/>
          <w:color w:val="000000" w:themeColor="text1"/>
        </w:rPr>
        <w:t>Unicode</w:t>
      </w:r>
      <w:r w:rsidRPr="00496A60">
        <w:rPr>
          <w:rFonts w:ascii="Helvetica" w:hAnsi="Helvetica" w:cs="Helvetica"/>
          <w:color w:val="000000" w:themeColor="text1"/>
        </w:rPr>
        <w:t>编码的区别：</w:t>
      </w:r>
      <w:r w:rsidRPr="00496A60">
        <w:rPr>
          <w:rFonts w:ascii="Helvetica" w:hAnsi="Helvetica" w:cs="Helvetica"/>
          <w:color w:val="000000" w:themeColor="text1"/>
        </w:rPr>
        <w:t>ASCII</w:t>
      </w:r>
      <w:r w:rsidRPr="00496A60">
        <w:rPr>
          <w:rFonts w:ascii="Helvetica" w:hAnsi="Helvetica" w:cs="Helvetica"/>
          <w:color w:val="000000" w:themeColor="text1"/>
        </w:rPr>
        <w:t>编码是</w:t>
      </w:r>
      <w:r w:rsidRPr="00496A60">
        <w:rPr>
          <w:rFonts w:ascii="Helvetica" w:hAnsi="Helvetica" w:cs="Helvetica"/>
          <w:color w:val="000000" w:themeColor="text1"/>
        </w:rPr>
        <w:t>1</w:t>
      </w:r>
      <w:r w:rsidRPr="00496A60">
        <w:rPr>
          <w:rFonts w:ascii="Helvetica" w:hAnsi="Helvetica" w:cs="Helvetica"/>
          <w:color w:val="000000" w:themeColor="text1"/>
        </w:rPr>
        <w:t>个字节，而</w:t>
      </w:r>
      <w:r w:rsidRPr="00496A60">
        <w:rPr>
          <w:rFonts w:ascii="Helvetica" w:hAnsi="Helvetica" w:cs="Helvetica"/>
          <w:color w:val="000000" w:themeColor="text1"/>
        </w:rPr>
        <w:t>Unicode</w:t>
      </w:r>
      <w:r w:rsidRPr="00496A60">
        <w:rPr>
          <w:rFonts w:ascii="Helvetica" w:hAnsi="Helvetica" w:cs="Helvetica"/>
          <w:color w:val="000000" w:themeColor="text1"/>
        </w:rPr>
        <w:t>编码通常是</w:t>
      </w:r>
      <w:r w:rsidRPr="00496A60">
        <w:rPr>
          <w:rFonts w:ascii="Helvetica" w:hAnsi="Helvetica" w:cs="Helvetica"/>
          <w:color w:val="000000" w:themeColor="text1"/>
        </w:rPr>
        <w:t>2</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48</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00110000</w:t>
      </w:r>
      <w:r w:rsidRPr="00496A60">
        <w:rPr>
          <w:rFonts w:ascii="Helvetica" w:hAnsi="Helvetica" w:cs="Helvetica"/>
          <w:color w:val="000000" w:themeColor="text1"/>
        </w:rPr>
        <w:t>，注意字符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和整数</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是不同的；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汉字</w:t>
      </w:r>
      <w:r w:rsidRPr="00496A60">
        <w:rPr>
          <w:rStyle w:val="HTML"/>
          <w:rFonts w:ascii="Consolas" w:hAnsi="Consolas" w:cs="Consolas"/>
          <w:color w:val="000000" w:themeColor="text1"/>
          <w:bdr w:val="single" w:sz="6" w:space="0" w:color="DDDDDD" w:frame="1"/>
          <w:shd w:val="clear" w:color="auto" w:fill="FAFAFA"/>
        </w:rPr>
        <w:t>中</w:t>
      </w:r>
      <w:r w:rsidRPr="00496A60">
        <w:rPr>
          <w:rFonts w:ascii="Helvetica" w:hAnsi="Helvetica" w:cs="Helvetica"/>
          <w:color w:val="000000" w:themeColor="text1"/>
        </w:rPr>
        <w:t>已经超出了</w:t>
      </w:r>
      <w:r w:rsidRPr="00496A60">
        <w:rPr>
          <w:rFonts w:ascii="Helvetica" w:hAnsi="Helvetica" w:cs="Helvetica"/>
          <w:color w:val="000000" w:themeColor="text1"/>
        </w:rPr>
        <w:t>ASCII</w:t>
      </w:r>
      <w:r w:rsidRPr="00496A60">
        <w:rPr>
          <w:rFonts w:ascii="Helvetica" w:hAnsi="Helvetica" w:cs="Helvetica"/>
          <w:color w:val="000000" w:themeColor="text1"/>
        </w:rPr>
        <w:t>编码的范围，用</w:t>
      </w:r>
      <w:r w:rsidRPr="00496A60">
        <w:rPr>
          <w:rFonts w:ascii="Helvetica" w:hAnsi="Helvetica" w:cs="Helvetica"/>
          <w:color w:val="000000" w:themeColor="text1"/>
        </w:rPr>
        <w:t>Unicode</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20013</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01001110 00101101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你可以猜测，如果把</w:t>
      </w:r>
      <w:r w:rsidRPr="00496A60">
        <w:rPr>
          <w:rFonts w:ascii="Helvetica" w:hAnsi="Helvetica" w:cs="Helvetica"/>
          <w:color w:val="000000" w:themeColor="text1"/>
        </w:rPr>
        <w:t>ASCII</w:t>
      </w:r>
      <w:r w:rsidRPr="00496A60">
        <w:rPr>
          <w:rFonts w:ascii="Helvetica" w:hAnsi="Helvetica" w:cs="Helvetica"/>
          <w:color w:val="000000" w:themeColor="text1"/>
        </w:rPr>
        <w:t>编码的</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Unicode</w:t>
      </w:r>
      <w:r w:rsidRPr="00496A60">
        <w:rPr>
          <w:rFonts w:ascii="Helvetica" w:hAnsi="Helvetica" w:cs="Helvetica"/>
          <w:color w:val="000000" w:themeColor="text1"/>
        </w:rPr>
        <w:t>编码，只需要在前面补</w:t>
      </w:r>
      <w:r w:rsidRPr="00496A60">
        <w:rPr>
          <w:rFonts w:ascii="Helvetica" w:hAnsi="Helvetica" w:cs="Helvetica"/>
          <w:color w:val="000000" w:themeColor="text1"/>
        </w:rPr>
        <w:t>0</w:t>
      </w:r>
      <w:r w:rsidRPr="00496A60">
        <w:rPr>
          <w:rFonts w:ascii="Helvetica" w:hAnsi="Helvetica" w:cs="Helvetica"/>
          <w:color w:val="000000" w:themeColor="text1"/>
        </w:rPr>
        <w:t>就可以，因此，</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w:t>
      </w:r>
      <w:r w:rsidRPr="00496A60">
        <w:rPr>
          <w:rFonts w:ascii="Helvetica" w:hAnsi="Helvetica" w:cs="Helvetica"/>
          <w:color w:val="000000" w:themeColor="text1"/>
        </w:rPr>
        <w:t>Unicode</w:t>
      </w:r>
      <w:r w:rsidRPr="00496A60">
        <w:rPr>
          <w:rFonts w:ascii="Helvetica" w:hAnsi="Helvetica" w:cs="Helvetica"/>
          <w:color w:val="000000" w:themeColor="text1"/>
        </w:rPr>
        <w:t>编码是</w:t>
      </w:r>
      <w:r w:rsidRPr="00496A60">
        <w:rPr>
          <w:rStyle w:val="HTML"/>
          <w:rFonts w:ascii="Consolas" w:hAnsi="Consolas" w:cs="Consolas"/>
          <w:color w:val="000000" w:themeColor="text1"/>
          <w:bdr w:val="single" w:sz="6" w:space="0" w:color="DDDDDD" w:frame="1"/>
          <w:shd w:val="clear" w:color="auto" w:fill="FAFAFA"/>
        </w:rPr>
        <w:t>00000000 01000001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新的问题又出现了：如果统一成</w:t>
      </w:r>
      <w:r w:rsidRPr="00496A60">
        <w:rPr>
          <w:rFonts w:ascii="Helvetica" w:hAnsi="Helvetica" w:cs="Helvetica"/>
          <w:color w:val="000000" w:themeColor="text1"/>
        </w:rPr>
        <w:t>Unicode</w:t>
      </w:r>
      <w:r w:rsidRPr="00496A60">
        <w:rPr>
          <w:rFonts w:ascii="Helvetica" w:hAnsi="Helvetica" w:cs="Helvetica"/>
          <w:color w:val="000000" w:themeColor="text1"/>
        </w:rPr>
        <w:t>编码，乱码问题从此消失了。但是，如果你写的文本基本上全部是英文的话，用</w:t>
      </w:r>
      <w:r w:rsidRPr="00496A60">
        <w:rPr>
          <w:rFonts w:ascii="Helvetica" w:hAnsi="Helvetica" w:cs="Helvetica"/>
          <w:color w:val="000000" w:themeColor="text1"/>
        </w:rPr>
        <w:t>Unicode</w:t>
      </w:r>
      <w:r w:rsidRPr="00496A60">
        <w:rPr>
          <w:rFonts w:ascii="Helvetica" w:hAnsi="Helvetica" w:cs="Helvetica"/>
          <w:color w:val="000000" w:themeColor="text1"/>
        </w:rPr>
        <w:t>编码比</w:t>
      </w:r>
      <w:r w:rsidRPr="00496A60">
        <w:rPr>
          <w:rFonts w:ascii="Helvetica" w:hAnsi="Helvetica" w:cs="Helvetica"/>
          <w:color w:val="000000" w:themeColor="text1"/>
        </w:rPr>
        <w:t>ASCII</w:t>
      </w:r>
      <w:r w:rsidRPr="00496A60">
        <w:rPr>
          <w:rFonts w:ascii="Helvetica" w:hAnsi="Helvetica" w:cs="Helvetica"/>
          <w:color w:val="000000" w:themeColor="text1"/>
        </w:rPr>
        <w:t>编码需要多一倍的存储空间，在存储和传输上就十分不划算。</w:t>
      </w:r>
    </w:p>
    <w:p w:rsidR="00496A60" w:rsidRPr="00FB63F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所以，</w:t>
      </w:r>
      <w:r w:rsidRPr="00FB63F0">
        <w:rPr>
          <w:rFonts w:ascii="Helvetica" w:hAnsi="Helvetica" w:cs="Helvetica"/>
          <w:color w:val="70AD47" w:themeColor="accent6"/>
        </w:rPr>
        <w:t>本着节约的精神，又出现了把</w:t>
      </w:r>
      <w:r w:rsidRPr="00FB63F0">
        <w:rPr>
          <w:rFonts w:ascii="Helvetica" w:hAnsi="Helvetica" w:cs="Helvetica"/>
          <w:color w:val="70AD47" w:themeColor="accent6"/>
        </w:rPr>
        <w:t>Unicode</w:t>
      </w:r>
      <w:r w:rsidRPr="00FB63F0">
        <w:rPr>
          <w:rFonts w:ascii="Helvetica" w:hAnsi="Helvetica" w:cs="Helvetica"/>
          <w:color w:val="70AD47" w:themeColor="accent6"/>
        </w:rPr>
        <w:t>编码转化为</w:t>
      </w:r>
      <w:r w:rsidRPr="00FB63F0">
        <w:rPr>
          <w:rFonts w:ascii="Helvetica" w:hAnsi="Helvetica" w:cs="Helvetica"/>
          <w:color w:val="70AD47" w:themeColor="accent6"/>
        </w:rPr>
        <w:t>“</w:t>
      </w:r>
      <w:r w:rsidRPr="00FB63F0">
        <w:rPr>
          <w:rFonts w:ascii="Helvetica" w:hAnsi="Helvetica" w:cs="Helvetica"/>
          <w:color w:val="70AD47" w:themeColor="accent6"/>
        </w:rPr>
        <w:t>可变长编码</w:t>
      </w:r>
      <w:r w:rsidRPr="00FB63F0">
        <w:rPr>
          <w:rFonts w:ascii="Helvetica" w:hAnsi="Helvetica" w:cs="Helvetica"/>
          <w:color w:val="70AD47" w:themeColor="accent6"/>
        </w:rPr>
        <w:t>”</w:t>
      </w:r>
      <w:r w:rsidRPr="00FB63F0">
        <w:rPr>
          <w:rFonts w:ascii="Helvetica" w:hAnsi="Helvetica" w:cs="Helvetica"/>
          <w:color w:val="70AD47" w:themeColor="accent6"/>
        </w:rPr>
        <w:t>的</w:t>
      </w:r>
      <w:r w:rsidRPr="00FB63F0">
        <w:rPr>
          <w:rStyle w:val="HTML"/>
          <w:rFonts w:ascii="Consolas" w:hAnsi="Consolas" w:cs="Consolas"/>
          <w:color w:val="70AD47" w:themeColor="accent6"/>
          <w:bdr w:val="single" w:sz="6" w:space="0" w:color="DDDDDD" w:frame="1"/>
          <w:shd w:val="clear" w:color="auto" w:fill="FAFAFA"/>
        </w:rPr>
        <w:t>UTF-8</w:t>
      </w:r>
      <w:r w:rsidRPr="00FB63F0">
        <w:rPr>
          <w:rFonts w:ascii="Helvetica" w:hAnsi="Helvetica" w:cs="Helvetica"/>
          <w:color w:val="70AD47" w:themeColor="accent6"/>
        </w:rPr>
        <w:t>编码。</w:t>
      </w:r>
      <w:r w:rsidRPr="00FB63F0">
        <w:rPr>
          <w:rFonts w:ascii="Helvetica" w:hAnsi="Helvetica" w:cs="Helvetica"/>
          <w:color w:val="70AD47" w:themeColor="accent6"/>
        </w:rPr>
        <w:t>UTF-8</w:t>
      </w:r>
      <w:r w:rsidRPr="00FB63F0">
        <w:rPr>
          <w:rFonts w:ascii="Helvetica" w:hAnsi="Helvetica" w:cs="Helvetica"/>
          <w:color w:val="70AD47" w:themeColor="accent6"/>
        </w:rPr>
        <w:t>编码把一个</w:t>
      </w:r>
      <w:r w:rsidRPr="00FB63F0">
        <w:rPr>
          <w:rFonts w:ascii="Helvetica" w:hAnsi="Helvetica" w:cs="Helvetica"/>
          <w:color w:val="70AD47" w:themeColor="accent6"/>
        </w:rPr>
        <w:t>Unicode</w:t>
      </w:r>
      <w:r w:rsidRPr="00FB63F0">
        <w:rPr>
          <w:rFonts w:ascii="Helvetica" w:hAnsi="Helvetica" w:cs="Helvetica"/>
          <w:color w:val="70AD47" w:themeColor="accent6"/>
        </w:rPr>
        <w:t>字符根据不同的数字大小编码成</w:t>
      </w:r>
      <w:r w:rsidRPr="00FB63F0">
        <w:rPr>
          <w:rFonts w:ascii="Helvetica" w:hAnsi="Helvetica" w:cs="Helvetica"/>
          <w:color w:val="70AD47" w:themeColor="accent6"/>
        </w:rPr>
        <w:t>1-6</w:t>
      </w:r>
      <w:r w:rsidRPr="00FB63F0">
        <w:rPr>
          <w:rFonts w:ascii="Helvetica" w:hAnsi="Helvetica" w:cs="Helvetica"/>
          <w:color w:val="70AD47" w:themeColor="accent6"/>
        </w:rPr>
        <w:t>个字节，常用的英文字母被编码成</w:t>
      </w:r>
      <w:r w:rsidRPr="00FB63F0">
        <w:rPr>
          <w:rFonts w:ascii="Helvetica" w:hAnsi="Helvetica" w:cs="Helvetica"/>
          <w:color w:val="70AD47" w:themeColor="accent6"/>
        </w:rPr>
        <w:t>1</w:t>
      </w:r>
      <w:r w:rsidRPr="00FB63F0">
        <w:rPr>
          <w:rFonts w:ascii="Helvetica" w:hAnsi="Helvetica" w:cs="Helvetica"/>
          <w:color w:val="70AD47" w:themeColor="accent6"/>
        </w:rPr>
        <w:t>个字节，汉字通常是</w:t>
      </w:r>
      <w:r w:rsidRPr="00FB63F0">
        <w:rPr>
          <w:rFonts w:ascii="Helvetica" w:hAnsi="Helvetica" w:cs="Helvetica"/>
          <w:color w:val="70AD47" w:themeColor="accent6"/>
        </w:rPr>
        <w:t>3</w:t>
      </w:r>
      <w:r w:rsidRPr="00FB63F0">
        <w:rPr>
          <w:rFonts w:ascii="Helvetica" w:hAnsi="Helvetica" w:cs="Helvetica"/>
          <w:color w:val="70AD47" w:themeColor="accent6"/>
        </w:rPr>
        <w:t>个字节，只有很生僻的字符才会被编码成</w:t>
      </w:r>
      <w:r w:rsidRPr="00FB63F0">
        <w:rPr>
          <w:rFonts w:ascii="Helvetica" w:hAnsi="Helvetica" w:cs="Helvetica"/>
          <w:color w:val="70AD47" w:themeColor="accent6"/>
        </w:rPr>
        <w:t>4-6</w:t>
      </w:r>
      <w:r w:rsidRPr="00FB63F0">
        <w:rPr>
          <w:rFonts w:ascii="Helvetica" w:hAnsi="Helvetica" w:cs="Helvetica"/>
          <w:color w:val="70AD47" w:themeColor="accent6"/>
        </w:rPr>
        <w:t>个字节。如果你要传输的文本包含大量英文字符，用</w:t>
      </w:r>
      <w:r w:rsidRPr="00FB63F0">
        <w:rPr>
          <w:rFonts w:ascii="Helvetica" w:hAnsi="Helvetica" w:cs="Helvetica"/>
          <w:color w:val="70AD47" w:themeColor="accent6"/>
        </w:rPr>
        <w:t>UTF-8</w:t>
      </w:r>
      <w:r w:rsidRPr="00FB63F0">
        <w:rPr>
          <w:rFonts w:ascii="Helvetica" w:hAnsi="Helvetica" w:cs="Helvetica"/>
          <w:color w:val="70AD47" w:themeColor="accent6"/>
        </w:rPr>
        <w:t>编码就能节省空间：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722"/>
        <w:gridCol w:w="1308"/>
        <w:gridCol w:w="2443"/>
        <w:gridCol w:w="3488"/>
      </w:tblGrid>
      <w:tr w:rsidR="00EE3E43" w:rsidRPr="002C7634" w:rsidTr="00EE3E43">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字符</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ASCII</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Unicode</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UTF-8</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A</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00000000 01000001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中</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01001110 00101101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11100100 10111000 10101101</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从上面的表格还可以发现，</w:t>
      </w:r>
      <w:r w:rsidRPr="00496A60">
        <w:rPr>
          <w:rFonts w:ascii="Helvetica" w:hAnsi="Helvetica" w:cs="Helvetica"/>
          <w:color w:val="000000" w:themeColor="text1"/>
        </w:rPr>
        <w:t>UTF-8</w:t>
      </w:r>
      <w:r w:rsidRPr="00496A60">
        <w:rPr>
          <w:rFonts w:ascii="Helvetica" w:hAnsi="Helvetica" w:cs="Helvetica"/>
          <w:color w:val="000000" w:themeColor="text1"/>
        </w:rPr>
        <w:t>编码有一个额外的好处，就是</w:t>
      </w:r>
      <w:r w:rsidRPr="00877079">
        <w:rPr>
          <w:rFonts w:ascii="Helvetica" w:hAnsi="Helvetica" w:cs="Helvetica"/>
          <w:color w:val="70AD47" w:themeColor="accent6"/>
        </w:rPr>
        <w:t>ASCII</w:t>
      </w:r>
      <w:r w:rsidRPr="00877079">
        <w:rPr>
          <w:rFonts w:ascii="Helvetica" w:hAnsi="Helvetica" w:cs="Helvetica"/>
          <w:color w:val="70AD47" w:themeColor="accent6"/>
        </w:rPr>
        <w:t>编码实际上可以被看成是</w:t>
      </w:r>
      <w:r w:rsidRPr="00877079">
        <w:rPr>
          <w:rFonts w:ascii="Helvetica" w:hAnsi="Helvetica" w:cs="Helvetica"/>
          <w:color w:val="70AD47" w:themeColor="accent6"/>
        </w:rPr>
        <w:t>UTF-8</w:t>
      </w:r>
      <w:r w:rsidRPr="00877079">
        <w:rPr>
          <w:rFonts w:ascii="Helvetica" w:hAnsi="Helvetica" w:cs="Helvetica"/>
          <w:color w:val="70AD47" w:themeColor="accent6"/>
        </w:rPr>
        <w:t>编码的一部分</w:t>
      </w:r>
      <w:r w:rsidRPr="00496A60">
        <w:rPr>
          <w:rFonts w:ascii="Helvetica" w:hAnsi="Helvetica" w:cs="Helvetica"/>
          <w:color w:val="000000" w:themeColor="text1"/>
        </w:rPr>
        <w:t>，所以，大量只支持</w:t>
      </w:r>
      <w:r w:rsidRPr="00496A60">
        <w:rPr>
          <w:rFonts w:ascii="Helvetica" w:hAnsi="Helvetica" w:cs="Helvetica"/>
          <w:color w:val="000000" w:themeColor="text1"/>
        </w:rPr>
        <w:t>ASCII</w:t>
      </w:r>
      <w:r w:rsidRPr="00496A60">
        <w:rPr>
          <w:rFonts w:ascii="Helvetica" w:hAnsi="Helvetica" w:cs="Helvetica"/>
          <w:color w:val="000000" w:themeColor="text1"/>
        </w:rPr>
        <w:t>编码的历史遗留软件可以在</w:t>
      </w:r>
      <w:r w:rsidRPr="00496A60">
        <w:rPr>
          <w:rFonts w:ascii="Helvetica" w:hAnsi="Helvetica" w:cs="Helvetica"/>
          <w:color w:val="000000" w:themeColor="text1"/>
        </w:rPr>
        <w:t>UTF-8</w:t>
      </w:r>
      <w:r w:rsidRPr="00496A60">
        <w:rPr>
          <w:rFonts w:ascii="Helvetica" w:hAnsi="Helvetica" w:cs="Helvetica"/>
          <w:color w:val="000000" w:themeColor="text1"/>
        </w:rPr>
        <w:t>编码下继续工作。</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w:t>
      </w:r>
      <w:r w:rsidRPr="00496A60">
        <w:rPr>
          <w:rFonts w:ascii="Helvetica" w:hAnsi="Helvetica" w:cs="Helvetica"/>
          <w:color w:val="000000" w:themeColor="text1"/>
        </w:rPr>
        <w:t>ASCII</w:t>
      </w:r>
      <w:r w:rsidRPr="00496A60">
        <w:rPr>
          <w:rFonts w:ascii="Helvetica" w:hAnsi="Helvetica" w:cs="Helvetica"/>
          <w:color w:val="000000" w:themeColor="text1"/>
        </w:rPr>
        <w:t>、</w:t>
      </w:r>
      <w:r w:rsidRPr="00496A60">
        <w:rPr>
          <w:rFonts w:ascii="Helvetica" w:hAnsi="Helvetica" w:cs="Helvetica"/>
          <w:color w:val="000000" w:themeColor="text1"/>
        </w:rPr>
        <w:t>Unicode</w:t>
      </w:r>
      <w:r w:rsidRPr="00496A60">
        <w:rPr>
          <w:rFonts w:ascii="Helvetica" w:hAnsi="Helvetica" w:cs="Helvetica"/>
          <w:color w:val="000000" w:themeColor="text1"/>
        </w:rPr>
        <w:t>和</w:t>
      </w:r>
      <w:r w:rsidRPr="00496A60">
        <w:rPr>
          <w:rFonts w:ascii="Helvetica" w:hAnsi="Helvetica" w:cs="Helvetica"/>
          <w:color w:val="000000" w:themeColor="text1"/>
        </w:rPr>
        <w:t>UTF-8</w:t>
      </w:r>
      <w:r w:rsidRPr="00496A60">
        <w:rPr>
          <w:rFonts w:ascii="Helvetica" w:hAnsi="Helvetica" w:cs="Helvetica"/>
          <w:color w:val="000000" w:themeColor="text1"/>
        </w:rPr>
        <w:t>的关系，我们就可以总结一下现在计算机系统通用的字符编码工作方式：</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lastRenderedPageBreak/>
        <w:t>在计算机内存中，统一使用</w:t>
      </w:r>
      <w:r w:rsidRPr="008D561F">
        <w:rPr>
          <w:rFonts w:ascii="Helvetica" w:hAnsi="Helvetica" w:cs="Helvetica"/>
          <w:color w:val="70AD47" w:themeColor="accent6"/>
        </w:rPr>
        <w:t>Unicode</w:t>
      </w:r>
      <w:r w:rsidRPr="008D561F">
        <w:rPr>
          <w:rFonts w:ascii="Helvetica" w:hAnsi="Helvetica" w:cs="Helvetica"/>
          <w:color w:val="70AD47" w:themeColor="accent6"/>
        </w:rPr>
        <w:t>编码，当需要保存到硬盘或者需要传输的时候，就转换为</w:t>
      </w:r>
      <w:r w:rsidRPr="008D561F">
        <w:rPr>
          <w:rFonts w:ascii="Helvetica" w:hAnsi="Helvetica" w:cs="Helvetica"/>
          <w:color w:val="70AD47" w:themeColor="accent6"/>
        </w:rPr>
        <w:t>UTF-8</w:t>
      </w:r>
      <w:r w:rsidRPr="008D561F">
        <w:rPr>
          <w:rFonts w:ascii="Helvetica" w:hAnsi="Helvetica" w:cs="Helvetica"/>
          <w:color w:val="70AD47" w:themeColor="accent6"/>
        </w:rPr>
        <w:t>编码。</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t>用记事本编辑的时候，从文件读取的</w:t>
      </w:r>
      <w:r w:rsidRPr="008D561F">
        <w:rPr>
          <w:rFonts w:ascii="Helvetica" w:hAnsi="Helvetica" w:cs="Helvetica"/>
          <w:color w:val="70AD47" w:themeColor="accent6"/>
        </w:rPr>
        <w:t>UTF-8</w:t>
      </w:r>
      <w:r w:rsidRPr="008D561F">
        <w:rPr>
          <w:rFonts w:ascii="Helvetica" w:hAnsi="Helvetica" w:cs="Helvetica"/>
          <w:color w:val="70AD47" w:themeColor="accent6"/>
        </w:rPr>
        <w:t>字符被转换为</w:t>
      </w:r>
      <w:r w:rsidRPr="008D561F">
        <w:rPr>
          <w:rFonts w:ascii="Helvetica" w:hAnsi="Helvetica" w:cs="Helvetica"/>
          <w:color w:val="70AD47" w:themeColor="accent6"/>
        </w:rPr>
        <w:t>Unicode</w:t>
      </w:r>
      <w:r w:rsidRPr="008D561F">
        <w:rPr>
          <w:rFonts w:ascii="Helvetica" w:hAnsi="Helvetica" w:cs="Helvetica"/>
          <w:color w:val="70AD47" w:themeColor="accent6"/>
        </w:rPr>
        <w:t>字符到内存里，编辑完成后，保存的时候再把</w:t>
      </w:r>
      <w:r w:rsidRPr="008D561F">
        <w:rPr>
          <w:rFonts w:ascii="Helvetica" w:hAnsi="Helvetica" w:cs="Helvetica"/>
          <w:color w:val="70AD47" w:themeColor="accent6"/>
        </w:rPr>
        <w:t>Unicode</w:t>
      </w:r>
      <w:r w:rsidRPr="008D561F">
        <w:rPr>
          <w:rFonts w:ascii="Helvetica" w:hAnsi="Helvetica" w:cs="Helvetica"/>
          <w:color w:val="70AD47" w:themeColor="accent6"/>
        </w:rPr>
        <w:t>转换为</w:t>
      </w:r>
      <w:r w:rsidRPr="008D561F">
        <w:rPr>
          <w:rFonts w:ascii="Helvetica" w:hAnsi="Helvetica" w:cs="Helvetica"/>
          <w:color w:val="70AD47" w:themeColor="accent6"/>
        </w:rPr>
        <w:t>UTF-8</w:t>
      </w:r>
      <w:r w:rsidRPr="008D561F">
        <w:rPr>
          <w:rFonts w:ascii="Helvetica" w:hAnsi="Helvetica" w:cs="Helvetica"/>
          <w:color w:val="70AD47" w:themeColor="accent6"/>
        </w:rPr>
        <w:t>保存到文件：</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2926080" cy="2647950"/>
            <wp:effectExtent l="0" t="0" r="7620" b="0"/>
            <wp:docPr id="13" name="图片 13" descr="rw-file-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w-file-utf-8"/>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6080" cy="264795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浏览网页的时候，服务器会把动态生成的</w:t>
      </w:r>
      <w:r w:rsidRPr="00496A60">
        <w:rPr>
          <w:rFonts w:ascii="Helvetica" w:hAnsi="Helvetica" w:cs="Helvetica"/>
          <w:color w:val="000000" w:themeColor="text1"/>
        </w:rPr>
        <w:t>Unicode</w:t>
      </w:r>
      <w:r w:rsidRPr="00496A60">
        <w:rPr>
          <w:rFonts w:ascii="Helvetica" w:hAnsi="Helvetica" w:cs="Helvetica"/>
          <w:color w:val="000000" w:themeColor="text1"/>
        </w:rPr>
        <w:t>内容转换为</w:t>
      </w:r>
      <w:r w:rsidRPr="00496A60">
        <w:rPr>
          <w:rFonts w:ascii="Helvetica" w:hAnsi="Helvetica" w:cs="Helvetica"/>
          <w:color w:val="000000" w:themeColor="text1"/>
        </w:rPr>
        <w:t>UTF-8</w:t>
      </w:r>
      <w:r w:rsidRPr="00496A60">
        <w:rPr>
          <w:rFonts w:ascii="Helvetica" w:hAnsi="Helvetica" w:cs="Helvetica"/>
          <w:color w:val="000000" w:themeColor="text1"/>
        </w:rPr>
        <w:t>再传输到浏览器：</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2878455" cy="2536190"/>
            <wp:effectExtent l="0" t="0" r="0" b="0"/>
            <wp:docPr id="12" name="图片 12" descr="web-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utf-8"/>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8455" cy="253619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所以你看到很多网页的源码上会有类似</w:t>
      </w:r>
      <w:r w:rsidRPr="00496A60">
        <w:rPr>
          <w:rStyle w:val="HTML"/>
          <w:rFonts w:ascii="Consolas" w:hAnsi="Consolas" w:cs="Consolas"/>
          <w:color w:val="000000" w:themeColor="text1"/>
          <w:bdr w:val="single" w:sz="6" w:space="0" w:color="DDDDDD" w:frame="1"/>
          <w:shd w:val="clear" w:color="auto" w:fill="FAFAFA"/>
        </w:rPr>
        <w:t>&lt;meta charset="UTF-8" /&gt;</w:t>
      </w:r>
      <w:r w:rsidRPr="00496A60">
        <w:rPr>
          <w:rFonts w:ascii="Helvetica" w:hAnsi="Helvetica" w:cs="Helvetica"/>
          <w:color w:val="000000" w:themeColor="text1"/>
        </w:rPr>
        <w:t>的信息，表示该网页正是用的</w:t>
      </w:r>
      <w:r w:rsidRPr="00496A60">
        <w:rPr>
          <w:rFonts w:ascii="Helvetica" w:hAnsi="Helvetica" w:cs="Helvetica"/>
          <w:color w:val="000000" w:themeColor="text1"/>
        </w:rPr>
        <w:t>UTF-8</w:t>
      </w:r>
      <w:r w:rsidRPr="00496A60">
        <w:rPr>
          <w:rFonts w:ascii="Helvetica" w:hAnsi="Helvetica" w:cs="Helvetica"/>
          <w:color w:val="000000" w:themeColor="text1"/>
        </w:rPr>
        <w:t>编码。</w:t>
      </w:r>
    </w:p>
    <w:p w:rsidR="00496A60" w:rsidRPr="00496A60" w:rsidRDefault="00496A60"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3" w:name="_Toc454522275"/>
      <w:r w:rsidRPr="00496A60">
        <w:rPr>
          <w:rFonts w:ascii="Helvetica" w:hAnsi="Helvetica" w:cs="Helvetica"/>
          <w:b w:val="0"/>
          <w:bCs w:val="0"/>
          <w:color w:val="000000" w:themeColor="text1"/>
          <w:sz w:val="24"/>
          <w:szCs w:val="24"/>
        </w:rPr>
        <w:t>Python</w:t>
      </w:r>
      <w:r w:rsidRPr="00496A60">
        <w:rPr>
          <w:rFonts w:ascii="Helvetica" w:hAnsi="Helvetica" w:cs="Helvetica"/>
          <w:b w:val="0"/>
          <w:bCs w:val="0"/>
          <w:color w:val="000000" w:themeColor="text1"/>
          <w:sz w:val="24"/>
          <w:szCs w:val="24"/>
        </w:rPr>
        <w:t>的字符串</w:t>
      </w:r>
      <w:bookmarkEnd w:id="13"/>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搞清楚了令人头疼的字符编码问题后，我们再来研究</w:t>
      </w:r>
      <w:r w:rsidRPr="00496A60">
        <w:rPr>
          <w:rFonts w:ascii="Helvetica" w:hAnsi="Helvetica" w:cs="Helvetica"/>
          <w:color w:val="000000" w:themeColor="text1"/>
        </w:rPr>
        <w:t>Python</w:t>
      </w:r>
      <w:r w:rsidRPr="00496A60">
        <w:rPr>
          <w:rFonts w:ascii="Helvetica" w:hAnsi="Helvetica" w:cs="Helvetica"/>
          <w:color w:val="000000" w:themeColor="text1"/>
        </w:rPr>
        <w:t>的字符串。</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在最新的</w:t>
      </w:r>
      <w:r w:rsidRPr="0053734E">
        <w:rPr>
          <w:rFonts w:ascii="Helvetica" w:hAnsi="Helvetica" w:cs="Helvetica"/>
          <w:color w:val="70AD47" w:themeColor="accent6"/>
        </w:rPr>
        <w:t>Python 3</w:t>
      </w:r>
      <w:r w:rsidRPr="0053734E">
        <w:rPr>
          <w:rFonts w:ascii="Helvetica" w:hAnsi="Helvetica" w:cs="Helvetica"/>
          <w:color w:val="70AD47" w:themeColor="accent6"/>
        </w:rPr>
        <w:t>版本中，字符串是以</w:t>
      </w:r>
      <w:r w:rsidRPr="0053734E">
        <w:rPr>
          <w:rFonts w:ascii="Helvetica" w:hAnsi="Helvetica" w:cs="Helvetica"/>
          <w:color w:val="70AD47" w:themeColor="accent6"/>
        </w:rPr>
        <w:t>Unicode</w:t>
      </w:r>
      <w:r w:rsidRPr="0053734E">
        <w:rPr>
          <w:rFonts w:ascii="Helvetica" w:hAnsi="Helvetica" w:cs="Helvetica"/>
          <w:color w:val="70AD47" w:themeColor="accent6"/>
        </w:rPr>
        <w:t>编码的</w:t>
      </w:r>
      <w:r w:rsidRPr="00496A60">
        <w:rPr>
          <w:rFonts w:ascii="Helvetica" w:hAnsi="Helvetica" w:cs="Helvetica"/>
          <w:color w:val="000000" w:themeColor="text1"/>
        </w:rPr>
        <w:t>，也就是说，</w:t>
      </w:r>
      <w:r w:rsidRPr="00496A60">
        <w:rPr>
          <w:rFonts w:ascii="Helvetica" w:hAnsi="Helvetica" w:cs="Helvetica"/>
          <w:color w:val="000000" w:themeColor="text1"/>
        </w:rPr>
        <w:t>Python</w:t>
      </w:r>
      <w:r w:rsidRPr="00496A60">
        <w:rPr>
          <w:rFonts w:ascii="Helvetica" w:hAnsi="Helvetica" w:cs="Helvetica"/>
          <w:color w:val="000000" w:themeColor="text1"/>
        </w:rPr>
        <w:t>的字符串支持多语言，例如：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HTML"/>
          <w:color w:val="000000" w:themeColor="text1"/>
        </w:rPr>
        <w:t>print(</w:t>
      </w:r>
      <w:r w:rsidRPr="00496A60">
        <w:rPr>
          <w:rStyle w:val="string"/>
          <w:color w:val="000000" w:themeColor="text1"/>
        </w:rPr>
        <w:t>'包含中文的str'</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包含中文的str</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对于单个字符的编码，</w:t>
      </w:r>
      <w:r w:rsidRPr="0053734E">
        <w:rPr>
          <w:rFonts w:ascii="Helvetica" w:hAnsi="Helvetica" w:cs="Helvetica"/>
          <w:color w:val="70AD47" w:themeColor="accent6"/>
        </w:rPr>
        <w:t>Python</w:t>
      </w:r>
      <w:r w:rsidRPr="0053734E">
        <w:rPr>
          <w:rFonts w:ascii="Helvetica" w:hAnsi="Helvetica" w:cs="Helvetica"/>
          <w:color w:val="70AD47" w:themeColor="accent6"/>
        </w:rPr>
        <w:t>提供了</w:t>
      </w:r>
      <w:r w:rsidRPr="0053734E">
        <w:rPr>
          <w:rStyle w:val="HTML"/>
          <w:rFonts w:ascii="Consolas" w:hAnsi="Consolas" w:cs="Consolas"/>
          <w:color w:val="70AD47" w:themeColor="accent6"/>
          <w:bdr w:val="single" w:sz="6" w:space="0" w:color="DDDDDD" w:frame="1"/>
          <w:shd w:val="clear" w:color="auto" w:fill="FAFAFA"/>
        </w:rPr>
        <w:t>ord()</w:t>
      </w:r>
      <w:r w:rsidRPr="0053734E">
        <w:rPr>
          <w:rFonts w:ascii="Helvetica" w:hAnsi="Helvetica" w:cs="Helvetica"/>
          <w:color w:val="70AD47" w:themeColor="accent6"/>
        </w:rPr>
        <w:t>函数获取字符的整数表示，</w:t>
      </w:r>
      <w:r w:rsidRPr="0053734E">
        <w:rPr>
          <w:rStyle w:val="HTML"/>
          <w:rFonts w:ascii="Consolas" w:hAnsi="Consolas" w:cs="Consolas"/>
          <w:color w:val="70AD47" w:themeColor="accent6"/>
          <w:bdr w:val="single" w:sz="6" w:space="0" w:color="DDDDDD" w:frame="1"/>
          <w:shd w:val="clear" w:color="auto" w:fill="FAFAFA"/>
        </w:rPr>
        <w:t>chr()</w:t>
      </w:r>
      <w:r w:rsidRPr="0053734E">
        <w:rPr>
          <w:rFonts w:ascii="Helvetica" w:hAnsi="Helvetica" w:cs="Helvetica"/>
          <w:color w:val="70AD47" w:themeColor="accent6"/>
        </w:rPr>
        <w:t>函数把编码转换为对应的字符</w:t>
      </w:r>
      <w:r w:rsidRPr="00496A60">
        <w:rPr>
          <w:rFonts w:ascii="Helvetica" w:hAnsi="Helvetica" w:cs="Helvetic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'A'</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65</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'中'</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20013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66</w:t>
      </w:r>
      <w:r w:rsidRPr="00496A60">
        <w:rPr>
          <w:rStyle w:val="HTML"/>
          <w:color w:val="000000" w:themeColor="text1"/>
        </w:rPr>
        <w:t>)</w:t>
      </w:r>
    </w:p>
    <w:p w:rsidR="00496A60" w:rsidRPr="00496A60" w:rsidRDefault="00496A6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496A60">
        <w:rPr>
          <w:rStyle w:val="string"/>
          <w:color w:val="000000" w:themeColor="text1"/>
        </w:rPr>
        <w:t>'B'</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25991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'文'</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如果知道</w:t>
      </w:r>
      <w:r w:rsidRPr="00C86F26">
        <w:rPr>
          <w:rFonts w:ascii="Helvetica" w:hAnsi="Helvetica" w:cs="Helvetica"/>
          <w:color w:val="70AD47" w:themeColor="accent6"/>
        </w:rPr>
        <w:t>字符的整数编码</w:t>
      </w:r>
      <w:r w:rsidRPr="00496A60">
        <w:rPr>
          <w:rFonts w:ascii="Helvetica" w:hAnsi="Helvetica" w:cs="Helvetica"/>
          <w:color w:val="000000" w:themeColor="text1"/>
        </w:rPr>
        <w:t>，还可以用十六进制这么写</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w:t>
      </w:r>
    </w:p>
    <w:p w:rsidR="00AA67A2" w:rsidRPr="00496A60" w:rsidRDefault="00AA67A2"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w:t>
      </w:r>
      <w:r w:rsidRPr="00AA67A2">
        <w:rPr>
          <w:rFonts w:ascii="Helvetica" w:hAnsi="Helvetica" w:cs="Helvetica" w:hint="eastAsia"/>
          <w:color w:val="000000" w:themeColor="text1"/>
        </w:rPr>
        <w:t>\uxxxx</w:t>
      </w:r>
      <w:r w:rsidRPr="00AA67A2">
        <w:rPr>
          <w:rFonts w:ascii="Helvetica" w:hAnsi="Helvetica" w:cs="Helvetica" w:hint="eastAsia"/>
          <w:color w:val="000000" w:themeColor="text1"/>
        </w:rPr>
        <w:t>这种格式是</w:t>
      </w:r>
      <w:r w:rsidRPr="00AA67A2">
        <w:rPr>
          <w:rFonts w:ascii="Helvetica" w:hAnsi="Helvetica" w:cs="Helvetica" w:hint="eastAsia"/>
          <w:color w:val="000000" w:themeColor="text1"/>
        </w:rPr>
        <w:t>Unicode</w:t>
      </w:r>
      <w:r w:rsidRPr="00AA67A2">
        <w:rPr>
          <w:rFonts w:ascii="Helvetica" w:hAnsi="Helvetica" w:cs="Helvetica" w:hint="eastAsia"/>
          <w:color w:val="000000" w:themeColor="text1"/>
        </w:rPr>
        <w:t>写法，表示一个字符，其中</w:t>
      </w:r>
      <w:r w:rsidRPr="00AA67A2">
        <w:rPr>
          <w:rFonts w:ascii="Helvetica" w:hAnsi="Helvetica" w:cs="Helvetica" w:hint="eastAsia"/>
          <w:color w:val="000000" w:themeColor="text1"/>
        </w:rPr>
        <w:t>xxxx</w:t>
      </w:r>
      <w:r w:rsidRPr="00AA67A2">
        <w:rPr>
          <w:rFonts w:ascii="Helvetica" w:hAnsi="Helvetica" w:cs="Helvetica" w:hint="eastAsia"/>
          <w:color w:val="000000" w:themeColor="text1"/>
        </w:rPr>
        <w:t>表示一个</w:t>
      </w:r>
      <w:r w:rsidRPr="00AA67A2">
        <w:rPr>
          <w:rFonts w:ascii="Helvetica" w:hAnsi="Helvetica" w:cs="Helvetica" w:hint="eastAsia"/>
          <w:color w:val="000000" w:themeColor="text1"/>
        </w:rPr>
        <w:t>16</w:t>
      </w:r>
      <w:r w:rsidRPr="00AA67A2">
        <w:rPr>
          <w:rFonts w:ascii="Helvetica" w:hAnsi="Helvetica" w:cs="Helvetica" w:hint="eastAsia"/>
          <w:color w:val="000000" w:themeColor="text1"/>
        </w:rPr>
        <w:t>进制数字</w:t>
      </w:r>
      <w:r>
        <w:rPr>
          <w:rFonts w:ascii="Helvetica" w:hAnsi="Helvetica" w:cs="Helvetica" w:hint="eastAsi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'\u4e2d\u6587'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两种写法完全是等价的。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的字符串类型是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，在内存中以</w:t>
      </w:r>
      <w:r w:rsidRPr="00496A60">
        <w:rPr>
          <w:rFonts w:ascii="Helvetica" w:hAnsi="Helvetica" w:cs="Helvetica"/>
          <w:color w:val="000000" w:themeColor="text1"/>
        </w:rPr>
        <w:t>Unicode</w:t>
      </w:r>
      <w:r w:rsidRPr="00496A60">
        <w:rPr>
          <w:rFonts w:ascii="Helvetica" w:hAnsi="Helvetica" w:cs="Helvetica"/>
          <w:color w:val="000000" w:themeColor="text1"/>
        </w:rPr>
        <w:t>表示，一个字符对应若干个字节。如果要在网络上传输，或者保存到磁盘上，就需要把</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变为以字节为单位的</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w:t>
      </w:r>
    </w:p>
    <w:p w:rsidR="00496A60" w:rsidRPr="001C53C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1C53CF">
        <w:rPr>
          <w:rFonts w:ascii="Helvetica" w:hAnsi="Helvetica" w:cs="Helvetica"/>
          <w:color w:val="70AD47" w:themeColor="accent6"/>
        </w:rPr>
        <w:t>Python</w:t>
      </w:r>
      <w:r w:rsidRPr="001C53CF">
        <w:rPr>
          <w:rFonts w:ascii="Helvetica" w:hAnsi="Helvetica" w:cs="Helvetica"/>
          <w:color w:val="70AD47" w:themeColor="accent6"/>
        </w:rPr>
        <w:t>对</w:t>
      </w:r>
      <w:r w:rsidRPr="001C53CF">
        <w:rPr>
          <w:rStyle w:val="HTML"/>
          <w:rFonts w:ascii="Consolas" w:hAnsi="Consolas" w:cs="Consolas"/>
          <w:color w:val="70AD47" w:themeColor="accent6"/>
          <w:bdr w:val="single" w:sz="6" w:space="0" w:color="DDDDDD" w:frame="1"/>
          <w:shd w:val="clear" w:color="auto" w:fill="FAFAFA"/>
        </w:rPr>
        <w:t>bytes</w:t>
      </w:r>
      <w:r w:rsidRPr="001C53CF">
        <w:rPr>
          <w:rFonts w:ascii="Helvetica" w:hAnsi="Helvetica" w:cs="Helvetica"/>
          <w:color w:val="70AD47" w:themeColor="accent6"/>
        </w:rPr>
        <w:t>类型的数据用带</w:t>
      </w:r>
      <w:r w:rsidRPr="001C53CF">
        <w:rPr>
          <w:rStyle w:val="HTML"/>
          <w:rFonts w:ascii="Consolas" w:hAnsi="Consolas" w:cs="Consolas"/>
          <w:color w:val="70AD47" w:themeColor="accent6"/>
          <w:bdr w:val="single" w:sz="6" w:space="0" w:color="DDDDDD" w:frame="1"/>
          <w:shd w:val="clear" w:color="auto" w:fill="FAFAFA"/>
        </w:rPr>
        <w:t>b</w:t>
      </w:r>
      <w:r w:rsidRPr="001C53CF">
        <w:rPr>
          <w:rFonts w:ascii="Helvetica" w:hAnsi="Helvetica" w:cs="Helvetica"/>
          <w:color w:val="70AD47" w:themeColor="accent6"/>
        </w:rPr>
        <w:t>前缀的单引号或双引号表示：</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etting"/>
          <w:color w:val="000000" w:themeColor="text1"/>
        </w:rPr>
        <w:t xml:space="preserve">x = </w:t>
      </w:r>
      <w:r w:rsidRPr="00496A60">
        <w:rPr>
          <w:rStyle w:val="value"/>
          <w:color w:val="000000" w:themeColor="text1"/>
        </w:rPr>
        <w:t>b'ABC'</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要注意区分</w:t>
      </w:r>
      <w:r w:rsidRPr="00496A60">
        <w:rPr>
          <w:rStyle w:val="HTML"/>
          <w:rFonts w:ascii="Consolas" w:hAnsi="Consolas" w:cs="Consolas"/>
          <w:color w:val="000000" w:themeColor="text1"/>
          <w:bdr w:val="single" w:sz="6" w:space="0" w:color="DDDDDD" w:frame="1"/>
          <w:shd w:val="clear" w:color="auto" w:fill="FAFAFA"/>
        </w:rPr>
        <w:t>'ABC'</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b'ABC'</w:t>
      </w:r>
      <w:r w:rsidRPr="00496A60">
        <w:rPr>
          <w:rFonts w:ascii="Helvetica" w:hAnsi="Helvetica" w:cs="Helvetica"/>
          <w:color w:val="000000" w:themeColor="text1"/>
        </w:rPr>
        <w:t>，前者是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，后者虽然内容显示得和前者一样，但</w:t>
      </w:r>
      <w:r w:rsidRPr="003068CC">
        <w:rPr>
          <w:rStyle w:val="HTML"/>
          <w:rFonts w:ascii="Consolas" w:hAnsi="Consolas" w:cs="Consolas"/>
          <w:color w:val="70AD47" w:themeColor="accent6"/>
          <w:bdr w:val="single" w:sz="6" w:space="0" w:color="DDDDDD" w:frame="1"/>
          <w:shd w:val="clear" w:color="auto" w:fill="FAFAFA"/>
        </w:rPr>
        <w:t>bytes</w:t>
      </w:r>
      <w:r w:rsidRPr="003068CC">
        <w:rPr>
          <w:rFonts w:ascii="Helvetica" w:hAnsi="Helvetica" w:cs="Helvetica"/>
          <w:color w:val="70AD47" w:themeColor="accent6"/>
        </w:rPr>
        <w:t>的每个字符都只占用一个字节</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13F96">
        <w:rPr>
          <w:rFonts w:ascii="Helvetica" w:hAnsi="Helvetica" w:cs="Helvetica"/>
          <w:color w:val="70AD47" w:themeColor="accent6"/>
        </w:rPr>
        <w:lastRenderedPageBreak/>
        <w:t>以</w:t>
      </w:r>
      <w:r w:rsidRPr="00313F96">
        <w:rPr>
          <w:rFonts w:ascii="Helvetica" w:hAnsi="Helvetica" w:cs="Helvetica"/>
          <w:color w:val="70AD47" w:themeColor="accent6"/>
        </w:rPr>
        <w:t>Unicode</w:t>
      </w:r>
      <w:r w:rsidRPr="00313F96">
        <w:rPr>
          <w:rFonts w:ascii="Helvetica" w:hAnsi="Helvetica" w:cs="Helvetica"/>
          <w:color w:val="70AD47" w:themeColor="accent6"/>
        </w:rPr>
        <w:t>表示的</w:t>
      </w:r>
      <w:r w:rsidRPr="00313F96">
        <w:rPr>
          <w:rStyle w:val="HTML"/>
          <w:rFonts w:ascii="Consolas" w:hAnsi="Consolas" w:cs="Consolas"/>
          <w:color w:val="70AD47" w:themeColor="accent6"/>
          <w:bdr w:val="single" w:sz="6" w:space="0" w:color="DDDDDD" w:frame="1"/>
          <w:shd w:val="clear" w:color="auto" w:fill="FAFAFA"/>
        </w:rPr>
        <w:t>str</w:t>
      </w:r>
      <w:r w:rsidRPr="00313F96">
        <w:rPr>
          <w:rFonts w:ascii="Helvetica" w:hAnsi="Helvetica" w:cs="Helvetica"/>
          <w:color w:val="70AD47" w:themeColor="accent6"/>
        </w:rPr>
        <w:t>通过</w:t>
      </w:r>
      <w:r w:rsidRPr="00313F96">
        <w:rPr>
          <w:rStyle w:val="HTML"/>
          <w:rFonts w:ascii="Consolas" w:hAnsi="Consolas" w:cs="Consolas"/>
          <w:color w:val="70AD47" w:themeColor="accent6"/>
          <w:bdr w:val="single" w:sz="6" w:space="0" w:color="DDDDDD" w:frame="1"/>
          <w:shd w:val="clear" w:color="auto" w:fill="FAFAFA"/>
        </w:rPr>
        <w:t>encode()</w:t>
      </w:r>
      <w:r w:rsidRPr="00313F96">
        <w:rPr>
          <w:rFonts w:ascii="Helvetica" w:hAnsi="Helvetica" w:cs="Helvetica"/>
          <w:color w:val="70AD47" w:themeColor="accent6"/>
        </w:rPr>
        <w:t>方法可以编码为指定的</w:t>
      </w:r>
      <w:r w:rsidRPr="00313F96">
        <w:rPr>
          <w:rStyle w:val="HTML"/>
          <w:rFonts w:ascii="Consolas" w:hAnsi="Consolas" w:cs="Consolas"/>
          <w:color w:val="70AD47" w:themeColor="accent6"/>
          <w:bdr w:val="single" w:sz="6" w:space="0" w:color="DDDDDD" w:frame="1"/>
          <w:shd w:val="clear" w:color="auto" w:fill="FAFAFA"/>
        </w:rPr>
        <w:t>bytes</w:t>
      </w:r>
      <w:r w:rsidRPr="00496A60">
        <w:rPr>
          <w:rFonts w:ascii="Helvetica" w:hAnsi="Helvetica" w:cs="Helvetica"/>
          <w:color w:val="000000" w:themeColor="text1"/>
        </w:rPr>
        <w:t>，例如：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'ABC'.encode('ascii')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'中文'.encode('utf-8')</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b'\xe4\xb8\xad\xe6\x96\x87'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Traceback (most recent call last):</w:t>
      </w:r>
    </w:p>
    <w:p w:rsidR="00496A60" w:rsidRPr="00496A60" w:rsidRDefault="00496A6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496A60">
        <w:rPr>
          <w:rStyle w:val="HTML"/>
          <w:color w:val="000000" w:themeColor="text1"/>
        </w:rPr>
        <w:t xml:space="preserve">  File "</w:t>
      </w:r>
      <w:r w:rsidRPr="00496A60">
        <w:rPr>
          <w:rStyle w:val="tag"/>
          <w:color w:val="000000" w:themeColor="text1"/>
        </w:rPr>
        <w:t>&lt;</w:t>
      </w:r>
      <w:r w:rsidRPr="00496A60">
        <w:rPr>
          <w:rStyle w:val="10"/>
          <w:color w:val="000000" w:themeColor="text1"/>
        </w:rPr>
        <w:t>stdin</w:t>
      </w:r>
      <w:r w:rsidRPr="00496A60">
        <w:rPr>
          <w:rStyle w:val="tag"/>
          <w:color w:val="000000" w:themeColor="text1"/>
        </w:rPr>
        <w:t>&gt;</w:t>
      </w:r>
      <w:r w:rsidRPr="00496A60">
        <w:rPr>
          <w:rStyle w:val="HTML"/>
          <w:color w:val="000000" w:themeColor="text1"/>
        </w:rPr>
        <w:t xml:space="preserve">", line 1, in </w:t>
      </w:r>
      <w:r w:rsidRPr="00496A60">
        <w:rPr>
          <w:rStyle w:val="tag"/>
          <w:color w:val="000000" w:themeColor="text1"/>
        </w:rPr>
        <w:t>&lt;</w:t>
      </w:r>
      <w:r w:rsidRPr="00496A60">
        <w:rPr>
          <w:rStyle w:val="10"/>
          <w:color w:val="000000" w:themeColor="text1"/>
        </w:rPr>
        <w:t>module</w:t>
      </w:r>
      <w:r w:rsidRPr="00496A60">
        <w:rPr>
          <w:rStyle w:val="tag"/>
          <w:color w:val="000000" w:themeColor="text1"/>
        </w:rPr>
        <w:t>&gt;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UnicodeEncodeError: 'ascii' codec can't encode characters in position 0-1: ordinal not in range(128)</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纯英文的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，内容是一样的，含有中文的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UTF-8</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无法用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编码，因为中文编码的范围超过了</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编码的范围，</w:t>
      </w:r>
      <w:r w:rsidRPr="00496A60">
        <w:rPr>
          <w:rFonts w:ascii="Helvetica" w:hAnsi="Helvetica" w:cs="Helvetica"/>
          <w:color w:val="000000" w:themeColor="text1"/>
        </w:rPr>
        <w:t>Python</w:t>
      </w:r>
      <w:r w:rsidRPr="00496A60">
        <w:rPr>
          <w:rFonts w:ascii="Helvetica" w:hAnsi="Helvetica" w:cs="Helvetica"/>
          <w:color w:val="000000" w:themeColor="text1"/>
        </w:rPr>
        <w:t>会报错。</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37896">
        <w:rPr>
          <w:rFonts w:ascii="Helvetica" w:hAnsi="Helvetica" w:cs="Helvetica"/>
          <w:color w:val="70AD47" w:themeColor="accent6"/>
        </w:rPr>
        <w:t>在</w:t>
      </w:r>
      <w:r w:rsidRPr="00337896">
        <w:rPr>
          <w:rStyle w:val="HTML"/>
          <w:rFonts w:ascii="Consolas" w:hAnsi="Consolas" w:cs="Consolas"/>
          <w:color w:val="70AD47" w:themeColor="accent6"/>
          <w:bdr w:val="single" w:sz="6" w:space="0" w:color="DDDDDD" w:frame="1"/>
          <w:shd w:val="clear" w:color="auto" w:fill="FAFAFA"/>
        </w:rPr>
        <w:t>bytes</w:t>
      </w:r>
      <w:r w:rsidRPr="00337896">
        <w:rPr>
          <w:rFonts w:ascii="Helvetica" w:hAnsi="Helvetica" w:cs="Helvetica"/>
          <w:color w:val="70AD47" w:themeColor="accent6"/>
        </w:rPr>
        <w:t>中，无法显示为</w:t>
      </w:r>
      <w:r w:rsidRPr="00337896">
        <w:rPr>
          <w:rFonts w:ascii="Helvetica" w:hAnsi="Helvetica" w:cs="Helvetica"/>
          <w:color w:val="70AD47" w:themeColor="accent6"/>
        </w:rPr>
        <w:t>ASCII</w:t>
      </w:r>
      <w:r w:rsidRPr="00337896">
        <w:rPr>
          <w:rFonts w:ascii="Helvetica" w:hAnsi="Helvetica" w:cs="Helvetica"/>
          <w:color w:val="70AD47" w:themeColor="accent6"/>
        </w:rPr>
        <w:t>字符的字节，用</w:t>
      </w:r>
      <w:r w:rsidRPr="00337896">
        <w:rPr>
          <w:rStyle w:val="HTML"/>
          <w:rFonts w:ascii="Consolas" w:hAnsi="Consolas" w:cs="Consolas"/>
          <w:color w:val="70AD47" w:themeColor="accent6"/>
          <w:bdr w:val="single" w:sz="6" w:space="0" w:color="DDDDDD" w:frame="1"/>
          <w:shd w:val="clear" w:color="auto" w:fill="FAFAFA"/>
        </w:rPr>
        <w:t>\x##</w:t>
      </w:r>
      <w:r w:rsidRPr="00337896">
        <w:rPr>
          <w:rFonts w:ascii="Helvetica" w:hAnsi="Helvetica" w:cs="Helvetica"/>
          <w:color w:val="70AD47" w:themeColor="accent6"/>
        </w:rPr>
        <w:t>显示</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反过来，如果我们从网络或磁盘上读取了字节流，那么读到的数据就是</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。要把</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变为</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，就需要用</w:t>
      </w:r>
      <w:r w:rsidRPr="00496A60">
        <w:rPr>
          <w:rStyle w:val="HTML"/>
          <w:rFonts w:ascii="Consolas" w:hAnsi="Consolas" w:cs="Consolas"/>
          <w:color w:val="000000" w:themeColor="text1"/>
          <w:bdr w:val="single" w:sz="6" w:space="0" w:color="DDDDDD" w:frame="1"/>
          <w:shd w:val="clear" w:color="auto" w:fill="FAFAFA"/>
        </w:rPr>
        <w:t>decode()</w:t>
      </w:r>
      <w:r w:rsidRPr="00496A60">
        <w:rPr>
          <w:rFonts w:ascii="Helvetica" w:hAnsi="Helvetica" w:cs="Helvetica"/>
          <w:color w:val="000000" w:themeColor="text1"/>
        </w:rPr>
        <w:t>方法：</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b'ABC'</w:t>
      </w:r>
      <w:r w:rsidRPr="00496A60">
        <w:rPr>
          <w:rStyle w:val="HTML"/>
          <w:color w:val="000000" w:themeColor="text1"/>
        </w:rPr>
        <w:t>.decode(</w:t>
      </w:r>
      <w:r w:rsidRPr="00496A60">
        <w:rPr>
          <w:rStyle w:val="string"/>
          <w:color w:val="000000" w:themeColor="text1"/>
        </w:rPr>
        <w:t>'ascii'</w:t>
      </w:r>
      <w:r w:rsidRPr="00496A60">
        <w:rPr>
          <w:rStyle w:val="HTML"/>
          <w:color w:val="000000" w:themeColor="text1"/>
        </w:rPr>
        <w:t>)</w:t>
      </w:r>
    </w:p>
    <w:p w:rsidR="00496A60" w:rsidRPr="00496A60" w:rsidRDefault="00496A6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496A60">
        <w:rPr>
          <w:rStyle w:val="string"/>
          <w:color w:val="000000" w:themeColor="text1"/>
        </w:rPr>
        <w:t>'ABC'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b'\xe4\xb8\xad\xe6\x96\x87'</w:t>
      </w:r>
      <w:r w:rsidRPr="00496A60">
        <w:rPr>
          <w:rStyle w:val="HTML"/>
          <w:color w:val="000000" w:themeColor="text1"/>
        </w:rPr>
        <w:t>.decode(</w:t>
      </w:r>
      <w:r w:rsidRPr="00496A60">
        <w:rPr>
          <w:rStyle w:val="string"/>
          <w:color w:val="000000" w:themeColor="text1"/>
        </w:rPr>
        <w:t>'utf-8'</w:t>
      </w:r>
      <w:r w:rsidRPr="00496A60">
        <w:rPr>
          <w:rStyle w:val="HTML"/>
          <w:color w:val="000000" w:themeColor="text1"/>
        </w:rPr>
        <w:t>)</w:t>
      </w:r>
    </w:p>
    <w:p w:rsidR="00496A60" w:rsidRPr="00496A60" w:rsidRDefault="00496A6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496A60">
        <w:rPr>
          <w:rStyle w:val="string"/>
          <w:color w:val="000000" w:themeColor="text1"/>
        </w:rPr>
        <w:t>'中文'</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Fonts w:ascii="Helvetica" w:hAnsi="Helvetica" w:cs="Helvetica"/>
          <w:color w:val="70AD47" w:themeColor="accent6"/>
        </w:rPr>
        <w:t>要计算</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包含多少个字符，可以用</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Style w:val="HTML"/>
          <w:rFonts w:ascii="Consolas" w:hAnsi="Consolas" w:cs="Consolas"/>
          <w:color w:val="70AD47" w:themeColor="accent6"/>
          <w:bdr w:val="single" w:sz="6" w:space="0" w:color="DDDDDD" w:frame="1"/>
          <w:shd w:val="clear" w:color="auto" w:fill="FAFAFA"/>
        </w:rPr>
        <w:lastRenderedPageBreak/>
        <w:t>len()</w:t>
      </w:r>
      <w:r w:rsidRPr="00C365B3">
        <w:rPr>
          <w:rFonts w:ascii="Helvetica" w:hAnsi="Helvetica" w:cs="Helvetica"/>
          <w:color w:val="70AD47" w:themeColor="accent6"/>
        </w:rPr>
        <w:t>函数计算的是</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的字符数，如果换成</w:t>
      </w:r>
      <w:r w:rsidRPr="00C365B3">
        <w:rPr>
          <w:rStyle w:val="HTML"/>
          <w:rFonts w:ascii="Consolas" w:hAnsi="Consolas" w:cs="Consolas"/>
          <w:color w:val="70AD47" w:themeColor="accent6"/>
          <w:bdr w:val="single" w:sz="6" w:space="0" w:color="DDDDDD" w:frame="1"/>
          <w:shd w:val="clear" w:color="auto" w:fill="FAFAFA"/>
        </w:rPr>
        <w:t>bytes</w:t>
      </w:r>
      <w:r w:rsidRPr="00C365B3">
        <w:rPr>
          <w:rFonts w:ascii="Helvetica" w:hAnsi="Helvetica" w:cs="Helvetica"/>
          <w:color w:val="70AD47" w:themeColor="accent6"/>
        </w:rPr>
        <w:t>，</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函数就计算字节数：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b'\xe4\xb8\xad\xe6\x96\x87'</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.encode(</w:t>
      </w:r>
      <w:r w:rsidRPr="00496A60">
        <w:rPr>
          <w:rStyle w:val="string"/>
          <w:color w:val="000000" w:themeColor="text1"/>
        </w:rPr>
        <w:t>'utf-8'</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可见，</w:t>
      </w:r>
      <w:r w:rsidRPr="00496A60">
        <w:rPr>
          <w:rFonts w:ascii="Helvetica" w:hAnsi="Helvetica" w:cs="Helvetica"/>
          <w:color w:val="000000" w:themeColor="text1"/>
        </w:rPr>
        <w:t>1</w:t>
      </w:r>
      <w:r w:rsidRPr="00496A60">
        <w:rPr>
          <w:rFonts w:ascii="Helvetica" w:hAnsi="Helvetica" w:cs="Helvetica"/>
          <w:color w:val="000000" w:themeColor="text1"/>
        </w:rPr>
        <w:t>个中文字符经过</w:t>
      </w:r>
      <w:r w:rsidRPr="00496A60">
        <w:rPr>
          <w:rFonts w:ascii="Helvetica" w:hAnsi="Helvetica" w:cs="Helvetica"/>
          <w:color w:val="000000" w:themeColor="text1"/>
        </w:rPr>
        <w:t>UTF-8</w:t>
      </w:r>
      <w:r w:rsidRPr="00496A60">
        <w:rPr>
          <w:rFonts w:ascii="Helvetica" w:hAnsi="Helvetica" w:cs="Helvetica"/>
          <w:color w:val="000000" w:themeColor="text1"/>
        </w:rPr>
        <w:t>编码后通常会占用</w:t>
      </w:r>
      <w:r w:rsidRPr="00496A60">
        <w:rPr>
          <w:rFonts w:ascii="Helvetica" w:hAnsi="Helvetica" w:cs="Helvetica"/>
          <w:color w:val="000000" w:themeColor="text1"/>
        </w:rPr>
        <w:t>3</w:t>
      </w:r>
      <w:r w:rsidRPr="00496A60">
        <w:rPr>
          <w:rFonts w:ascii="Helvetica" w:hAnsi="Helvetica" w:cs="Helvetica"/>
          <w:color w:val="000000" w:themeColor="text1"/>
        </w:rPr>
        <w:t>个字节，而</w:t>
      </w:r>
      <w:r w:rsidRPr="00496A60">
        <w:rPr>
          <w:rFonts w:ascii="Helvetica" w:hAnsi="Helvetica" w:cs="Helvetica"/>
          <w:color w:val="000000" w:themeColor="text1"/>
        </w:rPr>
        <w:t>1</w:t>
      </w:r>
      <w:r w:rsidRPr="00496A60">
        <w:rPr>
          <w:rFonts w:ascii="Helvetica" w:hAnsi="Helvetica" w:cs="Helvetica"/>
          <w:color w:val="000000" w:themeColor="text1"/>
        </w:rPr>
        <w:t>个英文字符只占用</w:t>
      </w:r>
      <w:r w:rsidRPr="00496A60">
        <w:rPr>
          <w:rFonts w:ascii="Helvetica" w:hAnsi="Helvetica" w:cs="Helvetica"/>
          <w:color w:val="000000" w:themeColor="text1"/>
        </w:rPr>
        <w:t>1</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在操作字符串时，我们经常遇到</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的互相转换。为了避免乱码问题，</w:t>
      </w:r>
      <w:r w:rsidRPr="00CE2E9B">
        <w:rPr>
          <w:rFonts w:ascii="Helvetica" w:hAnsi="Helvetica" w:cs="Helvetica"/>
          <w:color w:val="70AD47" w:themeColor="accent6"/>
        </w:rPr>
        <w:t>应当始终坚持使用</w:t>
      </w:r>
      <w:r w:rsidRPr="00CE2E9B">
        <w:rPr>
          <w:rFonts w:ascii="Helvetica" w:hAnsi="Helvetica" w:cs="Helvetica"/>
          <w:color w:val="70AD47" w:themeColor="accent6"/>
        </w:rPr>
        <w:t>UTF-8</w:t>
      </w:r>
      <w:r w:rsidRPr="00CE2E9B">
        <w:rPr>
          <w:rFonts w:ascii="Helvetica" w:hAnsi="Helvetica" w:cs="Helvetica"/>
          <w:color w:val="70AD47" w:themeColor="accent6"/>
        </w:rPr>
        <w:t>编码对</w:t>
      </w:r>
      <w:r w:rsidRPr="00CE2E9B">
        <w:rPr>
          <w:rStyle w:val="HTML"/>
          <w:rFonts w:ascii="Consolas" w:hAnsi="Consolas" w:cs="Consolas"/>
          <w:color w:val="70AD47" w:themeColor="accent6"/>
          <w:bdr w:val="single" w:sz="6" w:space="0" w:color="DDDDDD" w:frame="1"/>
          <w:shd w:val="clear" w:color="auto" w:fill="FAFAFA"/>
        </w:rPr>
        <w:t>str</w:t>
      </w:r>
      <w:r w:rsidRPr="00CE2E9B">
        <w:rPr>
          <w:rFonts w:ascii="Helvetica" w:hAnsi="Helvetica" w:cs="Helvetica"/>
          <w:color w:val="70AD47" w:themeColor="accent6"/>
        </w:rPr>
        <w:t>和</w:t>
      </w:r>
      <w:r w:rsidRPr="00CE2E9B">
        <w:rPr>
          <w:rStyle w:val="HTML"/>
          <w:rFonts w:ascii="Consolas" w:hAnsi="Consolas" w:cs="Consolas"/>
          <w:color w:val="70AD47" w:themeColor="accent6"/>
          <w:bdr w:val="single" w:sz="6" w:space="0" w:color="DDDDDD" w:frame="1"/>
          <w:shd w:val="clear" w:color="auto" w:fill="FAFAFA"/>
        </w:rPr>
        <w:t>bytes</w:t>
      </w:r>
      <w:r w:rsidRPr="00CE2E9B">
        <w:rPr>
          <w:rFonts w:ascii="Helvetica" w:hAnsi="Helvetica" w:cs="Helvetica"/>
          <w:color w:val="70AD47" w:themeColor="accent6"/>
        </w:rPr>
        <w:t>进行转换</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源代码也是一个文本文件，所以，当你的源代码中包含中文的时候，在保存源代码时，就需要务必指定保存为</w:t>
      </w:r>
      <w:r w:rsidRPr="00496A60">
        <w:rPr>
          <w:rFonts w:ascii="Helvetica" w:hAnsi="Helvetica" w:cs="Helvetica"/>
          <w:color w:val="000000" w:themeColor="text1"/>
        </w:rPr>
        <w:t>UTF-8</w:t>
      </w:r>
      <w:r w:rsidRPr="00496A60">
        <w:rPr>
          <w:rFonts w:ascii="Helvetica" w:hAnsi="Helvetica" w:cs="Helvetica"/>
          <w:color w:val="000000" w:themeColor="text1"/>
        </w:rPr>
        <w:t>编码。当</w:t>
      </w:r>
      <w:r w:rsidRPr="00496A60">
        <w:rPr>
          <w:rFonts w:ascii="Helvetica" w:hAnsi="Helvetica" w:cs="Helvetica"/>
          <w:color w:val="000000" w:themeColor="text1"/>
        </w:rPr>
        <w:t>Python</w:t>
      </w:r>
      <w:r w:rsidRPr="00496A60">
        <w:rPr>
          <w:rFonts w:ascii="Helvetica" w:hAnsi="Helvetica" w:cs="Helvetica"/>
          <w:color w:val="000000" w:themeColor="text1"/>
        </w:rPr>
        <w:t>解释器读取源代码时，为了让它按</w:t>
      </w:r>
      <w:r w:rsidRPr="00496A60">
        <w:rPr>
          <w:rFonts w:ascii="Helvetica" w:hAnsi="Helvetica" w:cs="Helvetica"/>
          <w:color w:val="000000" w:themeColor="text1"/>
        </w:rPr>
        <w:t>UTF-8</w:t>
      </w:r>
      <w:r w:rsidRPr="00496A60">
        <w:rPr>
          <w:rFonts w:ascii="Helvetica" w:hAnsi="Helvetica" w:cs="Helvetica"/>
          <w:color w:val="000000" w:themeColor="text1"/>
        </w:rPr>
        <w:t>编码读取，我们通常在文件开头写上这两行：</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#!/usr/bin/env python3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 -*- coding: utf-8 -*-</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第一行注释是为了告诉</w:t>
      </w:r>
      <w:r w:rsidRPr="00496A60">
        <w:rPr>
          <w:rFonts w:ascii="Helvetica" w:hAnsi="Helvetica" w:cs="Helvetica"/>
          <w:color w:val="000000" w:themeColor="text1"/>
        </w:rPr>
        <w:t>Linux/OS X</w:t>
      </w:r>
      <w:r w:rsidRPr="00496A60">
        <w:rPr>
          <w:rFonts w:ascii="Helvetica" w:hAnsi="Helvetica" w:cs="Helvetica"/>
          <w:color w:val="000000" w:themeColor="text1"/>
        </w:rPr>
        <w:t>系统，这是一个</w:t>
      </w:r>
      <w:r w:rsidRPr="00496A60">
        <w:rPr>
          <w:rFonts w:ascii="Helvetica" w:hAnsi="Helvetica" w:cs="Helvetica"/>
          <w:color w:val="000000" w:themeColor="text1"/>
        </w:rPr>
        <w:t>Python</w:t>
      </w:r>
      <w:r w:rsidRPr="00496A60">
        <w:rPr>
          <w:rFonts w:ascii="Helvetica" w:hAnsi="Helvetica" w:cs="Helvetica"/>
          <w:color w:val="000000" w:themeColor="text1"/>
        </w:rPr>
        <w:t>可执行程序，</w:t>
      </w:r>
      <w:r w:rsidRPr="00496A60">
        <w:rPr>
          <w:rFonts w:ascii="Helvetica" w:hAnsi="Helvetica" w:cs="Helvetica"/>
          <w:color w:val="000000" w:themeColor="text1"/>
        </w:rPr>
        <w:t>Windows</w:t>
      </w:r>
      <w:r w:rsidRPr="00496A60">
        <w:rPr>
          <w:rFonts w:ascii="Helvetica" w:hAnsi="Helvetica" w:cs="Helvetica"/>
          <w:color w:val="000000" w:themeColor="text1"/>
        </w:rPr>
        <w:t>系统会忽略这个注释；</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第二行注释是为了告诉</w:t>
      </w:r>
      <w:r w:rsidRPr="00496A60">
        <w:rPr>
          <w:rFonts w:ascii="Helvetica" w:hAnsi="Helvetica" w:cs="Helvetica"/>
          <w:color w:val="000000" w:themeColor="text1"/>
        </w:rPr>
        <w:t>Python</w:t>
      </w:r>
      <w:r w:rsidRPr="00496A60">
        <w:rPr>
          <w:rFonts w:ascii="Helvetica" w:hAnsi="Helvetica" w:cs="Helvetica"/>
          <w:color w:val="000000" w:themeColor="text1"/>
        </w:rPr>
        <w:t>解释器，按照</w:t>
      </w:r>
      <w:r w:rsidRPr="00496A60">
        <w:rPr>
          <w:rFonts w:ascii="Helvetica" w:hAnsi="Helvetica" w:cs="Helvetica"/>
          <w:color w:val="000000" w:themeColor="text1"/>
        </w:rPr>
        <w:t>UTF-8</w:t>
      </w:r>
      <w:r w:rsidRPr="00496A60">
        <w:rPr>
          <w:rFonts w:ascii="Helvetica" w:hAnsi="Helvetica" w:cs="Helvetica"/>
          <w:color w:val="000000" w:themeColor="text1"/>
        </w:rPr>
        <w:t>编码读取源代码，否则，你在源代码中写的中文输出可能会有乱码。</w:t>
      </w:r>
    </w:p>
    <w:p w:rsidR="00496A60" w:rsidRPr="00CE2E9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申明了</w:t>
      </w:r>
      <w:r w:rsidRPr="00496A60">
        <w:rPr>
          <w:rFonts w:ascii="Helvetica" w:hAnsi="Helvetica" w:cs="Helvetica"/>
          <w:color w:val="000000" w:themeColor="text1"/>
        </w:rPr>
        <w:t>UTF-8</w:t>
      </w:r>
      <w:r w:rsidRPr="00496A60">
        <w:rPr>
          <w:rFonts w:ascii="Helvetica" w:hAnsi="Helvetica" w:cs="Helvetica"/>
          <w:color w:val="000000" w:themeColor="text1"/>
        </w:rPr>
        <w:t>编码并不意味着你的</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文件就是</w:t>
      </w:r>
      <w:r w:rsidRPr="00496A60">
        <w:rPr>
          <w:rFonts w:ascii="Helvetica" w:hAnsi="Helvetica" w:cs="Helvetica"/>
          <w:color w:val="000000" w:themeColor="text1"/>
        </w:rPr>
        <w:t>UTF-8</w:t>
      </w:r>
      <w:r w:rsidRPr="00496A60">
        <w:rPr>
          <w:rFonts w:ascii="Helvetica" w:hAnsi="Helvetica" w:cs="Helvetica"/>
          <w:color w:val="000000" w:themeColor="text1"/>
        </w:rPr>
        <w:t>编码的，</w:t>
      </w:r>
      <w:r w:rsidRPr="00CE2E9B">
        <w:rPr>
          <w:rFonts w:ascii="Helvetica" w:hAnsi="Helvetica" w:cs="Helvetica"/>
          <w:color w:val="70AD47" w:themeColor="accent6"/>
        </w:rPr>
        <w:t>必须并且要确保文本编辑器正在使用</w:t>
      </w:r>
      <w:r w:rsidRPr="00CE2E9B">
        <w:rPr>
          <w:rFonts w:ascii="Helvetica" w:hAnsi="Helvetica" w:cs="Helvetica"/>
          <w:color w:val="70AD47" w:themeColor="accent6"/>
        </w:rPr>
        <w:t>UTF-8 without BOM</w:t>
      </w:r>
      <w:r w:rsidRPr="00CE2E9B">
        <w:rPr>
          <w:rFonts w:ascii="Helvetica" w:hAnsi="Helvetica" w:cs="Helvetica"/>
          <w:color w:val="70AD47" w:themeColor="accent6"/>
        </w:rPr>
        <w:t>编码：</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lastRenderedPageBreak/>
        <w:drawing>
          <wp:inline distT="0" distB="0" distL="0" distR="0">
            <wp:extent cx="6035040" cy="3077210"/>
            <wp:effectExtent l="0" t="0" r="3810" b="8890"/>
            <wp:docPr id="11" name="图片 11" descr="set-encoding-in-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encoding-in-notepad++"/>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5040" cy="3077210"/>
                    </a:xfrm>
                    <a:prstGeom prst="rect">
                      <a:avLst/>
                    </a:prstGeom>
                    <a:noFill/>
                    <a:ln>
                      <a:noFill/>
                    </a:ln>
                  </pic:spPr>
                </pic:pic>
              </a:graphicData>
            </a:graphic>
          </wp:inline>
        </w:drawing>
      </w:r>
    </w:p>
    <w:p w:rsidR="00CE2E9B" w:rsidRPr="00496A60" w:rsidRDefault="00CE2E9B"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（上面截图用的是</w:t>
      </w:r>
      <w:r>
        <w:rPr>
          <w:rFonts w:ascii="Helvetica" w:hAnsi="Helvetica" w:cs="Helvetica" w:hint="eastAsia"/>
          <w:color w:val="000000" w:themeColor="text1"/>
        </w:rPr>
        <w:t>Python</w:t>
      </w:r>
      <w:r>
        <w:rPr>
          <w:rFonts w:ascii="Helvetica" w:hAnsi="Helvetica" w:cs="Helvetica"/>
          <w:color w:val="000000" w:themeColor="text1"/>
        </w:rPr>
        <w:t>2.x</w:t>
      </w:r>
      <w:r>
        <w:rPr>
          <w:rFonts w:ascii="Helvetica" w:hAnsi="Helvetica" w:cs="Helvetica" w:hint="eastAsia"/>
          <w:color w:val="000000" w:themeColor="text1"/>
        </w:rPr>
        <w:t>，</w:t>
      </w:r>
      <w:r>
        <w:rPr>
          <w:rFonts w:ascii="Helvetica" w:hAnsi="Helvetica" w:cs="Helvetica"/>
          <w:color w:val="000000" w:themeColor="text1"/>
        </w:rPr>
        <w:t>因此它</w:t>
      </w:r>
      <w:r w:rsidRPr="00CE2E9B">
        <w:rPr>
          <w:rFonts w:ascii="Helvetica" w:hAnsi="Helvetica" w:cs="Helvetica" w:hint="eastAsia"/>
          <w:color w:val="000000" w:themeColor="text1"/>
        </w:rPr>
        <w:t>如果要显示声明为</w:t>
      </w:r>
      <w:r w:rsidRPr="00CE2E9B">
        <w:rPr>
          <w:rFonts w:ascii="Helvetica" w:hAnsi="Helvetica" w:cs="Helvetica" w:hint="eastAsia"/>
          <w:color w:val="000000" w:themeColor="text1"/>
        </w:rPr>
        <w:t>unicode</w:t>
      </w:r>
      <w:r w:rsidRPr="00CE2E9B">
        <w:rPr>
          <w:rFonts w:ascii="Helvetica" w:hAnsi="Helvetica" w:cs="Helvetica" w:hint="eastAsia"/>
          <w:color w:val="000000" w:themeColor="text1"/>
        </w:rPr>
        <w:t>类型的话，需要在字符串前面加上</w:t>
      </w:r>
      <w:r w:rsidRPr="00CE2E9B">
        <w:rPr>
          <w:rFonts w:ascii="Helvetica" w:hAnsi="Helvetica" w:cs="Helvetica" w:hint="eastAsia"/>
          <w:color w:val="000000" w:themeColor="text1"/>
        </w:rPr>
        <w:t>'u'</w:t>
      </w:r>
      <w:r w:rsidRPr="00CE2E9B">
        <w:rPr>
          <w:rFonts w:ascii="Helvetica" w:hAnsi="Helvetica" w:cs="Helvetica" w:hint="eastAsia"/>
          <w:color w:val="000000" w:themeColor="text1"/>
        </w:rPr>
        <w:t>或者</w:t>
      </w:r>
      <w:r w:rsidRPr="00CE2E9B">
        <w:rPr>
          <w:rFonts w:ascii="Helvetica" w:hAnsi="Helvetica" w:cs="Helvetica" w:hint="eastAsia"/>
          <w:color w:val="000000" w:themeColor="text1"/>
        </w:rPr>
        <w:t>'U'</w:t>
      </w:r>
      <w:r>
        <w:rPr>
          <w:rFonts w:ascii="Helvetica" w:hAnsi="Helvetica" w:cs="Helvetica" w:hint="eastAsia"/>
          <w:color w:val="000000" w:themeColor="text1"/>
        </w:rPr>
        <w:t>，而在</w:t>
      </w:r>
      <w:r>
        <w:rPr>
          <w:rFonts w:ascii="Helvetica" w:hAnsi="Helvetica" w:cs="Helvetica" w:hint="eastAsia"/>
          <w:color w:val="000000" w:themeColor="text1"/>
        </w:rPr>
        <w:t>Python</w:t>
      </w:r>
      <w:r>
        <w:rPr>
          <w:rFonts w:ascii="Helvetica" w:hAnsi="Helvetica" w:cs="Helvetica"/>
          <w:color w:val="000000" w:themeColor="text1"/>
        </w:rPr>
        <w:t>3</w:t>
      </w:r>
      <w:r>
        <w:rPr>
          <w:rFonts w:ascii="Helvetica" w:hAnsi="Helvetica" w:cs="Helvetica"/>
          <w:color w:val="000000" w:themeColor="text1"/>
        </w:rPr>
        <w:t>中默认编码即为</w:t>
      </w:r>
      <w:r>
        <w:rPr>
          <w:rFonts w:ascii="Helvetica" w:hAnsi="Helvetica" w:cs="Helvetica"/>
          <w:color w:val="000000" w:themeColor="text1"/>
        </w:rPr>
        <w:t>Unicode</w:t>
      </w:r>
      <w:r>
        <w:rPr>
          <w:rFonts w:ascii="Helvetica" w:hAnsi="Helvetica" w:cs="Helvetica" w:hint="eastAsi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文件本身使用</w:t>
      </w:r>
      <w:r w:rsidRPr="00496A60">
        <w:rPr>
          <w:rFonts w:ascii="Helvetica" w:hAnsi="Helvetica" w:cs="Helvetica"/>
          <w:color w:val="000000" w:themeColor="text1"/>
        </w:rPr>
        <w:t>UTF-8</w:t>
      </w:r>
      <w:r w:rsidRPr="00496A60">
        <w:rPr>
          <w:rFonts w:ascii="Helvetica" w:hAnsi="Helvetica" w:cs="Helvetica"/>
          <w:color w:val="000000" w:themeColor="text1"/>
        </w:rPr>
        <w:t>编码，并且也申明了</w:t>
      </w:r>
      <w:r w:rsidRPr="00496A60">
        <w:rPr>
          <w:rStyle w:val="HTML"/>
          <w:rFonts w:ascii="Consolas" w:hAnsi="Consolas" w:cs="Consolas"/>
          <w:color w:val="000000" w:themeColor="text1"/>
          <w:bdr w:val="single" w:sz="6" w:space="0" w:color="DDDDDD" w:frame="1"/>
          <w:shd w:val="clear" w:color="auto" w:fill="FAFAFA"/>
        </w:rPr>
        <w:t># -*- coding: utf-8 -*-</w:t>
      </w:r>
      <w:r w:rsidRPr="00496A60">
        <w:rPr>
          <w:rFonts w:ascii="Helvetica" w:hAnsi="Helvetica" w:cs="Helvetica"/>
          <w:color w:val="000000" w:themeColor="text1"/>
        </w:rPr>
        <w:t>，打开命令提示符测试就可以正常显示中文：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extent cx="3935730" cy="2544445"/>
            <wp:effectExtent l="0" t="0" r="7620" b="8255"/>
            <wp:docPr id="10" name="图片 10" descr="py-chinese-test-in-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chinese-test-in-cmd"/>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5730" cy="2544445"/>
                    </a:xfrm>
                    <a:prstGeom prst="rect">
                      <a:avLst/>
                    </a:prstGeom>
                    <a:noFill/>
                    <a:ln>
                      <a:noFill/>
                    </a:ln>
                  </pic:spPr>
                </pic:pic>
              </a:graphicData>
            </a:graphic>
          </wp:inline>
        </w:drawing>
      </w:r>
    </w:p>
    <w:p w:rsidR="00496A60" w:rsidRPr="00496A60" w:rsidRDefault="00496A60"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4" w:name="_Toc454522276"/>
      <w:r w:rsidRPr="00496A60">
        <w:rPr>
          <w:rFonts w:ascii="Helvetica" w:hAnsi="Helvetica" w:cs="Helvetica"/>
          <w:b w:val="0"/>
          <w:bCs w:val="0"/>
          <w:color w:val="000000" w:themeColor="text1"/>
          <w:sz w:val="24"/>
          <w:szCs w:val="24"/>
        </w:rPr>
        <w:t>格式化</w:t>
      </w:r>
      <w:bookmarkEnd w:id="14"/>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最后一个常见的问题是如何输出格式化的字符串。我们经常会输出类似</w:t>
      </w:r>
      <w:r w:rsidRPr="00496A60">
        <w:rPr>
          <w:rStyle w:val="HTML"/>
          <w:rFonts w:ascii="Consolas" w:hAnsi="Consolas" w:cs="Consolas"/>
          <w:color w:val="000000" w:themeColor="text1"/>
          <w:bdr w:val="single" w:sz="6" w:space="0" w:color="DDDDDD" w:frame="1"/>
          <w:shd w:val="clear" w:color="auto" w:fill="FAFAFA"/>
        </w:rPr>
        <w:t>'</w:t>
      </w:r>
      <w:r w:rsidRPr="00496A60">
        <w:rPr>
          <w:rStyle w:val="HTML"/>
          <w:rFonts w:ascii="Consolas" w:hAnsi="Consolas" w:cs="Consolas"/>
          <w:color w:val="000000" w:themeColor="text1"/>
          <w:bdr w:val="single" w:sz="6" w:space="0" w:color="DDDDDD" w:frame="1"/>
          <w:shd w:val="clear" w:color="auto" w:fill="FAFAFA"/>
        </w:rPr>
        <w:t>亲爱的</w:t>
      </w:r>
      <w:r w:rsidRPr="00496A60">
        <w:rPr>
          <w:rStyle w:val="HTML"/>
          <w:rFonts w:ascii="Consolas" w:hAnsi="Consolas" w:cs="Consolas"/>
          <w:color w:val="000000" w:themeColor="text1"/>
          <w:bdr w:val="single" w:sz="6" w:space="0" w:color="DDDDDD" w:frame="1"/>
          <w:shd w:val="clear" w:color="auto" w:fill="FAFAFA"/>
        </w:rPr>
        <w:t>xxx</w:t>
      </w:r>
      <w:r w:rsidRPr="00496A60">
        <w:rPr>
          <w:rStyle w:val="HTML"/>
          <w:rFonts w:ascii="Consolas" w:hAnsi="Consolas" w:cs="Consolas"/>
          <w:color w:val="000000" w:themeColor="text1"/>
          <w:bdr w:val="single" w:sz="6" w:space="0" w:color="DDDDDD" w:frame="1"/>
          <w:shd w:val="clear" w:color="auto" w:fill="FAFAFA"/>
        </w:rPr>
        <w:t>你好！你</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月的话费是</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，余额是</w:t>
      </w:r>
      <w:r w:rsidRPr="00496A60">
        <w:rPr>
          <w:rStyle w:val="HTML"/>
          <w:rFonts w:ascii="Consolas" w:hAnsi="Consolas" w:cs="Consolas"/>
          <w:color w:val="000000" w:themeColor="text1"/>
          <w:bdr w:val="single" w:sz="6" w:space="0" w:color="DDDDDD" w:frame="1"/>
          <w:shd w:val="clear" w:color="auto" w:fill="FAFAFA"/>
        </w:rPr>
        <w:t>xx'</w:t>
      </w:r>
      <w:r w:rsidRPr="00496A60">
        <w:rPr>
          <w:rFonts w:ascii="Helvetica" w:hAnsi="Helvetica" w:cs="Helvetica"/>
          <w:color w:val="000000" w:themeColor="text1"/>
        </w:rPr>
        <w:t>之类的字符串，而</w:t>
      </w:r>
      <w:r w:rsidRPr="00496A60">
        <w:rPr>
          <w:rFonts w:ascii="Helvetica" w:hAnsi="Helvetica" w:cs="Helvetica"/>
          <w:color w:val="000000" w:themeColor="text1"/>
        </w:rPr>
        <w:t>xxx</w:t>
      </w:r>
      <w:r w:rsidRPr="00496A60">
        <w:rPr>
          <w:rFonts w:ascii="Helvetica" w:hAnsi="Helvetica" w:cs="Helvetica"/>
          <w:color w:val="000000" w:themeColor="text1"/>
        </w:rPr>
        <w:t>的内容都是根据变量变化的，所以，需要一种简便的格式化字符串的方式。</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w:t>
      </w:r>
      <w:r w:rsidRPr="00496A60">
        <w:rPr>
          <w:rFonts w:ascii="Helvetica" w:hAnsi="Helvetica" w:cs="Helvetica"/>
          <w:color w:val="000000" w:themeColor="text1"/>
        </w:rPr>
        <w:t>Python</w:t>
      </w:r>
      <w:r w:rsidRPr="00496A60">
        <w:rPr>
          <w:rFonts w:ascii="Helvetica" w:hAnsi="Helvetica" w:cs="Helvetica"/>
          <w:color w:val="000000" w:themeColor="text1"/>
        </w:rPr>
        <w:t>中，采用的格式化方式和</w:t>
      </w:r>
      <w:r w:rsidRPr="00496A60">
        <w:rPr>
          <w:rFonts w:ascii="Helvetica" w:hAnsi="Helvetica" w:cs="Helvetica"/>
          <w:color w:val="000000" w:themeColor="text1"/>
        </w:rPr>
        <w:t>C</w:t>
      </w:r>
      <w:r w:rsidRPr="00496A60">
        <w:rPr>
          <w:rFonts w:ascii="Helvetica" w:hAnsi="Helvetica" w:cs="Helvetica"/>
          <w:color w:val="000000" w:themeColor="text1"/>
        </w:rPr>
        <w:t>语言是一致的，</w:t>
      </w:r>
      <w:r w:rsidRPr="00A53215">
        <w:rPr>
          <w:rFonts w:ascii="Helvetica" w:hAnsi="Helvetica" w:cs="Helvetica"/>
          <w:color w:val="70AD47" w:themeColor="accent6"/>
        </w:rPr>
        <w:t>用</w:t>
      </w:r>
      <w:r w:rsidRPr="00A53215">
        <w:rPr>
          <w:rStyle w:val="HTML"/>
          <w:rFonts w:ascii="Consolas" w:hAnsi="Consolas" w:cs="Consolas"/>
          <w:color w:val="70AD47" w:themeColor="accent6"/>
          <w:bdr w:val="single" w:sz="6" w:space="0" w:color="DDDDDD" w:frame="1"/>
          <w:shd w:val="clear" w:color="auto" w:fill="FAFAFA"/>
        </w:rPr>
        <w:t>%</w:t>
      </w:r>
      <w:r w:rsidRPr="00A53215">
        <w:rPr>
          <w:rFonts w:ascii="Helvetica" w:hAnsi="Helvetica" w:cs="Helvetica"/>
          <w:color w:val="70AD47" w:themeColor="accent6"/>
        </w:rPr>
        <w:t>实现</w:t>
      </w:r>
      <w:r w:rsidRPr="00496A60">
        <w:rPr>
          <w:rFonts w:ascii="Helvetica" w:hAnsi="Helvetica" w:cs="Helvetica"/>
          <w:color w:val="000000" w:themeColor="text1"/>
        </w:rPr>
        <w:t>，举例如下：</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string"/>
          <w:color w:val="000000" w:themeColor="text1"/>
        </w:rPr>
        <w:t>'Hello, %s'</w:t>
      </w:r>
      <w:r w:rsidRPr="00496A60">
        <w:rPr>
          <w:rStyle w:val="HTML"/>
          <w:color w:val="000000" w:themeColor="text1"/>
        </w:rPr>
        <w:t xml:space="preserve"> % </w:t>
      </w:r>
      <w:r w:rsidRPr="00496A60">
        <w:rPr>
          <w:rStyle w:val="string"/>
          <w:color w:val="000000" w:themeColor="text1"/>
        </w:rPr>
        <w:t>'world'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'Hello, 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'Hi, %s, you have $%d.'</w:t>
      </w:r>
      <w:r w:rsidRPr="00496A60">
        <w:rPr>
          <w:rStyle w:val="HTML"/>
          <w:color w:val="000000" w:themeColor="text1"/>
        </w:rPr>
        <w:t xml:space="preserve"> % (</w:t>
      </w:r>
      <w:r w:rsidRPr="00496A60">
        <w:rPr>
          <w:rStyle w:val="string"/>
          <w:color w:val="000000" w:themeColor="text1"/>
        </w:rPr>
        <w:t>'Michael'</w:t>
      </w:r>
      <w:r w:rsidRPr="00496A60">
        <w:rPr>
          <w:rStyle w:val="HTML"/>
          <w:color w:val="000000" w:themeColor="text1"/>
        </w:rPr>
        <w:t xml:space="preserve">, </w:t>
      </w:r>
      <w:r w:rsidRPr="00496A60">
        <w:rPr>
          <w:rStyle w:val="number"/>
          <w:color w:val="000000" w:themeColor="text1"/>
        </w:rPr>
        <w:t>1000000</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'Hi, Michael, you have $1000000.'</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你可能猜到了，</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运算符就是用来格式化字符串的。在字符串内部，</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表示用字符串替换，</w:t>
      </w:r>
      <w:r w:rsidRPr="00496A60">
        <w:rPr>
          <w:rStyle w:val="HTML"/>
          <w:rFonts w:ascii="Consolas" w:hAnsi="Consolas" w:cs="Consolas"/>
          <w:color w:val="000000" w:themeColor="text1"/>
          <w:bdr w:val="single" w:sz="6" w:space="0" w:color="DDDDDD" w:frame="1"/>
          <w:shd w:val="clear" w:color="auto" w:fill="FAFAFA"/>
        </w:rPr>
        <w:t>%d</w:t>
      </w:r>
      <w:r w:rsidRPr="00496A60">
        <w:rPr>
          <w:rFonts w:ascii="Helvetica" w:hAnsi="Helvetica" w:cs="Helvetica"/>
          <w:color w:val="000000" w:themeColor="text1"/>
        </w:rPr>
        <w:t>表示用整数替换，有几个</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占位符，后面就跟几个变量或者值，顺序要对应好。</w:t>
      </w:r>
      <w:r w:rsidRPr="00B87D96">
        <w:rPr>
          <w:rFonts w:ascii="Helvetica" w:hAnsi="Helvetica" w:cs="Helvetica"/>
          <w:color w:val="70AD47" w:themeColor="accent6"/>
        </w:rPr>
        <w:t>如果只有一个</w:t>
      </w:r>
      <w:r w:rsidRPr="00B87D96">
        <w:rPr>
          <w:rStyle w:val="HTML"/>
          <w:rFonts w:ascii="Consolas" w:hAnsi="Consolas" w:cs="Consolas"/>
          <w:color w:val="70AD47" w:themeColor="accent6"/>
          <w:bdr w:val="single" w:sz="6" w:space="0" w:color="DDDDDD" w:frame="1"/>
          <w:shd w:val="clear" w:color="auto" w:fill="FAFAFA"/>
        </w:rPr>
        <w:t>%?</w:t>
      </w:r>
      <w:r w:rsidRPr="00B87D96">
        <w:rPr>
          <w:rFonts w:ascii="Helvetica" w:hAnsi="Helvetica" w:cs="Helvetica"/>
          <w:color w:val="70AD47" w:themeColor="accent6"/>
        </w:rPr>
        <w:t>，括号可以省略</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常见的占位符有：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443"/>
        <w:gridCol w:w="1680"/>
      </w:tblGrid>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%d</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整数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%f</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浮点数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%s</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字符串</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十六进制整数</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其中，格式化整数和浮点数还可以指定是否补</w:t>
      </w:r>
      <w:r w:rsidRPr="00496A60">
        <w:rPr>
          <w:rFonts w:ascii="Helvetica" w:hAnsi="Helvetica" w:cs="Helvetica"/>
          <w:color w:val="000000" w:themeColor="text1"/>
        </w:rPr>
        <w:t>0</w:t>
      </w:r>
      <w:r w:rsidRPr="00496A60">
        <w:rPr>
          <w:rFonts w:ascii="Helvetica" w:hAnsi="Helvetica" w:cs="Helvetica"/>
          <w:color w:val="000000" w:themeColor="text1"/>
        </w:rPr>
        <w:t>和整数与小数的位数：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'%2d-%02d'</w:t>
      </w:r>
      <w:r w:rsidRPr="00496A60">
        <w:rPr>
          <w:rStyle w:val="HTML"/>
          <w:color w:val="000000" w:themeColor="text1"/>
        </w:rPr>
        <w:t xml:space="preserve"> % (</w:t>
      </w:r>
      <w:r w:rsidRPr="00496A60">
        <w:rPr>
          <w:rStyle w:val="number"/>
          <w:color w:val="000000" w:themeColor="text1"/>
        </w:rPr>
        <w:t>3</w:t>
      </w:r>
      <w:r w:rsidRPr="00496A60">
        <w:rPr>
          <w:rStyle w:val="HTML"/>
          <w:color w:val="000000" w:themeColor="text1"/>
        </w:rPr>
        <w:t xml:space="preserve">, </w:t>
      </w:r>
      <w:r w:rsidRPr="00496A60">
        <w:rPr>
          <w:rStyle w:val="number"/>
          <w:color w:val="000000" w:themeColor="text1"/>
        </w:rPr>
        <w:t>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 3-01'</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'%.2f'</w:t>
      </w:r>
      <w:r w:rsidRPr="00496A60">
        <w:rPr>
          <w:rStyle w:val="HTML"/>
          <w:color w:val="000000" w:themeColor="text1"/>
        </w:rPr>
        <w:t xml:space="preserve"> % </w:t>
      </w:r>
      <w:r w:rsidRPr="00496A60">
        <w:rPr>
          <w:rStyle w:val="number"/>
          <w:color w:val="000000" w:themeColor="text1"/>
        </w:rPr>
        <w:t>3.1415926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'3.14'</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如果你不太确定应该用什么，</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永远起作用，它会把任何数据类型转换为字符串：</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'Age: %s. Gender: %s'</w:t>
      </w:r>
      <w:r w:rsidRPr="00496A60">
        <w:rPr>
          <w:rStyle w:val="HTML"/>
          <w:color w:val="000000" w:themeColor="text1"/>
        </w:rPr>
        <w:t xml:space="preserve"> % (</w:t>
      </w:r>
      <w:r w:rsidRPr="00496A60">
        <w:rPr>
          <w:rStyle w:val="number"/>
          <w:color w:val="000000" w:themeColor="text1"/>
        </w:rPr>
        <w:t>25</w:t>
      </w:r>
      <w:r w:rsidRPr="00496A60">
        <w:rPr>
          <w:rStyle w:val="HTML"/>
          <w:color w:val="000000" w:themeColor="text1"/>
        </w:rPr>
        <w:t xml:space="preserve">, </w:t>
      </w:r>
      <w:r w:rsidRPr="00496A60">
        <w:rPr>
          <w:rStyle w:val="builtin"/>
          <w:color w:val="000000" w:themeColor="text1"/>
        </w:rPr>
        <w:t>True</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'Age: 25. Gender: True'</w:t>
      </w:r>
    </w:p>
    <w:p w:rsidR="00496A60" w:rsidRPr="0063713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63713B">
        <w:rPr>
          <w:rFonts w:ascii="Helvetica" w:hAnsi="Helvetica" w:cs="Helvetica"/>
          <w:color w:val="70AD47" w:themeColor="accent6"/>
        </w:rPr>
        <w:lastRenderedPageBreak/>
        <w:t>有些时候，字符串里面的</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是一个普通字符怎么办？这个时候就需要转义，用</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来表示一个</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'growth rate: %d %%'</w:t>
      </w:r>
      <w:r w:rsidRPr="00496A60">
        <w:rPr>
          <w:rStyle w:val="HTML"/>
          <w:color w:val="000000" w:themeColor="text1"/>
        </w:rPr>
        <w:t xml:space="preserve"> % </w:t>
      </w:r>
      <w:r w:rsidRPr="00496A60">
        <w:rPr>
          <w:rStyle w:val="number"/>
          <w:color w:val="000000" w:themeColor="text1"/>
        </w:rPr>
        <w:t>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96A60">
        <w:rPr>
          <w:rStyle w:val="string"/>
          <w:color w:val="000000" w:themeColor="text1"/>
        </w:rPr>
        <w:t>'growth rate: 7 %'</w:t>
      </w:r>
    </w:p>
    <w:p w:rsidR="0063713B" w:rsidRPr="0063713B" w:rsidRDefault="0063713B"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5" w:name="_Toc454522277"/>
      <w:r w:rsidRPr="0063713B">
        <w:rPr>
          <w:rFonts w:ascii="Helvetica" w:hAnsi="Helvetica" w:cs="Helvetica"/>
          <w:b w:val="0"/>
          <w:bCs w:val="0"/>
          <w:color w:val="000000" w:themeColor="text1"/>
          <w:sz w:val="24"/>
          <w:szCs w:val="24"/>
        </w:rPr>
        <w:t>小结</w:t>
      </w:r>
      <w:bookmarkEnd w:id="15"/>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Python 3</w:t>
      </w:r>
      <w:r w:rsidRPr="0063713B">
        <w:rPr>
          <w:rFonts w:ascii="Helvetica" w:hAnsi="Helvetica" w:cs="Helvetica"/>
          <w:color w:val="000000" w:themeColor="text1"/>
        </w:rPr>
        <w:t>的字符串使用</w:t>
      </w:r>
      <w:r w:rsidRPr="0063713B">
        <w:rPr>
          <w:rFonts w:ascii="Helvetica" w:hAnsi="Helvetica" w:cs="Helvetica"/>
          <w:color w:val="000000" w:themeColor="text1"/>
        </w:rPr>
        <w:t>Unicode</w:t>
      </w:r>
      <w:r w:rsidRPr="0063713B">
        <w:rPr>
          <w:rFonts w:ascii="Helvetica" w:hAnsi="Helvetica" w:cs="Helvetica"/>
          <w:color w:val="000000" w:themeColor="text1"/>
        </w:rPr>
        <w:t>，直接支持多语言。</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str</w:t>
      </w:r>
      <w:r w:rsidRPr="0063713B">
        <w:rPr>
          <w:rFonts w:ascii="Helvetica" w:hAnsi="Helvetica" w:cs="Helvetica"/>
          <w:color w:val="000000" w:themeColor="text1"/>
        </w:rPr>
        <w:t>和</w:t>
      </w:r>
      <w:r w:rsidRPr="0063713B">
        <w:rPr>
          <w:rFonts w:ascii="Helvetica" w:hAnsi="Helvetica" w:cs="Helvetica"/>
          <w:color w:val="000000" w:themeColor="text1"/>
        </w:rPr>
        <w:t>bytes</w:t>
      </w:r>
      <w:r w:rsidRPr="0063713B">
        <w:rPr>
          <w:rFonts w:ascii="Helvetica" w:hAnsi="Helvetica" w:cs="Helvetica"/>
          <w:color w:val="000000" w:themeColor="text1"/>
        </w:rPr>
        <w:t>互相转换时，需要指定编码。最常用的编码是</w:t>
      </w:r>
      <w:r w:rsidRPr="0063713B">
        <w:rPr>
          <w:rFonts w:ascii="Helvetica" w:hAnsi="Helvetica" w:cs="Helvetica"/>
          <w:color w:val="000000" w:themeColor="text1"/>
        </w:rPr>
        <w:t>UTF-8</w:t>
      </w:r>
      <w:r w:rsidRPr="0063713B">
        <w:rPr>
          <w:rFonts w:ascii="Helvetica" w:hAnsi="Helvetica" w:cs="Helvetica"/>
          <w:color w:val="000000" w:themeColor="text1"/>
        </w:rPr>
        <w:t>。</w:t>
      </w:r>
      <w:r w:rsidRPr="0063713B">
        <w:rPr>
          <w:rFonts w:ascii="Helvetica" w:hAnsi="Helvetica" w:cs="Helvetica"/>
          <w:color w:val="000000" w:themeColor="text1"/>
        </w:rPr>
        <w:t>Python</w:t>
      </w:r>
      <w:r w:rsidRPr="0063713B">
        <w:rPr>
          <w:rFonts w:ascii="Helvetica" w:hAnsi="Helvetica" w:cs="Helvetica"/>
          <w:color w:val="000000" w:themeColor="text1"/>
        </w:rPr>
        <w:t>当然也支持其他编码方式，比如把</w:t>
      </w:r>
      <w:r w:rsidRPr="0063713B">
        <w:rPr>
          <w:rFonts w:ascii="Helvetica" w:hAnsi="Helvetica" w:cs="Helvetica"/>
          <w:color w:val="000000" w:themeColor="text1"/>
        </w:rPr>
        <w:t>Unicode</w:t>
      </w:r>
      <w:r w:rsidRPr="0063713B">
        <w:rPr>
          <w:rFonts w:ascii="Helvetica" w:hAnsi="Helvetica" w:cs="Helvetica"/>
          <w:color w:val="000000" w:themeColor="text1"/>
        </w:rPr>
        <w:t>编码成</w:t>
      </w:r>
      <w:r w:rsidRPr="0063713B">
        <w:rPr>
          <w:rFonts w:ascii="Helvetica" w:hAnsi="Helvetica" w:cs="Helvetica"/>
          <w:color w:val="000000" w:themeColor="text1"/>
        </w:rPr>
        <w:t>GB2312</w:t>
      </w:r>
      <w:r w:rsidRPr="0063713B">
        <w:rPr>
          <w:rFonts w:ascii="Helvetica" w:hAnsi="Helvetica" w:cs="Helvetica"/>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prompt"/>
          <w:color w:val="000000" w:themeColor="text1"/>
        </w:rPr>
        <w:t xml:space="preserve">&gt;&gt;&gt; </w:t>
      </w:r>
      <w:r w:rsidRPr="0063713B">
        <w:rPr>
          <w:rStyle w:val="string"/>
          <w:color w:val="000000" w:themeColor="text1"/>
        </w:rPr>
        <w:t>'中文'</w:t>
      </w:r>
      <w:r w:rsidRPr="0063713B">
        <w:rPr>
          <w:rStyle w:val="HTML"/>
          <w:color w:val="000000" w:themeColor="text1"/>
        </w:rPr>
        <w:t>.encode(</w:t>
      </w:r>
      <w:r w:rsidRPr="0063713B">
        <w:rPr>
          <w:rStyle w:val="string"/>
          <w:color w:val="000000" w:themeColor="text1"/>
        </w:rPr>
        <w:t>'gb2312'</w:t>
      </w:r>
      <w:r w:rsidRPr="0063713B">
        <w:rPr>
          <w:rStyle w:val="HTML"/>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string"/>
          <w:color w:val="000000" w:themeColor="text1"/>
        </w:rPr>
        <w:t>'\xd6\xd0\xce\xc4'</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但这种方式纯属自找麻烦，如果没有特殊业务要求，请牢记仅使用</w:t>
      </w:r>
      <w:r w:rsidRPr="0063713B">
        <w:rPr>
          <w:rFonts w:ascii="Helvetica" w:hAnsi="Helvetica" w:cs="Helvetica"/>
          <w:color w:val="000000" w:themeColor="text1"/>
        </w:rPr>
        <w:t>UTF-8</w:t>
      </w:r>
      <w:r w:rsidRPr="0063713B">
        <w:rPr>
          <w:rFonts w:ascii="Helvetica" w:hAnsi="Helvetica" w:cs="Helvetica"/>
          <w:color w:val="000000" w:themeColor="text1"/>
        </w:rPr>
        <w:t>编码。</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格式化字符串的时候，可以用</w:t>
      </w:r>
      <w:r w:rsidRPr="0063713B">
        <w:rPr>
          <w:rFonts w:ascii="Helvetica" w:hAnsi="Helvetica" w:cs="Helvetica"/>
          <w:color w:val="000000" w:themeColor="text1"/>
        </w:rPr>
        <w:t>Python</w:t>
      </w:r>
      <w:r w:rsidRPr="0063713B">
        <w:rPr>
          <w:rFonts w:ascii="Helvetica" w:hAnsi="Helvetica" w:cs="Helvetica"/>
          <w:color w:val="000000" w:themeColor="text1"/>
        </w:rPr>
        <w:t>的交互式命令行测试，方便快捷。</w:t>
      </w:r>
    </w:p>
    <w:p w:rsidR="008655D1" w:rsidRPr="0063713B" w:rsidRDefault="008655D1" w:rsidP="00C06B83">
      <w:pPr>
        <w:rPr>
          <w:szCs w:val="24"/>
        </w:rPr>
      </w:pPr>
    </w:p>
    <w:p w:rsidR="0063713B" w:rsidRPr="0063713B" w:rsidRDefault="0063713B" w:rsidP="00E83F69">
      <w:pPr>
        <w:pStyle w:val="2"/>
        <w:rPr>
          <w:sz w:val="24"/>
        </w:rPr>
      </w:pPr>
      <w:bookmarkStart w:id="16" w:name="_Toc454522278"/>
      <w:r w:rsidRPr="0063713B">
        <w:rPr>
          <w:sz w:val="24"/>
          <w:szCs w:val="24"/>
        </w:rPr>
        <w:t>第</w:t>
      </w:r>
      <w:r w:rsidRPr="0063713B">
        <w:rPr>
          <w:rFonts w:hint="eastAsia"/>
          <w:sz w:val="24"/>
          <w:szCs w:val="24"/>
        </w:rPr>
        <w:t>9</w:t>
      </w:r>
      <w:r w:rsidRPr="0063713B">
        <w:rPr>
          <w:rFonts w:hint="eastAsia"/>
          <w:sz w:val="24"/>
          <w:szCs w:val="24"/>
        </w:rPr>
        <w:t>课</w:t>
      </w:r>
      <w:r w:rsidRPr="0063713B">
        <w:rPr>
          <w:sz w:val="24"/>
        </w:rPr>
        <w:t>使用</w:t>
      </w:r>
      <w:r w:rsidRPr="0063713B">
        <w:rPr>
          <w:sz w:val="24"/>
        </w:rPr>
        <w:t>list</w:t>
      </w:r>
      <w:r w:rsidRPr="0063713B">
        <w:rPr>
          <w:sz w:val="24"/>
        </w:rPr>
        <w:t>和</w:t>
      </w:r>
      <w:r w:rsidRPr="0063713B">
        <w:rPr>
          <w:sz w:val="24"/>
        </w:rPr>
        <w:t>tuple</w:t>
      </w:r>
      <w:bookmarkEnd w:id="16"/>
    </w:p>
    <w:p w:rsidR="00184337" w:rsidRPr="00184337" w:rsidRDefault="00184337" w:rsidP="00184337">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17" w:name="_Toc454522279"/>
      <w:r w:rsidRPr="00184337">
        <w:rPr>
          <w:rFonts w:ascii="Helvetica" w:hAnsi="Helvetica" w:cs="Helvetica"/>
          <w:color w:val="000000" w:themeColor="text1"/>
          <w:kern w:val="0"/>
          <w:szCs w:val="24"/>
        </w:rPr>
        <w:t>list</w:t>
      </w:r>
      <w:bookmarkEnd w:id="17"/>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内置的一种数据类型是列表：</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是一种有序的集合，可以随时添加和删除其中的元素。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比如，列出班里所有同学的名字，就可以用一个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表示：</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变量</w:t>
      </w:r>
      <w:r w:rsidRPr="00184337">
        <w:rPr>
          <w:rFonts w:ascii="Consolas" w:hAnsi="Consolas" w:cs="Consolas"/>
          <w:color w:val="000000" w:themeColor="text1"/>
          <w:kern w:val="0"/>
          <w:szCs w:val="24"/>
          <w:bdr w:val="single" w:sz="6" w:space="0" w:color="DDDDDD" w:frame="1"/>
          <w:shd w:val="clear" w:color="auto" w:fill="FAFAFA"/>
        </w:rPr>
        <w:t>classmates</w:t>
      </w:r>
      <w:r w:rsidRPr="00184337">
        <w:rPr>
          <w:rFonts w:ascii="Helvetica" w:hAnsi="Helvetica" w:cs="Helvetica"/>
          <w:color w:val="000000" w:themeColor="text1"/>
          <w:kern w:val="0"/>
          <w:szCs w:val="24"/>
        </w:rPr>
        <w:t>就是一个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。用</w:t>
      </w:r>
      <w:r w:rsidRPr="00184337">
        <w:rPr>
          <w:rFonts w:ascii="Consolas" w:hAnsi="Consolas" w:cs="Consolas"/>
          <w:color w:val="000000" w:themeColor="text1"/>
          <w:kern w:val="0"/>
          <w:szCs w:val="24"/>
          <w:bdr w:val="single" w:sz="6" w:space="0" w:color="DDDDDD" w:frame="1"/>
          <w:shd w:val="clear" w:color="auto" w:fill="FAFAFA"/>
        </w:rPr>
        <w:t>len()</w:t>
      </w:r>
      <w:r w:rsidRPr="00184337">
        <w:rPr>
          <w:rFonts w:ascii="Helvetica" w:hAnsi="Helvetica" w:cs="Helvetica"/>
          <w:color w:val="000000" w:themeColor="text1"/>
          <w:kern w:val="0"/>
          <w:szCs w:val="24"/>
        </w:rPr>
        <w:t>函数可以获得</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元素的个数：</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3</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用索引来访问</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中每一个位置的元素，记得索引是从</w:t>
      </w:r>
      <w:r w:rsidRPr="00184337">
        <w:rPr>
          <w:rFonts w:ascii="Consolas" w:hAnsi="Consolas" w:cs="Consolas"/>
          <w:color w:val="000000" w:themeColor="text1"/>
          <w:kern w:val="0"/>
          <w:szCs w:val="24"/>
          <w:bdr w:val="single" w:sz="6" w:space="0" w:color="DDDDDD" w:frame="1"/>
          <w:shd w:val="clear" w:color="auto" w:fill="FAFAFA"/>
        </w:rPr>
        <w:t>0</w:t>
      </w:r>
      <w:r w:rsidRPr="00184337">
        <w:rPr>
          <w:rFonts w:ascii="Helvetica" w:hAnsi="Helvetica" w:cs="Helvetica"/>
          <w:color w:val="000000" w:themeColor="text1"/>
          <w:kern w:val="0"/>
          <w:szCs w:val="24"/>
        </w:rPr>
        <w:t>开始的：</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classmates[0]</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Traceback (most recent call last):</w:t>
      </w:r>
    </w:p>
    <w:p w:rsidR="00184337" w:rsidRPr="00184337" w:rsidRDefault="00184337"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当索引超出了范围时，</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会报一个</w:t>
      </w:r>
      <w:r w:rsidRPr="00184337">
        <w:rPr>
          <w:rFonts w:ascii="Helvetica" w:hAnsi="Helvetica" w:cs="Helvetica"/>
          <w:color w:val="000000" w:themeColor="text1"/>
          <w:kern w:val="0"/>
          <w:szCs w:val="24"/>
        </w:rPr>
        <w:t>IndexError</w:t>
      </w:r>
      <w:r w:rsidRPr="00184337">
        <w:rPr>
          <w:rFonts w:ascii="Helvetica" w:hAnsi="Helvetica" w:cs="Helvetica"/>
          <w:color w:val="000000" w:themeColor="text1"/>
          <w:kern w:val="0"/>
          <w:szCs w:val="24"/>
        </w:rPr>
        <w:t>错误，所以，要确保索引不要越界，记得最后一个元素的索引是</w:t>
      </w:r>
      <w:r w:rsidRPr="00184337">
        <w:rPr>
          <w:rFonts w:ascii="Consolas" w:hAnsi="Consolas" w:cs="Consolas"/>
          <w:color w:val="000000" w:themeColor="text1"/>
          <w:kern w:val="0"/>
          <w:szCs w:val="24"/>
          <w:bdr w:val="single" w:sz="6" w:space="0" w:color="DDDDDD" w:frame="1"/>
          <w:shd w:val="clear" w:color="auto" w:fill="FAFAFA"/>
        </w:rPr>
        <w:t>len(classmates) - 1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如果要取最后一个元素，除了计算索引位置外，还可以用</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做索引，直接获取最后一个元素：</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以此类推，可以获取倒数第</w:t>
      </w:r>
      <w:r w:rsidRPr="00184337">
        <w:rPr>
          <w:rFonts w:ascii="Helvetica" w:hAnsi="Helvetica" w:cs="Helvetica"/>
          <w:color w:val="000000" w:themeColor="text1"/>
          <w:kern w:val="0"/>
          <w:szCs w:val="24"/>
        </w:rPr>
        <w:t>2</w:t>
      </w:r>
      <w:r w:rsidRPr="00184337">
        <w:rPr>
          <w:rFonts w:ascii="Helvetica" w:hAnsi="Helvetica" w:cs="Helvetica"/>
          <w:color w:val="000000" w:themeColor="text1"/>
          <w:kern w:val="0"/>
          <w:szCs w:val="24"/>
        </w:rPr>
        <w:t>个、倒数第</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classmates[-4]</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Traceback (most recent call last):</w:t>
      </w:r>
    </w:p>
    <w:p w:rsidR="00184337" w:rsidRPr="00184337" w:rsidRDefault="00184337"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当然，倒数第</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个就越界了。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是一个可变的有序表</w:t>
      </w:r>
      <w:r w:rsidRPr="00184337">
        <w:rPr>
          <w:rFonts w:ascii="Helvetica" w:hAnsi="Helvetica" w:cs="Helvetica"/>
          <w:color w:val="000000" w:themeColor="text1"/>
          <w:kern w:val="0"/>
          <w:szCs w:val="24"/>
        </w:rPr>
        <w:t>，所以，可以往</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中追加元素到末尾：</w:t>
      </w:r>
    </w:p>
    <w:p w:rsidR="00184337" w:rsidRPr="00184337" w:rsidRDefault="00184337" w:rsidP="001D35A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center" w:pos="41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classmates.append('Adam')</w:t>
      </w:r>
      <w:r w:rsidR="001D35A4">
        <w:rPr>
          <w:rFonts w:ascii="宋体" w:hAnsi="宋体" w:cs="宋体"/>
          <w:color w:val="000000" w:themeColor="text1"/>
          <w:kern w:val="0"/>
          <w:szCs w:val="24"/>
        </w:rPr>
        <w:tab/>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70AD47" w:themeColor="accent6"/>
          <w:kern w:val="0"/>
          <w:szCs w:val="24"/>
        </w:rPr>
        <w:t>也可以把元素插入到指定的位置，比如索引号为</w:t>
      </w:r>
      <w:r w:rsidRPr="001671DB">
        <w:rPr>
          <w:rFonts w:ascii="Consolas" w:hAnsi="Consolas" w:cs="Consolas"/>
          <w:color w:val="70AD47" w:themeColor="accent6"/>
          <w:kern w:val="0"/>
          <w:szCs w:val="24"/>
          <w:bdr w:val="single" w:sz="6" w:space="0" w:color="DDDDDD" w:frame="1"/>
          <w:shd w:val="clear" w:color="auto" w:fill="FAFAFA"/>
        </w:rPr>
        <w:t>1</w:t>
      </w:r>
      <w:r w:rsidRPr="00184337">
        <w:rPr>
          <w:rFonts w:ascii="Helvetica" w:hAnsi="Helvetica" w:cs="Helvetica"/>
          <w:color w:val="70AD47" w:themeColor="accent6"/>
          <w:kern w:val="0"/>
          <w:szCs w:val="24"/>
        </w:rPr>
        <w:t>的位置：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classmates.insert(1, 'Jack')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末尾的元素，用</w:t>
      </w:r>
      <w:r w:rsidRPr="004C336F">
        <w:rPr>
          <w:rFonts w:ascii="Consolas" w:hAnsi="Consolas" w:cs="Consolas"/>
          <w:color w:val="70AD47" w:themeColor="accent6"/>
          <w:kern w:val="0"/>
          <w:szCs w:val="24"/>
          <w:bdr w:val="single" w:sz="6" w:space="0" w:color="DDDDDD" w:frame="1"/>
          <w:shd w:val="clear" w:color="auto" w:fill="FAFAFA"/>
        </w:rPr>
        <w:t>pop()</w:t>
      </w:r>
      <w:r w:rsidRPr="00184337">
        <w:rPr>
          <w:rFonts w:ascii="Helvetica" w:hAnsi="Helvetica" w:cs="Helvetica"/>
          <w:color w:val="70AD47" w:themeColor="accent6"/>
          <w:kern w:val="0"/>
          <w:szCs w:val="24"/>
        </w:rPr>
        <w:t>方法</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'Adam'</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要删除指定位置的元素，用</w:t>
      </w:r>
      <w:r w:rsidRPr="004C336F">
        <w:rPr>
          <w:rFonts w:ascii="Consolas" w:hAnsi="Consolas" w:cs="Consolas"/>
          <w:color w:val="70AD47" w:themeColor="accent6"/>
          <w:kern w:val="0"/>
          <w:szCs w:val="24"/>
          <w:bdr w:val="single" w:sz="6" w:space="0" w:color="DDDDDD" w:frame="1"/>
          <w:shd w:val="clear" w:color="auto" w:fill="FAFAFA"/>
        </w:rPr>
        <w:t>pop(i)</w:t>
      </w:r>
      <w:r w:rsidRPr="00184337">
        <w:rPr>
          <w:rFonts w:ascii="Helvetica" w:hAnsi="Helvetica" w:cs="Helvetica"/>
          <w:color w:val="70AD47" w:themeColor="accent6"/>
          <w:kern w:val="0"/>
          <w:szCs w:val="24"/>
        </w:rPr>
        <w:t>方法，其中</w:t>
      </w:r>
      <w:r w:rsidRPr="004C336F">
        <w:rPr>
          <w:rFonts w:ascii="Consolas" w:hAnsi="Consolas" w:cs="Consolas"/>
          <w:color w:val="70AD47" w:themeColor="accent6"/>
          <w:kern w:val="0"/>
          <w:szCs w:val="24"/>
          <w:bdr w:val="single" w:sz="6" w:space="0" w:color="DDDDDD" w:frame="1"/>
          <w:shd w:val="clear" w:color="auto" w:fill="FAFAFA"/>
        </w:rPr>
        <w:t>i</w:t>
      </w:r>
      <w:r w:rsidRPr="00184337">
        <w:rPr>
          <w:rFonts w:ascii="Helvetica" w:hAnsi="Helvetica" w:cs="Helvetica"/>
          <w:color w:val="70AD47" w:themeColor="accent6"/>
          <w:kern w:val="0"/>
          <w:szCs w:val="24"/>
        </w:rPr>
        <w:t>是索引位置</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要把某个元素替换成别的元素，可以直接赋值给对应的索引位置：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 = 'Sarah'</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'Sarah',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里面的元素的数据类型也可以不同，比如：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['Apple', 123, True]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元素也可以是另一个</w:t>
      </w:r>
      <w:r w:rsidRPr="00184337">
        <w:rPr>
          <w:rFonts w:ascii="Helvetica" w:hAnsi="Helvetica" w:cs="Helvetica"/>
          <w:color w:val="70AD47" w:themeColor="accent6"/>
          <w:kern w:val="0"/>
          <w:szCs w:val="24"/>
        </w:rPr>
        <w:t>list</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['asp', 'php'], 'scheme']</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4</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要注意</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只有</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个元素，其中</w:t>
      </w:r>
      <w:r w:rsidRPr="00184337">
        <w:rPr>
          <w:rFonts w:ascii="Consolas" w:hAnsi="Consolas" w:cs="Consolas"/>
          <w:color w:val="000000" w:themeColor="text1"/>
          <w:kern w:val="0"/>
          <w:szCs w:val="24"/>
          <w:bdr w:val="single" w:sz="6" w:space="0" w:color="DDDDDD" w:frame="1"/>
          <w:shd w:val="clear" w:color="auto" w:fill="FAFAFA"/>
        </w:rPr>
        <w:t>s[2]</w:t>
      </w:r>
      <w:r w:rsidRPr="00184337">
        <w:rPr>
          <w:rFonts w:ascii="Helvetica" w:hAnsi="Helvetica" w:cs="Helvetica"/>
          <w:color w:val="000000" w:themeColor="text1"/>
          <w:kern w:val="0"/>
          <w:szCs w:val="24"/>
        </w:rPr>
        <w:t>又是一个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，如果拆开写就更容易理解了：</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p = ['asp', 'php']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p, 'scheme']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要拿到</w:t>
      </w:r>
      <w:r w:rsidRPr="00184337">
        <w:rPr>
          <w:rFonts w:ascii="Consolas" w:hAnsi="Consolas" w:cs="Consolas"/>
          <w:color w:val="000000" w:themeColor="text1"/>
          <w:kern w:val="0"/>
          <w:szCs w:val="24"/>
          <w:bdr w:val="single" w:sz="6" w:space="0" w:color="DDDDDD" w:frame="1"/>
          <w:shd w:val="clear" w:color="auto" w:fill="FAFAFA"/>
        </w:rPr>
        <w:t>'php'</w:t>
      </w:r>
      <w:r w:rsidRPr="00184337">
        <w:rPr>
          <w:rFonts w:ascii="Helvetica" w:hAnsi="Helvetica" w:cs="Helvetica"/>
          <w:color w:val="000000" w:themeColor="text1"/>
          <w:kern w:val="0"/>
          <w:szCs w:val="24"/>
        </w:rPr>
        <w:t>可以写</w:t>
      </w:r>
      <w:r w:rsidRPr="00184337">
        <w:rPr>
          <w:rFonts w:ascii="Consolas" w:hAnsi="Consolas" w:cs="Consolas"/>
          <w:color w:val="000000" w:themeColor="text1"/>
          <w:kern w:val="0"/>
          <w:szCs w:val="24"/>
          <w:bdr w:val="single" w:sz="6" w:space="0" w:color="DDDDDD" w:frame="1"/>
          <w:shd w:val="clear" w:color="auto" w:fill="FAFAFA"/>
        </w:rPr>
        <w:t>p[1]</w:t>
      </w:r>
      <w:r w:rsidRPr="00184337">
        <w:rPr>
          <w:rFonts w:ascii="Helvetica" w:hAnsi="Helvetica" w:cs="Helvetica"/>
          <w:color w:val="000000" w:themeColor="text1"/>
          <w:kern w:val="0"/>
          <w:szCs w:val="24"/>
        </w:rPr>
        <w:t>或者</w:t>
      </w:r>
      <w:r w:rsidRPr="00184337">
        <w:rPr>
          <w:rFonts w:ascii="Consolas" w:hAnsi="Consolas" w:cs="Consolas"/>
          <w:color w:val="000000" w:themeColor="text1"/>
          <w:kern w:val="0"/>
          <w:szCs w:val="24"/>
          <w:bdr w:val="single" w:sz="6" w:space="0" w:color="DDDDDD" w:frame="1"/>
          <w:shd w:val="clear" w:color="auto" w:fill="FAFAFA"/>
        </w:rPr>
        <w:t>s[2][1]</w:t>
      </w:r>
      <w:r w:rsidRPr="00184337">
        <w:rPr>
          <w:rFonts w:ascii="Helvetica" w:hAnsi="Helvetica" w:cs="Helvetica"/>
          <w:color w:val="000000" w:themeColor="text1"/>
          <w:kern w:val="0"/>
          <w:szCs w:val="24"/>
        </w:rPr>
        <w:t>，因此</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可以看成是一个二维数组，类似的还有三维、四维</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数组，不过很少用到。</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中一个元素也没有，就是一个</w:t>
      </w:r>
      <w:r w:rsidRPr="00184337">
        <w:rPr>
          <w:rFonts w:ascii="Helvetica" w:hAnsi="Helvetica" w:cs="Helvetica"/>
          <w:color w:val="70AD47" w:themeColor="accent6"/>
          <w:kern w:val="0"/>
          <w:szCs w:val="24"/>
        </w:rPr>
        <w:t>空的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，它的长度为</w:t>
      </w:r>
      <w:r w:rsidRPr="00184337">
        <w:rPr>
          <w:rFonts w:ascii="Helvetica" w:hAnsi="Helvetica" w:cs="Helvetica"/>
          <w:color w:val="70AD47" w:themeColor="accent6"/>
          <w:kern w:val="0"/>
          <w:szCs w:val="24"/>
        </w:rPr>
        <w:t>0</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0</w:t>
      </w:r>
    </w:p>
    <w:p w:rsidR="00184337" w:rsidRPr="00184337" w:rsidRDefault="00184337" w:rsidP="00184337">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18" w:name="_Toc454522280"/>
      <w:r w:rsidRPr="00184337">
        <w:rPr>
          <w:rFonts w:ascii="Helvetica" w:hAnsi="Helvetica" w:cs="Helvetica"/>
          <w:color w:val="000000" w:themeColor="text1"/>
          <w:kern w:val="0"/>
          <w:szCs w:val="24"/>
        </w:rPr>
        <w:t>tuple</w:t>
      </w:r>
      <w:bookmarkEnd w:id="18"/>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另一种有序列表叫元组：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非常类似，</w:t>
      </w:r>
      <w:r w:rsidRPr="00184337">
        <w:rPr>
          <w:rFonts w:ascii="Helvetica" w:hAnsi="Helvetica" w:cs="Helvetica"/>
          <w:color w:val="70AD47" w:themeColor="accent6"/>
          <w:kern w:val="0"/>
          <w:szCs w:val="24"/>
        </w:rPr>
        <w:t>但是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一旦初始化就不能修改</w:t>
      </w:r>
      <w:r w:rsidRPr="00184337">
        <w:rPr>
          <w:rFonts w:ascii="Helvetica" w:hAnsi="Helvetica" w:cs="Helvetica"/>
          <w:color w:val="000000" w:themeColor="text1"/>
          <w:kern w:val="0"/>
          <w:szCs w:val="24"/>
        </w:rPr>
        <w:t>，比如同样是列出同学的名字：</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现在，</w:t>
      </w:r>
      <w:r w:rsidRPr="00184337">
        <w:rPr>
          <w:rFonts w:ascii="Helvetica" w:hAnsi="Helvetica" w:cs="Helvetica"/>
          <w:color w:val="000000" w:themeColor="text1"/>
          <w:kern w:val="0"/>
          <w:szCs w:val="24"/>
        </w:rPr>
        <w:t>classmates</w:t>
      </w: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不能变了，它也没有</w:t>
      </w:r>
      <w:r w:rsidRPr="00184337">
        <w:rPr>
          <w:rFonts w:ascii="Helvetica" w:hAnsi="Helvetica" w:cs="Helvetica"/>
          <w:color w:val="000000" w:themeColor="text1"/>
          <w:kern w:val="0"/>
          <w:szCs w:val="24"/>
        </w:rPr>
        <w:t>append()</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insert()</w:t>
      </w:r>
      <w:r w:rsidRPr="00184337">
        <w:rPr>
          <w:rFonts w:ascii="Helvetica" w:hAnsi="Helvetica" w:cs="Helvetica"/>
          <w:color w:val="000000" w:themeColor="text1"/>
          <w:kern w:val="0"/>
          <w:szCs w:val="24"/>
        </w:rPr>
        <w:t>这样的方法。其他获取元素的方法和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是一样的，你可以正常地使用</w:t>
      </w:r>
      <w:r w:rsidRPr="00184337">
        <w:rPr>
          <w:rFonts w:ascii="Consolas" w:hAnsi="Consolas" w:cs="Consolas"/>
          <w:color w:val="000000" w:themeColor="text1"/>
          <w:kern w:val="0"/>
          <w:szCs w:val="24"/>
          <w:bdr w:val="single" w:sz="6" w:space="0" w:color="DDDDDD" w:frame="1"/>
          <w:shd w:val="clear" w:color="auto" w:fill="FAFAFA"/>
        </w:rPr>
        <w:t>classmates[0]</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classmates[-1]</w:t>
      </w:r>
      <w:r w:rsidRPr="00184337">
        <w:rPr>
          <w:rFonts w:ascii="Helvetica" w:hAnsi="Helvetica" w:cs="Helvetica"/>
          <w:color w:val="000000" w:themeColor="text1"/>
          <w:kern w:val="0"/>
          <w:szCs w:val="24"/>
        </w:rPr>
        <w:t>，但不能赋值成另外的元素。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不可变的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有什么意义？</w:t>
      </w:r>
      <w:r w:rsidRPr="00184337">
        <w:rPr>
          <w:rFonts w:ascii="Helvetica" w:hAnsi="Helvetica" w:cs="Helvetica"/>
          <w:color w:val="70AD47" w:themeColor="accent6"/>
          <w:kern w:val="0"/>
          <w:szCs w:val="24"/>
        </w:rPr>
        <w:t>因为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不可变，所以代码更安全</w:t>
      </w:r>
      <w:r w:rsidRPr="00184337">
        <w:rPr>
          <w:rFonts w:ascii="Helvetica" w:hAnsi="Helvetica" w:cs="Helvetica"/>
          <w:color w:val="000000" w:themeColor="text1"/>
          <w:kern w:val="0"/>
          <w:szCs w:val="24"/>
        </w:rPr>
        <w:t>。如果可能，能用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代替</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就尽量用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的陷阱：</w:t>
      </w:r>
      <w:r w:rsidRPr="00184337">
        <w:rPr>
          <w:rFonts w:ascii="Helvetica" w:hAnsi="Helvetica" w:cs="Helvetica"/>
          <w:color w:val="70AD47" w:themeColor="accent6"/>
          <w:kern w:val="0"/>
          <w:szCs w:val="24"/>
        </w:rPr>
        <w:t>当你定义一个</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时，在定义的时候，</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的元素就必须被确定下来</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 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(1, 2)</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如果要定义一个空的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，可以写成</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但是，要定义一个只有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，如果你这么定义：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定义的不是</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这个数！</w:t>
      </w:r>
      <w:r w:rsidRPr="00184337">
        <w:rPr>
          <w:rFonts w:ascii="Helvetica" w:hAnsi="Helvetica" w:cs="Helvetica"/>
          <w:color w:val="70AD47" w:themeColor="accent6"/>
          <w:kern w:val="0"/>
          <w:szCs w:val="24"/>
        </w:rPr>
        <w:t>这是因为括号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既可以表示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，又可以表示数学公式中的小括号</w:t>
      </w:r>
      <w:r w:rsidRPr="00184337">
        <w:rPr>
          <w:rFonts w:ascii="Helvetica" w:hAnsi="Helvetica" w:cs="Helvetica"/>
          <w:color w:val="000000" w:themeColor="text1"/>
          <w:kern w:val="0"/>
          <w:szCs w:val="24"/>
        </w:rPr>
        <w:t>，这就产生了歧义，因此，</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规定，这种情况下，按小括号进行计算，计算结果自然是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所以，</w:t>
      </w:r>
      <w:r w:rsidRPr="00184337">
        <w:rPr>
          <w:rFonts w:ascii="Helvetica" w:hAnsi="Helvetica" w:cs="Helvetica"/>
          <w:color w:val="70AD47" w:themeColor="accent6"/>
          <w:kern w:val="0"/>
          <w:szCs w:val="24"/>
        </w:rPr>
        <w:t>只有</w:t>
      </w:r>
      <w:r w:rsidRPr="00184337">
        <w:rPr>
          <w:rFonts w:ascii="Helvetica" w:hAnsi="Helvetica" w:cs="Helvetica"/>
          <w:color w:val="70AD47" w:themeColor="accent6"/>
          <w:kern w:val="0"/>
          <w:szCs w:val="24"/>
        </w:rPr>
        <w:t>1</w:t>
      </w:r>
      <w:r w:rsidRPr="00184337">
        <w:rPr>
          <w:rFonts w:ascii="Helvetica" w:hAnsi="Helvetica" w:cs="Helvetica"/>
          <w:color w:val="70AD47" w:themeColor="accent6"/>
          <w:kern w:val="0"/>
          <w:szCs w:val="24"/>
        </w:rPr>
        <w:t>个元素的</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定义时必须加一个逗号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w:t>
      </w:r>
      <w:r w:rsidRPr="00184337">
        <w:rPr>
          <w:rFonts w:ascii="Helvetica" w:hAnsi="Helvetica" w:cs="Helvetica"/>
          <w:color w:val="000000" w:themeColor="text1"/>
          <w:kern w:val="0"/>
          <w:szCs w:val="24"/>
        </w:rPr>
        <w:t>来消除歧义：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Python</w:t>
      </w:r>
      <w:r w:rsidRPr="00184337">
        <w:rPr>
          <w:rFonts w:ascii="Helvetica" w:hAnsi="Helvetica" w:cs="Helvetica"/>
          <w:color w:val="000000" w:themeColor="text1"/>
          <w:kern w:val="0"/>
          <w:szCs w:val="24"/>
        </w:rPr>
        <w:t>在显示只有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时，也会加一个逗号</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，以免你误解成数学计算意义上的括号。</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最后来看一个</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('a', 'b', ['A', 'B'])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t[2][0] = 'X'</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t[2][1] = 'Y'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 'b', ['X', 'Y'])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定义的时候有</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个元素，分别是</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和一个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。不是说</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一旦定义后就不可变了吗？怎么后来又变了？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别急，我们先看看定义的时候</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包含的</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extent cx="2627071" cy="1956159"/>
            <wp:effectExtent l="0" t="0" r="1905" b="6350"/>
            <wp:docPr id="16" name="图片 16" descr="tup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ple-0"/>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8201" cy="1957000"/>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当我们把</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的元素</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修改为</w:t>
      </w:r>
      <w:r w:rsidRPr="00184337">
        <w:rPr>
          <w:rFonts w:ascii="Consolas" w:hAnsi="Consolas" w:cs="Consolas"/>
          <w:color w:val="000000" w:themeColor="text1"/>
          <w:kern w:val="0"/>
          <w:szCs w:val="24"/>
          <w:bdr w:val="single" w:sz="6" w:space="0" w:color="DDDDDD" w:frame="1"/>
          <w:shd w:val="clear" w:color="auto" w:fill="FAFAFA"/>
        </w:rPr>
        <w:t>'X'</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'Y'</w:t>
      </w:r>
      <w:r w:rsidRPr="00184337">
        <w:rPr>
          <w:rFonts w:ascii="Helvetica" w:hAnsi="Helvetica" w:cs="Helvetica"/>
          <w:color w:val="000000" w:themeColor="text1"/>
          <w:kern w:val="0"/>
          <w:szCs w:val="24"/>
        </w:rPr>
        <w:t>后，</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变为：</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extent cx="3053301" cy="2273537"/>
            <wp:effectExtent l="0" t="0" r="0" b="0"/>
            <wp:docPr id="17" name="图片 17" descr="tu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ple-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6831" cy="2276165"/>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表面上看，</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的元素确实变了，</w:t>
      </w:r>
      <w:r w:rsidRPr="00184337">
        <w:rPr>
          <w:rFonts w:ascii="Helvetica" w:hAnsi="Helvetica" w:cs="Helvetica"/>
          <w:color w:val="70AD47" w:themeColor="accent6"/>
          <w:kern w:val="0"/>
          <w:szCs w:val="24"/>
        </w:rPr>
        <w:t>但其实变的不是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的元素，而是</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的元素。</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一开始指向的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并没有改成别的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，所以，</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所谓的</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不变</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是说，</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的每个元素，指向永远不变</w:t>
      </w:r>
      <w:r w:rsidRPr="00184337">
        <w:rPr>
          <w:rFonts w:ascii="Helvetica" w:hAnsi="Helvetica" w:cs="Helvetica"/>
          <w:color w:val="000000" w:themeColor="text1"/>
          <w:kern w:val="0"/>
          <w:szCs w:val="24"/>
        </w:rPr>
        <w:t>。即指向</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，就不能改成指向</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，指向一个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，就不能改成指向其他对象，但指向的这个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本身是可变的！</w:t>
      </w:r>
    </w:p>
    <w:p w:rsidR="00184337" w:rsidRPr="00184337" w:rsidRDefault="00184337" w:rsidP="00184337">
      <w:pPr>
        <w:widowControl/>
        <w:shd w:val="clear" w:color="auto" w:fill="FFFFFF"/>
        <w:spacing w:before="225" w:after="225" w:line="300" w:lineRule="atLeast"/>
        <w:jc w:val="left"/>
        <w:rPr>
          <w:rFonts w:ascii="Helvetica" w:hAnsi="Helvetica" w:cs="Helvetica"/>
          <w:color w:val="666666"/>
          <w:kern w:val="0"/>
          <w:sz w:val="21"/>
          <w:szCs w:val="21"/>
        </w:rPr>
      </w:pPr>
      <w:r w:rsidRPr="00184337">
        <w:rPr>
          <w:rFonts w:ascii="Helvetica" w:hAnsi="Helvetica" w:cs="Helvetica"/>
          <w:color w:val="000000" w:themeColor="text1"/>
          <w:kern w:val="0"/>
          <w:szCs w:val="24"/>
        </w:rPr>
        <w:t>理解了</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指向不变</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后，要创建一个内容也不变的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怎么做？那就必须保证</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的每一个元素本身</w:t>
      </w:r>
      <w:r w:rsidRPr="00184337">
        <w:rPr>
          <w:rFonts w:ascii="Helvetica" w:hAnsi="Helvetica" w:cs="Helvetica"/>
          <w:color w:val="000000" w:themeColor="text1"/>
          <w:kern w:val="0"/>
          <w:szCs w:val="21"/>
        </w:rPr>
        <w:t>也不能变</w:t>
      </w:r>
      <w:r w:rsidRPr="00184337">
        <w:rPr>
          <w:rFonts w:ascii="Helvetica" w:hAnsi="Helvetica" w:cs="Helvetica"/>
          <w:color w:val="666666"/>
          <w:kern w:val="0"/>
          <w:sz w:val="21"/>
          <w:szCs w:val="21"/>
        </w:rPr>
        <w:t>。</w:t>
      </w:r>
    </w:p>
    <w:p w:rsidR="0063713B" w:rsidRDefault="0063713B" w:rsidP="00C06B83">
      <w:pPr>
        <w:rPr>
          <w:szCs w:val="24"/>
        </w:rPr>
      </w:pPr>
    </w:p>
    <w:p w:rsidR="00A32062" w:rsidRPr="00A32062" w:rsidRDefault="00A32062" w:rsidP="00E83F69">
      <w:pPr>
        <w:pStyle w:val="2"/>
        <w:rPr>
          <w:sz w:val="24"/>
        </w:rPr>
      </w:pPr>
      <w:bookmarkStart w:id="19" w:name="_Toc454522281"/>
      <w:r w:rsidRPr="00A32062">
        <w:rPr>
          <w:sz w:val="24"/>
        </w:rPr>
        <w:t>第</w:t>
      </w:r>
      <w:r w:rsidRPr="00A32062">
        <w:rPr>
          <w:rFonts w:hint="eastAsia"/>
          <w:sz w:val="24"/>
        </w:rPr>
        <w:t>10</w:t>
      </w:r>
      <w:r w:rsidRPr="00A32062">
        <w:rPr>
          <w:rFonts w:hint="eastAsia"/>
          <w:sz w:val="24"/>
        </w:rPr>
        <w:t>课</w:t>
      </w:r>
      <w:r w:rsidRPr="00A32062">
        <w:rPr>
          <w:rFonts w:hint="eastAsia"/>
          <w:sz w:val="24"/>
        </w:rPr>
        <w:t xml:space="preserve"> </w:t>
      </w:r>
      <w:r w:rsidRPr="00A32062">
        <w:rPr>
          <w:rFonts w:hint="eastAsia"/>
          <w:sz w:val="24"/>
        </w:rPr>
        <w:t>条件判断</w:t>
      </w:r>
      <w:bookmarkEnd w:id="19"/>
    </w:p>
    <w:p w:rsidR="00A32062" w:rsidRPr="00A32062" w:rsidRDefault="00A32062" w:rsidP="00E83F69">
      <w:pPr>
        <w:pStyle w:val="3"/>
        <w:shd w:val="clear" w:color="auto" w:fill="FFFFFF"/>
        <w:spacing w:before="0" w:after="225" w:line="360" w:lineRule="atLeast"/>
        <w:rPr>
          <w:rFonts w:ascii="Helvetica" w:hAnsi="Helvetica" w:cs="Helvetica"/>
          <w:b w:val="0"/>
          <w:bCs w:val="0"/>
          <w:color w:val="000000" w:themeColor="text1"/>
          <w:sz w:val="24"/>
          <w:szCs w:val="24"/>
        </w:rPr>
      </w:pPr>
      <w:bookmarkStart w:id="20" w:name="_Toc454522282"/>
      <w:r w:rsidRPr="00A32062">
        <w:rPr>
          <w:rFonts w:ascii="Helvetica" w:hAnsi="Helvetica" w:cs="Helvetica"/>
          <w:b w:val="0"/>
          <w:bCs w:val="0"/>
          <w:color w:val="000000" w:themeColor="text1"/>
          <w:sz w:val="24"/>
          <w:szCs w:val="24"/>
        </w:rPr>
        <w:t>条件判断</w:t>
      </w:r>
      <w:bookmarkEnd w:id="20"/>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计算机之所以能做很多自动化的任务，因为它可以自己做条件判断。</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比如，输入用户年龄，根据年龄打印不同的内容，在</w:t>
      </w:r>
      <w:r w:rsidRPr="00A32062">
        <w:rPr>
          <w:rFonts w:ascii="Helvetica" w:hAnsi="Helvetica" w:cs="Helvetica"/>
          <w:color w:val="000000" w:themeColor="text1"/>
        </w:rPr>
        <w:t>Python</w:t>
      </w:r>
      <w:r w:rsidRPr="00A32062">
        <w:rPr>
          <w:rFonts w:ascii="Helvetica" w:hAnsi="Helvetica" w:cs="Helvetica"/>
          <w:color w:val="000000" w:themeColor="text1"/>
        </w:rPr>
        <w:t>程序中，用</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语句实现：</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根据</w:t>
      </w:r>
      <w:r w:rsidRPr="00A32062">
        <w:rPr>
          <w:rFonts w:ascii="Helvetica" w:hAnsi="Helvetica" w:cs="Helvetica"/>
          <w:color w:val="000000" w:themeColor="text1"/>
        </w:rPr>
        <w:t>Python</w:t>
      </w:r>
      <w:r w:rsidRPr="00A32062">
        <w:rPr>
          <w:rFonts w:ascii="Helvetica" w:hAnsi="Helvetica" w:cs="Helvetica"/>
          <w:color w:val="000000" w:themeColor="text1"/>
        </w:rPr>
        <w:t>的缩进规则，如果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语句判断是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，就把缩进的两行</w:t>
      </w:r>
      <w:r w:rsidRPr="00A32062">
        <w:rPr>
          <w:rFonts w:ascii="Helvetica" w:hAnsi="Helvetica" w:cs="Helvetica"/>
          <w:color w:val="000000" w:themeColor="text1"/>
        </w:rPr>
        <w:t>print</w:t>
      </w:r>
      <w:r w:rsidRPr="00A32062">
        <w:rPr>
          <w:rFonts w:ascii="Helvetica" w:hAnsi="Helvetica" w:cs="Helvetica"/>
          <w:color w:val="000000" w:themeColor="text1"/>
        </w:rPr>
        <w:t>语句执行了，否则，什么也不做。</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也可以给</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添加一个</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语句，意思是，如果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判断是</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，不要执行</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的内容，去把</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执行了：</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'teenager'</w:t>
      </w:r>
      <w:r w:rsidRPr="00A32062">
        <w:rPr>
          <w:rStyle w:val="HTML"/>
          <w:color w:val="000000" w:themeColor="text1"/>
        </w:rPr>
        <w:t>)</w:t>
      </w:r>
    </w:p>
    <w:p w:rsidR="00A32062" w:rsidRPr="00792D0E" w:rsidRDefault="00A32062" w:rsidP="00A32062">
      <w:pPr>
        <w:pStyle w:val="a5"/>
        <w:shd w:val="clear" w:color="auto" w:fill="FFFFFF"/>
        <w:spacing w:before="225" w:beforeAutospacing="0" w:after="225" w:afterAutospacing="0" w:line="300" w:lineRule="atLeast"/>
        <w:rPr>
          <w:rFonts w:ascii="Helvetica" w:hAnsi="Helvetica" w:cs="Helvetica"/>
          <w:color w:val="70AD47" w:themeColor="accent6"/>
        </w:rPr>
      </w:pPr>
      <w:r w:rsidRPr="00792D0E">
        <w:rPr>
          <w:rFonts w:ascii="Helvetica" w:hAnsi="Helvetica" w:cs="Helvetica"/>
          <w:color w:val="70AD47" w:themeColor="accent6"/>
        </w:rPr>
        <w:lastRenderedPageBreak/>
        <w:t>注意不要少写了冒号</w:t>
      </w:r>
      <w:r w:rsidRPr="00792D0E">
        <w:rPr>
          <w:rStyle w:val="HTML"/>
          <w:rFonts w:ascii="Consolas" w:hAnsi="Consolas" w:cs="Consolas"/>
          <w:color w:val="70AD47" w:themeColor="accent6"/>
          <w:bdr w:val="single" w:sz="6" w:space="0" w:color="DDDDDD" w:frame="1"/>
          <w:shd w:val="clear" w:color="auto" w:fill="FAFAFA"/>
        </w:rPr>
        <w:t>:</w:t>
      </w:r>
      <w:r w:rsidRPr="00792D0E">
        <w:rPr>
          <w:rFonts w:ascii="Helvetica" w:hAnsi="Helvetica" w:cs="Helvetica"/>
          <w:color w:val="70AD47" w:themeColor="accent6"/>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当然上面的判断是很粗略的，完全可以用</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做更细致的判断：</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F97F08">
        <w:rPr>
          <w:rStyle w:val="HTML"/>
          <w:rFonts w:ascii="Consolas" w:hAnsi="Consolas" w:cs="Consolas"/>
          <w:color w:val="70AD47" w:themeColor="accent6"/>
          <w:bdr w:val="single" w:sz="6" w:space="0" w:color="DDDDDD" w:frame="1"/>
          <w:shd w:val="clear" w:color="auto" w:fill="FAFAFA"/>
        </w:rPr>
        <w:t>elif</w:t>
      </w:r>
      <w:r w:rsidRPr="00A32062">
        <w:rPr>
          <w:rFonts w:ascii="Helvetica" w:hAnsi="Helvetica" w:cs="Helvetica"/>
          <w:color w:val="000000" w:themeColor="text1"/>
        </w:rPr>
        <w:t>是</w:t>
      </w:r>
      <w:r w:rsidRPr="00A32062">
        <w:rPr>
          <w:rStyle w:val="HTML"/>
          <w:rFonts w:ascii="Consolas" w:hAnsi="Consolas" w:cs="Consolas"/>
          <w:color w:val="000000" w:themeColor="text1"/>
          <w:bdr w:val="single" w:sz="6" w:space="0" w:color="DDDDDD" w:frame="1"/>
          <w:shd w:val="clear" w:color="auto" w:fill="FAFAFA"/>
        </w:rPr>
        <w:t>else if</w:t>
      </w:r>
      <w:r w:rsidRPr="00A32062">
        <w:rPr>
          <w:rFonts w:ascii="Helvetica" w:hAnsi="Helvetica" w:cs="Helvetica"/>
          <w:color w:val="000000" w:themeColor="text1"/>
        </w:rPr>
        <w:t>的缩写，完全可以有多个</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，所以</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语句的完整形式就是：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if </w:t>
      </w:r>
      <w:r w:rsidRPr="00A32062">
        <w:rPr>
          <w:rStyle w:val="tag"/>
          <w:color w:val="000000" w:themeColor="text1"/>
        </w:rPr>
        <w:t>&lt;</w:t>
      </w:r>
      <w:r w:rsidRPr="00A32062">
        <w:rPr>
          <w:rStyle w:val="10"/>
          <w:color w:val="000000" w:themeColor="text1"/>
        </w:rPr>
        <w:t>条件判断1</w:t>
      </w:r>
      <w:r w:rsidRPr="00A32062">
        <w:rPr>
          <w:rStyle w:val="tag"/>
          <w:color w:val="000000" w:themeColor="text1"/>
        </w:rPr>
        <w:t>&gt;</w:t>
      </w:r>
      <w:r w:rsidRPr="00A32062">
        <w:rPr>
          <w:rStyle w:val="HTML"/>
          <w:color w:val="000000" w:themeColor="text1"/>
        </w:rPr>
        <w:t>:</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执行1</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条件判断2</w:t>
      </w:r>
      <w:r w:rsidRPr="00A32062">
        <w:rPr>
          <w:rStyle w:val="tag"/>
          <w:color w:val="000000" w:themeColor="text1"/>
        </w:rPr>
        <w:t>&gt;</w:t>
      </w:r>
      <w:r w:rsidRPr="00A32062">
        <w:rPr>
          <w:rStyle w:val="HTML"/>
          <w:color w:val="000000" w:themeColor="text1"/>
        </w:rPr>
        <w:t>:</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执行2</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条件判断3</w:t>
      </w:r>
      <w:r w:rsidRPr="00A32062">
        <w:rPr>
          <w:rStyle w:val="tag"/>
          <w:color w:val="000000" w:themeColor="text1"/>
        </w:rPr>
        <w:t>&gt;</w:t>
      </w:r>
      <w:r w:rsidRPr="00A32062">
        <w:rPr>
          <w:rStyle w:val="HTML"/>
          <w:color w:val="000000" w:themeColor="text1"/>
        </w:rPr>
        <w:t>:</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执行3</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else:</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执行4</w:t>
      </w:r>
      <w:r w:rsidRPr="00A32062">
        <w:rPr>
          <w:rStyle w:val="tag"/>
          <w:color w:val="000000" w:themeColor="text1"/>
        </w:rPr>
        <w:t>&gt;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语句执行有个特点，它是从上往下判断，如果在某个判断上是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，把该判断对应的语句执行后，</w:t>
      </w:r>
      <w:r w:rsidRPr="00F97F08">
        <w:rPr>
          <w:rFonts w:ascii="Helvetica" w:hAnsi="Helvetica" w:cs="Helvetica"/>
          <w:color w:val="70AD47" w:themeColor="accent6"/>
        </w:rPr>
        <w:t>就忽略掉剩下的</w:t>
      </w:r>
      <w:r w:rsidRPr="00F97F08">
        <w:rPr>
          <w:rStyle w:val="HTML"/>
          <w:rFonts w:ascii="Consolas" w:hAnsi="Consolas" w:cs="Consolas"/>
          <w:color w:val="70AD47" w:themeColor="accent6"/>
          <w:bdr w:val="single" w:sz="6" w:space="0" w:color="DDDDDD" w:frame="1"/>
          <w:shd w:val="clear" w:color="auto" w:fill="FAFAFA"/>
        </w:rPr>
        <w:t>elif</w:t>
      </w:r>
      <w:r w:rsidRPr="00F97F08">
        <w:rPr>
          <w:rFonts w:ascii="Helvetica" w:hAnsi="Helvetica" w:cs="Helvetica"/>
          <w:color w:val="70AD47" w:themeColor="accent6"/>
        </w:rPr>
        <w:t>和</w:t>
      </w:r>
      <w:r w:rsidRPr="00F97F08">
        <w:rPr>
          <w:rStyle w:val="HTML"/>
          <w:rFonts w:ascii="Consolas" w:hAnsi="Consolas" w:cs="Consolas"/>
          <w:color w:val="70AD47" w:themeColor="accent6"/>
          <w:bdr w:val="single" w:sz="6" w:space="0" w:color="DDDDDD" w:frame="1"/>
          <w:shd w:val="clear" w:color="auto" w:fill="FAFAFA"/>
        </w:rPr>
        <w:t>else</w:t>
      </w:r>
      <w:r w:rsidRPr="00F97F08">
        <w:rPr>
          <w:rFonts w:ascii="Helvetica" w:hAnsi="Helvetica" w:cs="Helvetica"/>
          <w:color w:val="70AD47" w:themeColor="accent6"/>
        </w:rPr>
        <w:t>，</w:t>
      </w:r>
      <w:r w:rsidRPr="00A32062">
        <w:rPr>
          <w:rFonts w:ascii="Helvetica" w:hAnsi="Helvetica" w:cs="Helvetica"/>
          <w:color w:val="000000" w:themeColor="text1"/>
        </w:rPr>
        <w:t>所以，请测试并解释为什么下面的程序打印的是</w:t>
      </w:r>
      <w:r w:rsidRPr="00A32062">
        <w:rPr>
          <w:rStyle w:val="HTML"/>
          <w:rFonts w:ascii="Consolas" w:hAnsi="Consolas" w:cs="Consolas"/>
          <w:color w:val="000000" w:themeColor="text1"/>
          <w:bdr w:val="single" w:sz="6" w:space="0" w:color="DDDDDD" w:frame="1"/>
          <w:shd w:val="clear" w:color="auto" w:fill="FAFAFA"/>
        </w:rPr>
        <w:t>teenager</w:t>
      </w:r>
      <w:r w:rsidRPr="00A32062">
        <w:rPr>
          <w:rFonts w:ascii="Helvetica" w:hAnsi="Helvetica" w:cs="Helvetica"/>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lastRenderedPageBreak/>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判断条件还可以简写，比如写：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x:</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'True'</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只要</w:t>
      </w:r>
      <w:r w:rsidRPr="00A32062">
        <w:rPr>
          <w:rStyle w:val="HTML"/>
          <w:rFonts w:ascii="Consolas" w:hAnsi="Consolas" w:cs="Consolas"/>
          <w:color w:val="000000" w:themeColor="text1"/>
          <w:bdr w:val="single" w:sz="6" w:space="0" w:color="DDDDDD" w:frame="1"/>
          <w:shd w:val="clear" w:color="auto" w:fill="FAFAFA"/>
        </w:rPr>
        <w:t>x</w:t>
      </w:r>
      <w:r w:rsidRPr="00A32062">
        <w:rPr>
          <w:rFonts w:ascii="Helvetica" w:hAnsi="Helvetica" w:cs="Helvetica"/>
          <w:color w:val="000000" w:themeColor="text1"/>
        </w:rPr>
        <w:t>是非零数值、非空字符串、非空</w:t>
      </w:r>
      <w:r w:rsidRPr="00A32062">
        <w:rPr>
          <w:rFonts w:ascii="Helvetica" w:hAnsi="Helvetica" w:cs="Helvetica"/>
          <w:color w:val="000000" w:themeColor="text1"/>
        </w:rPr>
        <w:t>list</w:t>
      </w:r>
      <w:r w:rsidRPr="00A32062">
        <w:rPr>
          <w:rFonts w:ascii="Helvetica" w:hAnsi="Helvetica" w:cs="Helvetica"/>
          <w:color w:val="000000" w:themeColor="text1"/>
        </w:rPr>
        <w:t>等，就判断为</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，否则为</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w:t>
      </w:r>
    </w:p>
    <w:p w:rsidR="00A32062" w:rsidRPr="00A32062" w:rsidRDefault="00A32062"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1" w:name="_Toc454522283"/>
      <w:r w:rsidRPr="00A32062">
        <w:rPr>
          <w:rFonts w:ascii="Helvetica" w:hAnsi="Helvetica" w:cs="Helvetica"/>
          <w:b w:val="0"/>
          <w:bCs w:val="0"/>
          <w:color w:val="000000" w:themeColor="text1"/>
          <w:sz w:val="24"/>
          <w:szCs w:val="24"/>
        </w:rPr>
        <w:t>再议</w:t>
      </w:r>
      <w:r w:rsidRPr="00A32062">
        <w:rPr>
          <w:rFonts w:ascii="Helvetica" w:hAnsi="Helvetica" w:cs="Helvetica"/>
          <w:b w:val="0"/>
          <w:bCs w:val="0"/>
          <w:color w:val="000000" w:themeColor="text1"/>
          <w:sz w:val="24"/>
          <w:szCs w:val="24"/>
        </w:rPr>
        <w:t xml:space="preserve"> input</w:t>
      </w:r>
      <w:bookmarkEnd w:id="21"/>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最后看一个有问题的条件判断。很多同学会用</w:t>
      </w:r>
      <w:r w:rsidRPr="00A32062">
        <w:rPr>
          <w:rStyle w:val="HTML"/>
          <w:rFonts w:ascii="Consolas" w:hAnsi="Consolas" w:cs="Consolas"/>
          <w:color w:val="000000" w:themeColor="text1"/>
          <w:bdr w:val="single" w:sz="6" w:space="0" w:color="DDDDDD" w:frame="1"/>
          <w:shd w:val="clear" w:color="auto" w:fill="FAFAFA"/>
        </w:rPr>
        <w:t>input()</w:t>
      </w:r>
      <w:r w:rsidRPr="00A32062">
        <w:rPr>
          <w:rFonts w:ascii="Helvetica" w:hAnsi="Helvetica" w:cs="Helvetica"/>
          <w:color w:val="000000" w:themeColor="text1"/>
        </w:rPr>
        <w:t>读取用户的输入，这样可以自己输入，程序运行得更有意思：</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birth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输入</w:t>
      </w:r>
      <w:r w:rsidRPr="00A32062">
        <w:rPr>
          <w:rStyle w:val="HTML"/>
          <w:rFonts w:ascii="Consolas" w:hAnsi="Consolas" w:cs="Consolas"/>
          <w:color w:val="000000" w:themeColor="text1"/>
          <w:bdr w:val="single" w:sz="6" w:space="0" w:color="DDDDDD" w:frame="1"/>
          <w:shd w:val="clear" w:color="auto" w:fill="FAFAFA"/>
        </w:rPr>
        <w:t>1982</w:t>
      </w:r>
      <w:r w:rsidRPr="00A32062">
        <w:rPr>
          <w:rFonts w:ascii="Helvetica" w:hAnsi="Helvetica" w:cs="Helvetica"/>
          <w:color w:val="000000" w:themeColor="text1"/>
        </w:rPr>
        <w:t>，结果报错：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Traceback (most recent call last):</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A32062">
        <w:rPr>
          <w:rStyle w:val="HTML"/>
          <w:color w:val="000000" w:themeColor="text1"/>
        </w:rPr>
        <w:t xml:space="preserve">  File "</w:t>
      </w:r>
      <w:r w:rsidRPr="00A32062">
        <w:rPr>
          <w:rStyle w:val="tag"/>
          <w:color w:val="000000" w:themeColor="text1"/>
        </w:rPr>
        <w:t>&lt;</w:t>
      </w:r>
      <w:r w:rsidRPr="00A32062">
        <w:rPr>
          <w:rStyle w:val="10"/>
          <w:color w:val="000000" w:themeColor="text1"/>
        </w:rPr>
        <w:t>stdin</w:t>
      </w:r>
      <w:r w:rsidRPr="00A32062">
        <w:rPr>
          <w:rStyle w:val="tag"/>
          <w:color w:val="000000" w:themeColor="text1"/>
        </w:rPr>
        <w:t>&gt;</w:t>
      </w:r>
      <w:r w:rsidRPr="00A32062">
        <w:rPr>
          <w:rStyle w:val="HTML"/>
          <w:color w:val="000000" w:themeColor="text1"/>
        </w:rPr>
        <w:t xml:space="preserve">", line 1, in </w:t>
      </w:r>
      <w:r w:rsidRPr="00A32062">
        <w:rPr>
          <w:rStyle w:val="tag"/>
          <w:color w:val="000000" w:themeColor="text1"/>
        </w:rPr>
        <w:t>&lt;</w:t>
      </w:r>
      <w:r w:rsidRPr="00A32062">
        <w:rPr>
          <w:rStyle w:val="10"/>
          <w:color w:val="000000" w:themeColor="text1"/>
        </w:rPr>
        <w:t>module</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TypeError: unorderable types: str() &gt; int()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这是因为</w:t>
      </w:r>
      <w:r w:rsidRPr="00F97F08">
        <w:rPr>
          <w:rStyle w:val="HTML"/>
          <w:rFonts w:ascii="Consolas" w:hAnsi="Consolas" w:cs="Consolas"/>
          <w:color w:val="70AD47" w:themeColor="accent6"/>
          <w:bdr w:val="single" w:sz="6" w:space="0" w:color="DDDDDD" w:frame="1"/>
          <w:shd w:val="clear" w:color="auto" w:fill="FAFAFA"/>
        </w:rPr>
        <w:t>input()</w:t>
      </w:r>
      <w:r w:rsidRPr="00F97F08">
        <w:rPr>
          <w:rFonts w:ascii="Helvetica" w:hAnsi="Helvetica" w:cs="Helvetica"/>
          <w:color w:val="70AD47" w:themeColor="accent6"/>
        </w:rPr>
        <w:t>返回的数据类型是</w:t>
      </w:r>
      <w:r w:rsidRPr="00F97F08">
        <w:rPr>
          <w:rStyle w:val="HTML"/>
          <w:rFonts w:ascii="Consolas" w:hAnsi="Consolas" w:cs="Consolas"/>
          <w:color w:val="70AD47" w:themeColor="accent6"/>
          <w:bdr w:val="single" w:sz="6" w:space="0" w:color="DDDDDD" w:frame="1"/>
          <w:shd w:val="clear" w:color="auto" w:fill="FAFAFA"/>
        </w:rPr>
        <w:t>str</w:t>
      </w:r>
      <w:r w:rsidRPr="00A32062">
        <w:rPr>
          <w:rFonts w:ascii="Helvetica" w:hAnsi="Helvetica" w:cs="Helvetica"/>
          <w:color w:val="000000" w:themeColor="text1"/>
        </w:rPr>
        <w:t>，</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不能直接和整数比较，必须先把</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转换成整数。</w:t>
      </w:r>
      <w:r w:rsidRPr="00A32062">
        <w:rPr>
          <w:rFonts w:ascii="Helvetica" w:hAnsi="Helvetica" w:cs="Helvetica"/>
          <w:color w:val="000000" w:themeColor="text1"/>
        </w:rPr>
        <w:t>Python</w:t>
      </w:r>
      <w:r w:rsidRPr="00A32062">
        <w:rPr>
          <w:rFonts w:ascii="Helvetica" w:hAnsi="Helvetica" w:cs="Helvetica"/>
          <w:color w:val="000000" w:themeColor="text1"/>
        </w:rPr>
        <w:t>提供了</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函数来完成这件事情：</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s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birth = int(s)</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lastRenderedPageBreak/>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再次运行，就可以得到正确地结果。但是，如果输入</w:t>
      </w:r>
      <w:r w:rsidRPr="00A32062">
        <w:rPr>
          <w:rStyle w:val="HTML"/>
          <w:rFonts w:ascii="Consolas" w:hAnsi="Consolas" w:cs="Consolas"/>
          <w:color w:val="000000" w:themeColor="text1"/>
          <w:bdr w:val="single" w:sz="6" w:space="0" w:color="DDDDDD" w:frame="1"/>
          <w:shd w:val="clear" w:color="auto" w:fill="FAFAFA"/>
        </w:rPr>
        <w:t>abc</w:t>
      </w:r>
      <w:r w:rsidRPr="00A32062">
        <w:rPr>
          <w:rFonts w:ascii="Helvetica" w:hAnsi="Helvetica" w:cs="Helvetica"/>
          <w:color w:val="000000" w:themeColor="text1"/>
        </w:rPr>
        <w:t>呢？又会得到一个错误信息：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HTML"/>
          <w:color w:val="000000" w:themeColor="text1"/>
        </w:rPr>
        <w:t xml:space="preserve">Traceback (most recent </w:t>
      </w:r>
      <w:r w:rsidRPr="00A32062">
        <w:rPr>
          <w:rStyle w:val="keyword"/>
          <w:b/>
          <w:bCs/>
          <w:color w:val="000000" w:themeColor="text1"/>
        </w:rPr>
        <w:t>call</w:t>
      </w:r>
      <w:r w:rsidRPr="00A32062">
        <w:rPr>
          <w:rStyle w:val="operator"/>
          <w:color w:val="000000" w:themeColor="text1"/>
        </w:rPr>
        <w:t xml:space="preserve"> </w:t>
      </w:r>
      <w:r w:rsidRPr="00A32062">
        <w:rPr>
          <w:rStyle w:val="keyword"/>
          <w:b/>
          <w:bCs/>
          <w:color w:val="000000" w:themeColor="text1"/>
        </w:rPr>
        <w:t>last</w:t>
      </w:r>
      <w:r w:rsidRPr="00A32062">
        <w:rPr>
          <w:rStyle w:val="operator"/>
          <w:color w:val="000000" w:themeColor="text1"/>
        </w:rPr>
        <w:t>):</w:t>
      </w:r>
    </w:p>
    <w:p w:rsidR="00A32062" w:rsidRPr="00A32062" w:rsidRDefault="00A3206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color w:val="000000" w:themeColor="text1"/>
        </w:rPr>
      </w:pPr>
      <w:r w:rsidRPr="00A32062">
        <w:rPr>
          <w:rStyle w:val="operator"/>
          <w:color w:val="000000" w:themeColor="text1"/>
        </w:rPr>
        <w:t xml:space="preserve">  File </w:t>
      </w:r>
      <w:r w:rsidRPr="00A32062">
        <w:rPr>
          <w:rStyle w:val="string"/>
          <w:color w:val="000000" w:themeColor="text1"/>
        </w:rPr>
        <w:t>"&lt;stdin&gt;"</w:t>
      </w:r>
      <w:r w:rsidRPr="00A32062">
        <w:rPr>
          <w:rStyle w:val="operator"/>
          <w:color w:val="000000" w:themeColor="text1"/>
        </w:rPr>
        <w:t xml:space="preserve">, line </w:t>
      </w:r>
      <w:r w:rsidRPr="00A32062">
        <w:rPr>
          <w:rStyle w:val="number"/>
          <w:color w:val="000000" w:themeColor="text1"/>
        </w:rPr>
        <w:t>1</w:t>
      </w:r>
      <w:r w:rsidRPr="00A32062">
        <w:rPr>
          <w:rStyle w:val="operator"/>
          <w:color w:val="000000" w:themeColor="text1"/>
        </w:rPr>
        <w:t xml:space="preserve">, </w:t>
      </w:r>
      <w:r w:rsidRPr="00A32062">
        <w:rPr>
          <w:rStyle w:val="keyword"/>
          <w:b/>
          <w:bCs/>
          <w:color w:val="000000" w:themeColor="text1"/>
        </w:rPr>
        <w:t>in</w:t>
      </w:r>
      <w:r w:rsidRPr="00A32062">
        <w:rPr>
          <w:rStyle w:val="operator"/>
          <w:color w:val="000000" w:themeColor="text1"/>
        </w:rPr>
        <w:t xml:space="preserve"> &lt;</w:t>
      </w:r>
      <w:r w:rsidRPr="00A32062">
        <w:rPr>
          <w:rStyle w:val="keyword"/>
          <w:b/>
          <w:bCs/>
          <w:color w:val="000000" w:themeColor="text1"/>
        </w:rPr>
        <w:t>module</w:t>
      </w:r>
      <w:r w:rsidRPr="00A32062">
        <w:rPr>
          <w:rStyle w:val="operator"/>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operator"/>
          <w:color w:val="000000" w:themeColor="text1"/>
        </w:rPr>
        <w:t xml:space="preserve">ValueError: invalid literal </w:t>
      </w:r>
      <w:r w:rsidRPr="00A32062">
        <w:rPr>
          <w:rStyle w:val="keyword"/>
          <w:b/>
          <w:bCs/>
          <w:color w:val="000000" w:themeColor="text1"/>
        </w:rPr>
        <w:t>for</w:t>
      </w:r>
      <w:r w:rsidRPr="00A32062">
        <w:rPr>
          <w:rStyle w:val="operator"/>
          <w:color w:val="000000" w:themeColor="text1"/>
        </w:rPr>
        <w:t xml:space="preserve"> </w:t>
      </w:r>
      <w:r w:rsidRPr="00A32062">
        <w:rPr>
          <w:rStyle w:val="keyword"/>
          <w:b/>
          <w:bCs/>
          <w:color w:val="000000" w:themeColor="text1"/>
        </w:rPr>
        <w:t>int</w:t>
      </w:r>
      <w:r w:rsidRPr="00A32062">
        <w:rPr>
          <w:rStyle w:val="operator"/>
          <w:color w:val="000000" w:themeColor="text1"/>
        </w:rPr>
        <w:t xml:space="preserve">() </w:t>
      </w:r>
      <w:r w:rsidRPr="00A32062">
        <w:rPr>
          <w:rStyle w:val="keyword"/>
          <w:b/>
          <w:bCs/>
          <w:color w:val="000000" w:themeColor="text1"/>
        </w:rPr>
        <w:t>with</w:t>
      </w:r>
      <w:r w:rsidRPr="00A32062">
        <w:rPr>
          <w:rStyle w:val="operator"/>
          <w:color w:val="000000" w:themeColor="text1"/>
        </w:rPr>
        <w:t xml:space="preserve"> base </w:t>
      </w:r>
      <w:r w:rsidRPr="00A32062">
        <w:rPr>
          <w:rStyle w:val="number"/>
          <w:color w:val="000000" w:themeColor="text1"/>
        </w:rPr>
        <w:t>10</w:t>
      </w:r>
      <w:r w:rsidRPr="00A32062">
        <w:rPr>
          <w:rStyle w:val="operator"/>
          <w:color w:val="000000" w:themeColor="text1"/>
        </w:rPr>
        <w:t xml:space="preserve">: </w:t>
      </w:r>
      <w:r w:rsidRPr="00A32062">
        <w:rPr>
          <w:rStyle w:val="string"/>
          <w:color w:val="000000" w:themeColor="text1"/>
        </w:rPr>
        <w:t>'abc'</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原来</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函数发现一个字符串并不是合法的数字时就会报错，程序就退出了。</w:t>
      </w:r>
    </w:p>
    <w:p w:rsidR="00A32062" w:rsidRDefault="00A32062" w:rsidP="00F97F08">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如何检查并捕获程序运行期的错误呢？后面的错误和调试会讲到。</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color w:val="000000" w:themeColor="text1"/>
        </w:rPr>
      </w:pPr>
    </w:p>
    <w:p w:rsidR="00F97F08" w:rsidRDefault="00F97F08" w:rsidP="00E83F69">
      <w:pPr>
        <w:pStyle w:val="2"/>
        <w:rPr>
          <w:sz w:val="24"/>
        </w:rPr>
      </w:pPr>
      <w:bookmarkStart w:id="22" w:name="_Toc454522284"/>
      <w:r w:rsidRPr="00F97F08">
        <w:rPr>
          <w:sz w:val="24"/>
        </w:rPr>
        <w:t>第</w:t>
      </w:r>
      <w:r w:rsidRPr="00F97F08">
        <w:rPr>
          <w:rFonts w:hint="eastAsia"/>
          <w:sz w:val="24"/>
        </w:rPr>
        <w:t>11</w:t>
      </w:r>
      <w:r w:rsidRPr="00F97F08">
        <w:rPr>
          <w:rFonts w:hint="eastAsia"/>
          <w:sz w:val="24"/>
        </w:rPr>
        <w:t>课</w:t>
      </w:r>
      <w:r w:rsidRPr="00F97F08">
        <w:rPr>
          <w:rFonts w:hint="eastAsia"/>
          <w:sz w:val="24"/>
        </w:rPr>
        <w:t xml:space="preserve"> </w:t>
      </w:r>
      <w:r w:rsidRPr="00F97F08">
        <w:rPr>
          <w:rFonts w:hint="eastAsia"/>
          <w:sz w:val="24"/>
        </w:rPr>
        <w:t>循环</w:t>
      </w:r>
      <w:bookmarkEnd w:id="22"/>
    </w:p>
    <w:p w:rsidR="00F97F08" w:rsidRPr="00F97F08" w:rsidRDefault="00F97F08" w:rsidP="00E83F69">
      <w:pPr>
        <w:pStyle w:val="3"/>
        <w:shd w:val="clear" w:color="auto" w:fill="FFFFFF"/>
        <w:spacing w:before="0" w:after="225" w:line="360" w:lineRule="atLeast"/>
        <w:rPr>
          <w:rFonts w:ascii="Helvetica" w:hAnsi="Helvetica" w:cs="Helvetica"/>
          <w:b w:val="0"/>
          <w:bCs w:val="0"/>
          <w:sz w:val="24"/>
          <w:szCs w:val="24"/>
        </w:rPr>
      </w:pPr>
      <w:bookmarkStart w:id="23" w:name="_Toc454522285"/>
      <w:r w:rsidRPr="00F97F08">
        <w:rPr>
          <w:rFonts w:ascii="Helvetica" w:hAnsi="Helvetica" w:cs="Helvetica"/>
          <w:b w:val="0"/>
          <w:bCs w:val="0"/>
          <w:sz w:val="24"/>
          <w:szCs w:val="24"/>
        </w:rPr>
        <w:t>循环</w:t>
      </w:r>
      <w:bookmarkEnd w:id="23"/>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w:t>
      </w:r>
      <w:r w:rsidRPr="00F97F08">
        <w:rPr>
          <w:rFonts w:ascii="Helvetica" w:hAnsi="Helvetica" w:cs="Helvetica"/>
        </w:rPr>
        <w:t>，我们可以直接写表达式：</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prompt"/>
        </w:rPr>
        <w:t xml:space="preserve">&gt;&gt;&gt; </w:t>
      </w:r>
      <w:r w:rsidRPr="00F97F08">
        <w:rPr>
          <w:rStyle w:val="number"/>
        </w:rPr>
        <w:t>1</w:t>
      </w:r>
      <w:r w:rsidRPr="00F97F08">
        <w:rPr>
          <w:rStyle w:val="HTML"/>
        </w:rPr>
        <w:t xml:space="preserve"> + </w:t>
      </w:r>
      <w:r w:rsidRPr="00F97F08">
        <w:rPr>
          <w:rStyle w:val="number"/>
        </w:rPr>
        <w:t>2</w:t>
      </w:r>
      <w:r w:rsidRPr="00F97F08">
        <w:rPr>
          <w:rStyle w:val="HTML"/>
        </w:rPr>
        <w:t xml:space="preserve"> + </w:t>
      </w:r>
      <w:r w:rsidRPr="00F97F08">
        <w:rPr>
          <w:rStyle w:val="number"/>
        </w:rPr>
        <w:t>3</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number"/>
        </w:rPr>
        <w:t>6</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1+2+3+...+10</w:t>
      </w:r>
      <w:r w:rsidRPr="00F97F08">
        <w:rPr>
          <w:rFonts w:ascii="Helvetica" w:hAnsi="Helvetica" w:cs="Helvetica"/>
        </w:rPr>
        <w:t>，勉强也能写出来。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但是，要计算</w:t>
      </w:r>
      <w:r w:rsidRPr="00F97F08">
        <w:rPr>
          <w:rFonts w:ascii="Helvetica" w:hAnsi="Helvetica" w:cs="Helvetica"/>
        </w:rPr>
        <w:t>1+2+3+...+10000</w:t>
      </w:r>
      <w:r w:rsidRPr="00F97F08">
        <w:rPr>
          <w:rFonts w:ascii="Helvetica" w:hAnsi="Helvetica" w:cs="Helvetica"/>
        </w:rPr>
        <w:t>，直接写表达式就不可能了。</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为了让计算机能计算成千上万次的重复运算，我们就需要循环语句。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t>Python</w:t>
      </w:r>
      <w:r w:rsidRPr="00605404">
        <w:rPr>
          <w:rFonts w:ascii="Helvetica" w:hAnsi="Helvetica" w:cs="Helvetica"/>
          <w:color w:val="70AD47" w:themeColor="accent6"/>
        </w:rPr>
        <w:t>的循环有两种，一种是</w:t>
      </w:r>
      <w:r w:rsidRPr="00605404">
        <w:rPr>
          <w:rFonts w:ascii="Helvetica" w:hAnsi="Helvetica" w:cs="Helvetica"/>
          <w:color w:val="70AD47" w:themeColor="accent6"/>
        </w:rPr>
        <w:t>for...in</w:t>
      </w:r>
      <w:r w:rsidRPr="00605404">
        <w:rPr>
          <w:rFonts w:ascii="Helvetica" w:hAnsi="Helvetica" w:cs="Helvetica"/>
          <w:color w:val="70AD47" w:themeColor="accent6"/>
        </w:rPr>
        <w:t>循环，依次把</w:t>
      </w:r>
      <w:r w:rsidRPr="00605404">
        <w:rPr>
          <w:rFonts w:ascii="Helvetica" w:hAnsi="Helvetica" w:cs="Helvetica"/>
          <w:color w:val="70AD47" w:themeColor="accent6"/>
        </w:rPr>
        <w:t>list</w:t>
      </w:r>
      <w:r w:rsidRPr="00605404">
        <w:rPr>
          <w:rFonts w:ascii="Helvetica" w:hAnsi="Helvetica" w:cs="Helvetica"/>
          <w:color w:val="70AD47" w:themeColor="accent6"/>
        </w:rPr>
        <w:t>或</w:t>
      </w:r>
      <w:r w:rsidRPr="00605404">
        <w:rPr>
          <w:rFonts w:ascii="Helvetica" w:hAnsi="Helvetica" w:cs="Helvetica"/>
          <w:color w:val="70AD47" w:themeColor="accent6"/>
        </w:rPr>
        <w:t>tuple</w:t>
      </w:r>
      <w:r w:rsidRPr="00605404">
        <w:rPr>
          <w:rFonts w:ascii="Helvetica" w:hAnsi="Helvetica" w:cs="Helvetica"/>
          <w:color w:val="70AD47" w:themeColor="accent6"/>
        </w:rPr>
        <w:t>中的每个元素迭代出来，</w:t>
      </w:r>
      <w:r w:rsidRPr="00F97F08">
        <w:rPr>
          <w:rFonts w:ascii="Helvetica" w:hAnsi="Helvetica" w:cs="Helvetica"/>
        </w:rPr>
        <w:t>看例子：</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names = [</w:t>
      </w:r>
      <w:r w:rsidRPr="00F97F08">
        <w:rPr>
          <w:rStyle w:val="string"/>
        </w:rPr>
        <w:t>'Michael'</w:t>
      </w:r>
      <w:r w:rsidRPr="00F97F08">
        <w:rPr>
          <w:rStyle w:val="HTML"/>
        </w:rPr>
        <w:t xml:space="preserve">, </w:t>
      </w:r>
      <w:r w:rsidRPr="00F97F08">
        <w:rPr>
          <w:rStyle w:val="string"/>
        </w:rPr>
        <w:t>'Bob'</w:t>
      </w:r>
      <w:r w:rsidRPr="00F97F08">
        <w:rPr>
          <w:rStyle w:val="HTML"/>
        </w:rPr>
        <w:t xml:space="preserve">, </w:t>
      </w:r>
      <w:r w:rsidRPr="00F97F08">
        <w:rPr>
          <w:rStyle w:val="string"/>
        </w:rPr>
        <w:t>'Tracy'</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name </w:t>
      </w:r>
      <w:r w:rsidRPr="00F97F08">
        <w:rPr>
          <w:rStyle w:val="keyword"/>
          <w:b/>
          <w:bCs/>
        </w:rPr>
        <w:t>in</w:t>
      </w:r>
      <w:r w:rsidRPr="00F97F08">
        <w:rPr>
          <w:rStyle w:val="HTML"/>
        </w:rPr>
        <w:t xml:space="preserve"> names:</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lastRenderedPageBreak/>
        <w:t xml:space="preserve">    print(name)</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执行这段代码，会依次打印</w:t>
      </w:r>
      <w:r w:rsidRPr="00F97F08">
        <w:rPr>
          <w:rStyle w:val="HTML"/>
          <w:rFonts w:ascii="Consolas" w:hAnsi="Consolas" w:cs="Consolas"/>
          <w:bdr w:val="single" w:sz="6" w:space="0" w:color="DDDDDD" w:frame="1"/>
          <w:shd w:val="clear" w:color="auto" w:fill="FAFAFA"/>
        </w:rPr>
        <w:t>names</w:t>
      </w:r>
      <w:r w:rsidRPr="00F97F08">
        <w:rPr>
          <w:rFonts w:ascii="Helvetica" w:hAnsi="Helvetica" w:cs="Helvetica"/>
        </w:rPr>
        <w:t>的每一个元素：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Michael</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Bob</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Tracy</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所以</w:t>
      </w:r>
      <w:r w:rsidRPr="00F97F08">
        <w:rPr>
          <w:rStyle w:val="HTML"/>
          <w:rFonts w:ascii="Consolas" w:hAnsi="Consolas" w:cs="Consolas"/>
          <w:bdr w:val="single" w:sz="6" w:space="0" w:color="DDDDDD" w:frame="1"/>
          <w:shd w:val="clear" w:color="auto" w:fill="FAFAFA"/>
        </w:rPr>
        <w:t>for x in ...</w:t>
      </w:r>
      <w:r w:rsidRPr="00F97F08">
        <w:rPr>
          <w:rFonts w:ascii="Helvetica" w:hAnsi="Helvetica" w:cs="Helvetica"/>
        </w:rPr>
        <w:t>循环就是把每个元素代入变量</w:t>
      </w:r>
      <w:r w:rsidRPr="00F97F08">
        <w:rPr>
          <w:rStyle w:val="HTML"/>
          <w:rFonts w:ascii="Consolas" w:hAnsi="Consolas" w:cs="Consolas"/>
          <w:bdr w:val="single" w:sz="6" w:space="0" w:color="DDDDDD" w:frame="1"/>
          <w:shd w:val="clear" w:color="auto" w:fill="FAFAFA"/>
        </w:rPr>
        <w:t>x</w:t>
      </w:r>
      <w:r w:rsidRPr="00F97F08">
        <w:rPr>
          <w:rFonts w:ascii="Helvetica" w:hAnsi="Helvetica" w:cs="Helvetica"/>
        </w:rPr>
        <w:t>，然后执行缩进块的语句。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再比如我们想计算</w:t>
      </w:r>
      <w:r w:rsidRPr="00F97F08">
        <w:rPr>
          <w:rFonts w:ascii="Helvetica" w:hAnsi="Helvetica" w:cs="Helvetica"/>
        </w:rPr>
        <w:t>1-10</w:t>
      </w:r>
      <w:r w:rsidRPr="00F97F08">
        <w:rPr>
          <w:rFonts w:ascii="Helvetica" w:hAnsi="Helvetica" w:cs="Helvetica"/>
        </w:rPr>
        <w:t>的整数之和，可以用一个</w:t>
      </w:r>
      <w:r w:rsidRPr="00F97F08">
        <w:rPr>
          <w:rStyle w:val="HTML"/>
          <w:rFonts w:ascii="Consolas" w:hAnsi="Consolas" w:cs="Consolas"/>
          <w:bdr w:val="single" w:sz="6" w:space="0" w:color="DDDDDD" w:frame="1"/>
          <w:shd w:val="clear" w:color="auto" w:fill="FAFAFA"/>
        </w:rPr>
        <w:t>sum</w:t>
      </w:r>
      <w:r w:rsidRPr="00F97F08">
        <w:rPr>
          <w:rFonts w:ascii="Helvetica" w:hAnsi="Helvetica" w:cs="Helvetica"/>
        </w:rPr>
        <w:t>变量做累加：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w:t>
      </w:r>
      <w:r w:rsidRPr="00F97F08">
        <w:rPr>
          <w:rStyle w:val="number"/>
        </w:rPr>
        <w:t>1</w:t>
      </w:r>
      <w:r w:rsidRPr="00F97F08">
        <w:rPr>
          <w:rStyle w:val="HTML"/>
        </w:rPr>
        <w:t xml:space="preserve">, </w:t>
      </w:r>
      <w:r w:rsidRPr="00F97F08">
        <w:rPr>
          <w:rStyle w:val="number"/>
        </w:rPr>
        <w:t>2</w:t>
      </w:r>
      <w:r w:rsidRPr="00F97F08">
        <w:rPr>
          <w:rStyle w:val="HTML"/>
        </w:rPr>
        <w:t xml:space="preserve">, </w:t>
      </w:r>
      <w:r w:rsidRPr="00F97F08">
        <w:rPr>
          <w:rStyle w:val="number"/>
        </w:rPr>
        <w:t>3</w:t>
      </w:r>
      <w:r w:rsidRPr="00F97F08">
        <w:rPr>
          <w:rStyle w:val="HTML"/>
        </w:rPr>
        <w:t xml:space="preserve">, </w:t>
      </w:r>
      <w:r w:rsidRPr="00F97F08">
        <w:rPr>
          <w:rStyle w:val="number"/>
        </w:rPr>
        <w:t>4</w:t>
      </w:r>
      <w:r w:rsidRPr="00F97F08">
        <w:rPr>
          <w:rStyle w:val="HTML"/>
        </w:rPr>
        <w:t xml:space="preserve">, </w:t>
      </w:r>
      <w:r w:rsidRPr="00F97F08">
        <w:rPr>
          <w:rStyle w:val="number"/>
        </w:rPr>
        <w:t>5</w:t>
      </w:r>
      <w:r w:rsidRPr="00F97F08">
        <w:rPr>
          <w:rStyle w:val="HTML"/>
        </w:rPr>
        <w:t xml:space="preserve">, </w:t>
      </w:r>
      <w:r w:rsidRPr="00F97F08">
        <w:rPr>
          <w:rStyle w:val="number"/>
        </w:rPr>
        <w:t>6</w:t>
      </w:r>
      <w:r w:rsidRPr="00F97F08">
        <w:rPr>
          <w:rStyle w:val="HTML"/>
        </w:rPr>
        <w:t xml:space="preserve">, </w:t>
      </w:r>
      <w:r w:rsidRPr="00F97F08">
        <w:rPr>
          <w:rStyle w:val="number"/>
        </w:rPr>
        <w:t>7</w:t>
      </w:r>
      <w:r w:rsidRPr="00F97F08">
        <w:rPr>
          <w:rStyle w:val="HTML"/>
        </w:rPr>
        <w:t xml:space="preserve">, </w:t>
      </w:r>
      <w:r w:rsidRPr="00F97F08">
        <w:rPr>
          <w:rStyle w:val="number"/>
        </w:rPr>
        <w:t>8</w:t>
      </w:r>
      <w:r w:rsidRPr="00F97F08">
        <w:rPr>
          <w:rStyle w:val="HTML"/>
        </w:rPr>
        <w:t xml:space="preserve">, </w:t>
      </w:r>
      <w:r w:rsidRPr="00F97F08">
        <w:rPr>
          <w:rStyle w:val="number"/>
        </w:rPr>
        <w:t>9</w:t>
      </w:r>
      <w:r w:rsidRPr="00F97F08">
        <w:rPr>
          <w:rStyle w:val="HTML"/>
        </w:rPr>
        <w:t xml:space="preserve">, </w:t>
      </w:r>
      <w:r w:rsidRPr="00F97F08">
        <w:rPr>
          <w:rStyle w:val="number"/>
        </w:rPr>
        <w:t>10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如果要计算</w:t>
      </w:r>
      <w:r w:rsidRPr="00F97F08">
        <w:rPr>
          <w:rFonts w:ascii="Helvetica" w:hAnsi="Helvetica" w:cs="Helvetica"/>
        </w:rPr>
        <w:t>1-100</w:t>
      </w:r>
      <w:r w:rsidRPr="00F97F08">
        <w:rPr>
          <w:rFonts w:ascii="Helvetica" w:hAnsi="Helvetica" w:cs="Helvetica"/>
        </w:rPr>
        <w:t>的整数之和，从</w:t>
      </w:r>
      <w:r w:rsidRPr="00F97F08">
        <w:rPr>
          <w:rFonts w:ascii="Helvetica" w:hAnsi="Helvetica" w:cs="Helvetica"/>
        </w:rPr>
        <w:t>1</w:t>
      </w:r>
      <w:r w:rsidRPr="00F97F08">
        <w:rPr>
          <w:rFonts w:ascii="Helvetica" w:hAnsi="Helvetica" w:cs="Helvetica"/>
        </w:rPr>
        <w:t>写到</w:t>
      </w:r>
      <w:r w:rsidRPr="00F97F08">
        <w:rPr>
          <w:rFonts w:ascii="Helvetica" w:hAnsi="Helvetica" w:cs="Helvetica"/>
        </w:rPr>
        <w:t>100</w:t>
      </w:r>
      <w:r w:rsidRPr="00F97F08">
        <w:rPr>
          <w:rFonts w:ascii="Helvetica" w:hAnsi="Helvetica" w:cs="Helvetica"/>
        </w:rPr>
        <w:t>有点困难，幸好</w:t>
      </w:r>
      <w:r w:rsidRPr="00F97F08">
        <w:rPr>
          <w:rFonts w:ascii="Helvetica" w:hAnsi="Helvetica" w:cs="Helvetica"/>
        </w:rPr>
        <w:t>Python</w:t>
      </w:r>
      <w:r w:rsidRPr="00F97F08">
        <w:rPr>
          <w:rFonts w:ascii="Helvetica" w:hAnsi="Helvetica" w:cs="Helvetica"/>
        </w:rPr>
        <w:t>提供一个</w:t>
      </w:r>
      <w:r w:rsidRPr="00605404">
        <w:rPr>
          <w:rStyle w:val="HTML"/>
          <w:rFonts w:ascii="Consolas" w:hAnsi="Consolas" w:cs="Consolas"/>
          <w:color w:val="70AD47" w:themeColor="accent6"/>
          <w:bdr w:val="single" w:sz="6" w:space="0" w:color="DDDDDD" w:frame="1"/>
          <w:shd w:val="clear" w:color="auto" w:fill="FAFAFA"/>
        </w:rPr>
        <w:t>range()</w:t>
      </w:r>
      <w:r w:rsidRPr="00605404">
        <w:rPr>
          <w:rFonts w:ascii="Helvetica" w:hAnsi="Helvetica" w:cs="Helvetica"/>
          <w:color w:val="70AD47" w:themeColor="accent6"/>
        </w:rPr>
        <w:t>函数，可以生成一个整数序列，再通过</w:t>
      </w:r>
      <w:r w:rsidRPr="00605404">
        <w:rPr>
          <w:rStyle w:val="HTML"/>
          <w:rFonts w:ascii="Consolas" w:hAnsi="Consolas" w:cs="Consolas"/>
          <w:color w:val="70AD47" w:themeColor="accent6"/>
          <w:bdr w:val="single" w:sz="6" w:space="0" w:color="DDDDDD" w:frame="1"/>
          <w:shd w:val="clear" w:color="auto" w:fill="FAFAFA"/>
        </w:rPr>
        <w:t>list()</w:t>
      </w:r>
      <w:r w:rsidRPr="00605404">
        <w:rPr>
          <w:rFonts w:ascii="Helvetica" w:hAnsi="Helvetica" w:cs="Helvetica"/>
          <w:color w:val="70AD47" w:themeColor="accent6"/>
        </w:rPr>
        <w:t>函数可以转换为</w:t>
      </w:r>
      <w:r w:rsidRPr="00605404">
        <w:rPr>
          <w:rFonts w:ascii="Helvetica" w:hAnsi="Helvetica" w:cs="Helvetica"/>
          <w:color w:val="70AD47" w:themeColor="accent6"/>
        </w:rPr>
        <w:t>list</w:t>
      </w:r>
      <w:r w:rsidRPr="00605404">
        <w:rPr>
          <w:rFonts w:ascii="Helvetica" w:hAnsi="Helvetica" w:cs="Helvetica"/>
          <w:color w:val="70AD47" w:themeColor="accent6"/>
        </w:rPr>
        <w:t>。比</w:t>
      </w:r>
      <w:r w:rsidRPr="00F97F08">
        <w:rPr>
          <w:rFonts w:ascii="Helvetica" w:hAnsi="Helvetica" w:cs="Helvetica"/>
        </w:rPr>
        <w:t>如</w:t>
      </w:r>
      <w:r w:rsidRPr="00F97F08">
        <w:rPr>
          <w:rStyle w:val="HTML"/>
          <w:rFonts w:ascii="Consolas" w:hAnsi="Consolas" w:cs="Consolas"/>
          <w:bdr w:val="single" w:sz="6" w:space="0" w:color="DDDDDD" w:frame="1"/>
          <w:shd w:val="clear" w:color="auto" w:fill="FAFAFA"/>
        </w:rPr>
        <w:t>range(5)</w:t>
      </w:r>
      <w:r w:rsidRPr="00F97F08">
        <w:rPr>
          <w:rFonts w:ascii="Helvetica" w:hAnsi="Helvetica" w:cs="Helvetica"/>
        </w:rPr>
        <w:t>生成的序列是从</w:t>
      </w:r>
      <w:r w:rsidRPr="00F97F08">
        <w:rPr>
          <w:rFonts w:ascii="Helvetica" w:hAnsi="Helvetica" w:cs="Helvetica"/>
        </w:rPr>
        <w:t>0</w:t>
      </w:r>
      <w:r w:rsidRPr="00F97F08">
        <w:rPr>
          <w:rFonts w:ascii="Helvetica" w:hAnsi="Helvetica" w:cs="Helvetica"/>
        </w:rPr>
        <w:t>开始小于</w:t>
      </w:r>
      <w:r w:rsidRPr="00F97F08">
        <w:rPr>
          <w:rFonts w:ascii="Helvetica" w:hAnsi="Helvetica" w:cs="Helvetica"/>
        </w:rPr>
        <w:t>5</w:t>
      </w:r>
      <w:r w:rsidRPr="00F97F08">
        <w:rPr>
          <w:rFonts w:ascii="Helvetica" w:hAnsi="Helvetica" w:cs="Helvetica"/>
        </w:rPr>
        <w:t>的整数：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&gt;&gt;&gt; </w:t>
      </w:r>
      <w:r w:rsidRPr="00F97F08">
        <w:rPr>
          <w:rStyle w:val="tag"/>
        </w:rPr>
        <w:t>list</w:t>
      </w:r>
      <w:r w:rsidRPr="00F97F08">
        <w:rPr>
          <w:rStyle w:val="HTML"/>
        </w:rPr>
        <w:t>(</w:t>
      </w:r>
      <w:r w:rsidRPr="00F97F08">
        <w:rPr>
          <w:rStyle w:val="tag"/>
        </w:rPr>
        <w:t>range</w:t>
      </w:r>
      <w:r w:rsidRPr="00F97F08">
        <w:rPr>
          <w:rStyle w:val="HTML"/>
        </w:rPr>
        <w:t>(5))</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attrselector"/>
        </w:rPr>
        <w:t>[0, 1, 2, 3, 4]</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Style w:val="HTML"/>
          <w:rFonts w:ascii="Consolas" w:hAnsi="Consolas" w:cs="Consolas"/>
          <w:bdr w:val="single" w:sz="6" w:space="0" w:color="DDDDDD" w:frame="1"/>
          <w:shd w:val="clear" w:color="auto" w:fill="FAFAFA"/>
        </w:rPr>
        <w:t>range(101)</w:t>
      </w:r>
      <w:r w:rsidRPr="00F97F08">
        <w:rPr>
          <w:rFonts w:ascii="Helvetica" w:hAnsi="Helvetica" w:cs="Helvetica"/>
        </w:rPr>
        <w:t>就可以生成</w:t>
      </w:r>
      <w:r w:rsidRPr="00F97F08">
        <w:rPr>
          <w:rFonts w:ascii="Helvetica" w:hAnsi="Helvetica" w:cs="Helvetica"/>
        </w:rPr>
        <w:t>0-100</w:t>
      </w:r>
      <w:r w:rsidRPr="00F97F08">
        <w:rPr>
          <w:rFonts w:ascii="Helvetica" w:hAnsi="Helvetica" w:cs="Helvetica"/>
        </w:rPr>
        <w:t>的整数序列，计算如下：</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range(</w:t>
      </w:r>
      <w:r w:rsidRPr="00F97F08">
        <w:rPr>
          <w:rStyle w:val="number"/>
        </w:rPr>
        <w:t>101</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请自行运行上述代码，看看结果是不是当年高斯同学心算出的</w:t>
      </w:r>
      <w:r w:rsidRPr="00F97F08">
        <w:rPr>
          <w:rFonts w:ascii="Helvetica" w:hAnsi="Helvetica" w:cs="Helvetica"/>
        </w:rPr>
        <w:t>5050</w:t>
      </w:r>
      <w:r w:rsidRPr="00F97F08">
        <w:rPr>
          <w:rFonts w:ascii="Helvetica" w:hAnsi="Helvetica" w:cs="Helvetica"/>
        </w:rPr>
        <w:t>。</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t>第二种循环是</w:t>
      </w:r>
      <w:r w:rsidRPr="00605404">
        <w:rPr>
          <w:rFonts w:ascii="Helvetica" w:hAnsi="Helvetica" w:cs="Helvetica"/>
          <w:color w:val="70AD47" w:themeColor="accent6"/>
        </w:rPr>
        <w:t>while</w:t>
      </w:r>
      <w:r w:rsidRPr="00605404">
        <w:rPr>
          <w:rFonts w:ascii="Helvetica" w:hAnsi="Helvetica" w:cs="Helvetica"/>
          <w:color w:val="70AD47" w:themeColor="accent6"/>
        </w:rPr>
        <w:t>循环，只要条件满足，就不断循环，条件不满足时退出循环</w:t>
      </w:r>
      <w:r w:rsidRPr="00F97F08">
        <w:rPr>
          <w:rFonts w:ascii="Helvetica" w:hAnsi="Helvetica" w:cs="Helvetica"/>
        </w:rPr>
        <w:t>。比如我们要计算</w:t>
      </w:r>
      <w:r w:rsidRPr="00F97F08">
        <w:rPr>
          <w:rFonts w:ascii="Helvetica" w:hAnsi="Helvetica" w:cs="Helvetica"/>
        </w:rPr>
        <w:t>100</w:t>
      </w:r>
      <w:r w:rsidRPr="00F97F08">
        <w:rPr>
          <w:rFonts w:ascii="Helvetica" w:hAnsi="Helvetica" w:cs="Helvetica"/>
        </w:rPr>
        <w:t>以内所有奇数之和，可以用</w:t>
      </w:r>
      <w:r w:rsidRPr="00F97F08">
        <w:rPr>
          <w:rFonts w:ascii="Helvetica" w:hAnsi="Helvetica" w:cs="Helvetica"/>
        </w:rPr>
        <w:t>while</w:t>
      </w:r>
      <w:r w:rsidRPr="00F97F08">
        <w:rPr>
          <w:rFonts w:ascii="Helvetica" w:hAnsi="Helvetica" w:cs="Helvetica"/>
        </w:rPr>
        <w:t>循环实现：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lastRenderedPageBreak/>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n = </w:t>
      </w:r>
      <w:r w:rsidRPr="00F97F08">
        <w:rPr>
          <w:rStyle w:val="number"/>
        </w:rPr>
        <w:t>99</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while</w:t>
      </w:r>
      <w:r w:rsidRPr="00F97F08">
        <w:rPr>
          <w:rStyle w:val="HTML"/>
        </w:rPr>
        <w:t xml:space="preserve"> n &gt; </w:t>
      </w:r>
      <w:r w:rsidRPr="00F97F08">
        <w:rPr>
          <w:rStyle w:val="number"/>
        </w:rPr>
        <w:t>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n</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n = n - </w:t>
      </w:r>
      <w:r w:rsidRPr="00F97F08">
        <w:rPr>
          <w:rStyle w:val="number"/>
        </w:rPr>
        <w:t>2</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print</w:t>
      </w:r>
      <w:r w:rsidRPr="00F97F08">
        <w:rPr>
          <w:rStyle w:val="HTML"/>
        </w:rPr>
        <w: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在循环内部变量</w:t>
      </w:r>
      <w:r w:rsidRPr="00F97F08">
        <w:rPr>
          <w:rStyle w:val="HTML"/>
          <w:rFonts w:ascii="Consolas" w:hAnsi="Consolas" w:cs="Consolas"/>
          <w:bdr w:val="single" w:sz="6" w:space="0" w:color="DDDDDD" w:frame="1"/>
          <w:shd w:val="clear" w:color="auto" w:fill="FAFAFA"/>
        </w:rPr>
        <w:t>n</w:t>
      </w:r>
      <w:r w:rsidRPr="00F97F08">
        <w:rPr>
          <w:rFonts w:ascii="Helvetica" w:hAnsi="Helvetica" w:cs="Helvetica"/>
        </w:rPr>
        <w:t>不断自减，直到变为</w:t>
      </w:r>
      <w:r w:rsidRPr="00F97F08">
        <w:rPr>
          <w:rStyle w:val="HTML"/>
          <w:rFonts w:ascii="Consolas" w:hAnsi="Consolas" w:cs="Consolas"/>
          <w:bdr w:val="single" w:sz="6" w:space="0" w:color="DDDDDD" w:frame="1"/>
          <w:shd w:val="clear" w:color="auto" w:fill="FAFAFA"/>
        </w:rPr>
        <w:t>-1</w:t>
      </w:r>
      <w:r w:rsidRPr="00F97F08">
        <w:rPr>
          <w:rFonts w:ascii="Helvetica" w:hAnsi="Helvetica" w:cs="Helvetica"/>
        </w:rPr>
        <w:t>时，不再满足</w:t>
      </w:r>
      <w:r w:rsidRPr="00F97F08">
        <w:rPr>
          <w:rFonts w:ascii="Helvetica" w:hAnsi="Helvetica" w:cs="Helvetica"/>
        </w:rPr>
        <w:t>while</w:t>
      </w:r>
      <w:r w:rsidRPr="00F97F08">
        <w:rPr>
          <w:rFonts w:ascii="Helvetica" w:hAnsi="Helvetica" w:cs="Helvetica"/>
        </w:rPr>
        <w:t>条件，循环退出。</w:t>
      </w:r>
    </w:p>
    <w:p w:rsidR="00F97F08" w:rsidRPr="00605404" w:rsidRDefault="00F97F08" w:rsidP="00F97F08">
      <w:pPr>
        <w:rPr>
          <w:sz w:val="22"/>
        </w:rPr>
      </w:pPr>
    </w:p>
    <w:p w:rsidR="00605404" w:rsidRPr="00605404" w:rsidRDefault="00605404" w:rsidP="00E83F69">
      <w:pPr>
        <w:pStyle w:val="4"/>
        <w:shd w:val="clear" w:color="auto" w:fill="FFFFFF"/>
        <w:spacing w:before="0" w:after="225" w:line="330" w:lineRule="atLeast"/>
        <w:rPr>
          <w:rFonts w:ascii="Helvetica" w:hAnsi="Helvetica" w:cs="Helvetica"/>
          <w:b w:val="0"/>
          <w:bCs w:val="0"/>
          <w:color w:val="444444"/>
          <w:sz w:val="24"/>
        </w:rPr>
      </w:pPr>
      <w:r w:rsidRPr="00605404">
        <w:rPr>
          <w:sz w:val="24"/>
        </w:rPr>
        <w:t>第</w:t>
      </w:r>
      <w:r w:rsidRPr="00605404">
        <w:rPr>
          <w:rFonts w:hint="eastAsia"/>
          <w:sz w:val="24"/>
        </w:rPr>
        <w:t>12</w:t>
      </w:r>
      <w:r w:rsidRPr="00605404">
        <w:rPr>
          <w:rFonts w:hint="eastAsia"/>
          <w:sz w:val="24"/>
        </w:rPr>
        <w:t>课</w:t>
      </w:r>
      <w:r>
        <w:rPr>
          <w:rFonts w:hint="eastAsia"/>
          <w:sz w:val="24"/>
        </w:rPr>
        <w:t xml:space="preserve"> </w:t>
      </w:r>
      <w:r w:rsidRPr="00605404">
        <w:rPr>
          <w:rFonts w:ascii="Helvetica" w:hAnsi="Helvetica" w:cs="Helvetica"/>
          <w:b w:val="0"/>
          <w:bCs w:val="0"/>
          <w:color w:val="444444"/>
          <w:sz w:val="24"/>
        </w:rPr>
        <w:t>使用</w:t>
      </w:r>
      <w:r w:rsidRPr="00605404">
        <w:rPr>
          <w:rFonts w:ascii="Helvetica" w:hAnsi="Helvetica" w:cs="Helvetica"/>
          <w:b w:val="0"/>
          <w:bCs w:val="0"/>
          <w:color w:val="444444"/>
          <w:sz w:val="24"/>
        </w:rPr>
        <w:t>dict</w:t>
      </w:r>
      <w:r w:rsidRPr="00605404">
        <w:rPr>
          <w:rFonts w:ascii="Helvetica" w:hAnsi="Helvetica" w:cs="Helvetica"/>
          <w:b w:val="0"/>
          <w:bCs w:val="0"/>
          <w:color w:val="444444"/>
          <w:sz w:val="24"/>
        </w:rPr>
        <w:t>和</w:t>
      </w:r>
      <w:r w:rsidRPr="00605404">
        <w:rPr>
          <w:rFonts w:ascii="Helvetica" w:hAnsi="Helvetica" w:cs="Helvetica"/>
          <w:b w:val="0"/>
          <w:bCs w:val="0"/>
          <w:color w:val="444444"/>
          <w:sz w:val="24"/>
        </w:rPr>
        <w:t>set</w:t>
      </w:r>
    </w:p>
    <w:p w:rsidR="007B272B" w:rsidRPr="007B272B" w:rsidRDefault="007B272B" w:rsidP="007B272B">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24" w:name="_Toc454522286"/>
      <w:r w:rsidRPr="007B272B">
        <w:rPr>
          <w:rFonts w:ascii="Helvetica" w:hAnsi="Helvetica" w:cs="Helvetica"/>
          <w:color w:val="000000" w:themeColor="text1"/>
          <w:kern w:val="0"/>
          <w:szCs w:val="24"/>
        </w:rPr>
        <w:t>dict</w:t>
      </w:r>
      <w:bookmarkEnd w:id="24"/>
    </w:p>
    <w:p w:rsidR="007B272B" w:rsidRP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内置了字典：</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的支持，</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全称</w:t>
      </w:r>
      <w:r w:rsidRPr="007B272B">
        <w:rPr>
          <w:rFonts w:ascii="Helvetica" w:hAnsi="Helvetica" w:cs="Helvetica"/>
          <w:color w:val="70AD47" w:themeColor="accent6"/>
          <w:kern w:val="0"/>
          <w:szCs w:val="24"/>
        </w:rPr>
        <w:t>dictionary</w:t>
      </w:r>
      <w:r w:rsidRPr="007B272B">
        <w:rPr>
          <w:rFonts w:ascii="Helvetica" w:hAnsi="Helvetica" w:cs="Helvetica"/>
          <w:color w:val="70AD47" w:themeColor="accent6"/>
          <w:kern w:val="0"/>
          <w:szCs w:val="24"/>
        </w:rPr>
        <w:t>，在其他语言中也称为</w:t>
      </w:r>
      <w:r w:rsidRPr="007B272B">
        <w:rPr>
          <w:rFonts w:ascii="Helvetica" w:hAnsi="Helvetica" w:cs="Helvetica"/>
          <w:color w:val="70AD47" w:themeColor="accent6"/>
          <w:kern w:val="0"/>
          <w:szCs w:val="24"/>
        </w:rPr>
        <w:t>map</w:t>
      </w:r>
      <w:r w:rsidRPr="007B272B">
        <w:rPr>
          <w:rFonts w:ascii="Helvetica" w:hAnsi="Helvetica" w:cs="Helvetica"/>
          <w:color w:val="70AD47" w:themeColor="accent6"/>
          <w:kern w:val="0"/>
          <w:szCs w:val="24"/>
        </w:rPr>
        <w:t>，使用键</w:t>
      </w:r>
      <w:r w:rsidRPr="007B272B">
        <w:rPr>
          <w:rFonts w:ascii="Helvetica" w:hAnsi="Helvetica" w:cs="Helvetica"/>
          <w:color w:val="70AD47" w:themeColor="accent6"/>
          <w:kern w:val="0"/>
          <w:szCs w:val="24"/>
        </w:rPr>
        <w:t>-</w:t>
      </w:r>
      <w:r w:rsidRPr="007B272B">
        <w:rPr>
          <w:rFonts w:ascii="Helvetica" w:hAnsi="Helvetica" w:cs="Helvetica"/>
          <w:color w:val="70AD47" w:themeColor="accent6"/>
          <w:kern w:val="0"/>
          <w:szCs w:val="24"/>
        </w:rPr>
        <w:t>值（</w:t>
      </w:r>
      <w:r w:rsidRPr="007B272B">
        <w:rPr>
          <w:rFonts w:ascii="Helvetica" w:hAnsi="Helvetica" w:cs="Helvetica"/>
          <w:color w:val="70AD47" w:themeColor="accent6"/>
          <w:kern w:val="0"/>
          <w:szCs w:val="24"/>
        </w:rPr>
        <w:t>key-value</w:t>
      </w:r>
      <w:r w:rsidRPr="007B272B">
        <w:rPr>
          <w:rFonts w:ascii="Helvetica" w:hAnsi="Helvetica" w:cs="Helvetica"/>
          <w:color w:val="70AD47" w:themeColor="accent6"/>
          <w:kern w:val="0"/>
          <w:szCs w:val="24"/>
        </w:rPr>
        <w:t>）存储，具有极快的查找速度。</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举个例子，假设要根据同学的名字查找对应的成绩，如果用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实现，需要两个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names = ['Michael', 'Bob', 'Tracy']</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scores = [95, 75,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给定一个名字，要查找对应的成绩，就先要在</w:t>
      </w:r>
      <w:r w:rsidRPr="007B272B">
        <w:rPr>
          <w:rFonts w:ascii="Helvetica" w:hAnsi="Helvetica" w:cs="Helvetica"/>
          <w:color w:val="000000" w:themeColor="text1"/>
          <w:kern w:val="0"/>
          <w:szCs w:val="24"/>
        </w:rPr>
        <w:t>names</w:t>
      </w:r>
      <w:r w:rsidRPr="007B272B">
        <w:rPr>
          <w:rFonts w:ascii="Helvetica" w:hAnsi="Helvetica" w:cs="Helvetica"/>
          <w:color w:val="000000" w:themeColor="text1"/>
          <w:kern w:val="0"/>
          <w:szCs w:val="24"/>
        </w:rPr>
        <w:t>中找到对应的位置，再从</w:t>
      </w:r>
      <w:r w:rsidRPr="007B272B">
        <w:rPr>
          <w:rFonts w:ascii="Helvetica" w:hAnsi="Helvetica" w:cs="Helvetica"/>
          <w:color w:val="000000" w:themeColor="text1"/>
          <w:kern w:val="0"/>
          <w:szCs w:val="24"/>
        </w:rPr>
        <w:t>scores</w:t>
      </w:r>
      <w:r w:rsidRPr="007B272B">
        <w:rPr>
          <w:rFonts w:ascii="Helvetica" w:hAnsi="Helvetica" w:cs="Helvetica"/>
          <w:color w:val="000000" w:themeColor="text1"/>
          <w:kern w:val="0"/>
          <w:szCs w:val="24"/>
        </w:rPr>
        <w:t>取出对应的成绩，</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越长，耗时越长。</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实现，只需要一个</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名字</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成绩</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的对照表，直接根据名字查找成绩，</w:t>
      </w:r>
      <w:r w:rsidRPr="002B429E">
        <w:rPr>
          <w:rFonts w:ascii="Helvetica" w:hAnsi="Helvetica" w:cs="Helvetica"/>
          <w:color w:val="70AD47" w:themeColor="accent6"/>
          <w:kern w:val="0"/>
          <w:szCs w:val="24"/>
        </w:rPr>
        <w:t>无论这个表有多大，查找速度都不会变慢。</w:t>
      </w:r>
      <w:r w:rsidRPr="007B272B">
        <w:rPr>
          <w:rFonts w:ascii="Helvetica" w:hAnsi="Helvetica" w:cs="Helvetica"/>
          <w:color w:val="000000" w:themeColor="text1"/>
          <w:kern w:val="0"/>
          <w:szCs w:val="24"/>
        </w:rPr>
        <w:t>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写一个</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如下：</w:t>
      </w:r>
    </w:p>
    <w:p w:rsidR="007B272B" w:rsidRPr="007B272B" w:rsidRDefault="007B272B"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color w:val="000000" w:themeColor="text1"/>
          <w:kern w:val="0"/>
          <w:szCs w:val="24"/>
        </w:rPr>
      </w:pPr>
      <w:r w:rsidRPr="007B272B">
        <w:rPr>
          <w:rFonts w:ascii="宋体" w:hAnsi="宋体" w:cs="宋体"/>
          <w:color w:val="000000" w:themeColor="text1"/>
          <w:kern w:val="0"/>
          <w:szCs w:val="24"/>
        </w:rPr>
        <w:t>&gt;&gt;&gt; d = {'Michael': 95, 'Bob': 75, 'Tracy': 85}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d['Michael']</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为什么</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查找速度这么快？因为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的实现原理和查字典是一样的。假设字典包含了</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万个汉字，我们要查某一个字，一个办法是把字典从第一页往后翻，直到找到我们想要的字为止，这种方法就是在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中查找元素的方法，</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越大，查找越慢。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lastRenderedPageBreak/>
        <w:t>第二种方法是先在字典的索引表里（比如部首表）查这个字对应的页码，然后直接翻到该页，找到这个字。无论找哪个字，这种查找速度都非常快，不会随着字典大小的增加而变慢。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就是第二种实现方式，给定一个名字，比如</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在内部就可以直接计算出</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对应的存放成绩的</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页码</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，也就是</w:t>
      </w:r>
      <w:r w:rsidRPr="007B272B">
        <w:rPr>
          <w:rFonts w:ascii="Consolas" w:hAnsi="Consolas" w:cs="Consolas"/>
          <w:color w:val="000000" w:themeColor="text1"/>
          <w:kern w:val="0"/>
          <w:szCs w:val="24"/>
          <w:bdr w:val="single" w:sz="6" w:space="0" w:color="DDDDDD" w:frame="1"/>
          <w:shd w:val="clear" w:color="auto" w:fill="FAFAFA"/>
        </w:rPr>
        <w:t>95</w:t>
      </w:r>
      <w:r w:rsidRPr="007B272B">
        <w:rPr>
          <w:rFonts w:ascii="Helvetica" w:hAnsi="Helvetica" w:cs="Helvetica"/>
          <w:color w:val="000000" w:themeColor="text1"/>
          <w:kern w:val="0"/>
          <w:szCs w:val="24"/>
        </w:rPr>
        <w:t>这个数字存放的内存地址，直接取出来，所以速度非常快。</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你可以猜到，这种</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存储方式，在放进去的时候，必须根据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算出</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的存放位置，这样，取的时候才能根据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直接拿到</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把数据放入</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的方法，除了初始化时指定外，还可以通过</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 = 67</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67</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由于一个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只能对应一个</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，所以，多次对一个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，后面的值会把前面的值冲掉：</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88</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88</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不存在，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就会报错：</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KeyError: 'Thomas'</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要避免</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不存在的错误，有两种办法，一是通过</w:t>
      </w:r>
      <w:r w:rsidRPr="002B429E">
        <w:rPr>
          <w:rFonts w:ascii="Consolas" w:hAnsi="Consolas" w:cs="Consolas"/>
          <w:color w:val="70AD47" w:themeColor="accent6"/>
          <w:kern w:val="0"/>
          <w:szCs w:val="24"/>
          <w:bdr w:val="single" w:sz="6" w:space="0" w:color="DDDDDD" w:frame="1"/>
          <w:shd w:val="clear" w:color="auto" w:fill="FAFAFA"/>
        </w:rPr>
        <w:t>in</w:t>
      </w:r>
      <w:r w:rsidRPr="002B429E">
        <w:rPr>
          <w:rFonts w:ascii="Helvetica" w:hAnsi="Helvetica" w:cs="Helvetica"/>
          <w:color w:val="70AD47" w:themeColor="accent6"/>
          <w:kern w:val="0"/>
          <w:szCs w:val="24"/>
        </w:rPr>
        <w:t>判断</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是否存在</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 xml:space="preserve">&gt;&gt;&gt; 'Thomas' </w:t>
      </w:r>
      <w:r w:rsidRPr="007B272B">
        <w:rPr>
          <w:rFonts w:ascii="宋体" w:hAnsi="宋体" w:cs="宋体"/>
          <w:b/>
          <w:bCs/>
          <w:color w:val="000000" w:themeColor="text1"/>
          <w:kern w:val="0"/>
          <w:szCs w:val="24"/>
        </w:rPr>
        <w:t>in</w:t>
      </w:r>
      <w:r w:rsidRPr="007B272B">
        <w:rPr>
          <w:rFonts w:ascii="宋体" w:hAnsi="宋体" w:cs="宋体"/>
          <w:color w:val="000000" w:themeColor="text1"/>
          <w:kern w:val="0"/>
          <w:szCs w:val="24"/>
        </w:rPr>
        <w:t xml:space="preserve">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False</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二是通</w:t>
      </w:r>
      <w:r w:rsidRPr="002B429E">
        <w:rPr>
          <w:rFonts w:ascii="Helvetica" w:hAnsi="Helvetica" w:cs="Helvetica"/>
          <w:color w:val="70AD47" w:themeColor="accent6"/>
          <w:kern w:val="0"/>
          <w:szCs w:val="24"/>
        </w:rPr>
        <w:t>过</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提供的</w:t>
      </w:r>
      <w:r w:rsidRPr="002B429E">
        <w:rPr>
          <w:rFonts w:ascii="Helvetica" w:hAnsi="Helvetica" w:cs="Helvetica"/>
          <w:color w:val="70AD47" w:themeColor="accent6"/>
          <w:kern w:val="0"/>
          <w:szCs w:val="24"/>
        </w:rPr>
        <w:t>get</w:t>
      </w:r>
      <w:r w:rsidRPr="002B429E">
        <w:rPr>
          <w:rFonts w:ascii="Helvetica" w:hAnsi="Helvetica" w:cs="Helvetica"/>
          <w:color w:val="70AD47" w:themeColor="accent6"/>
          <w:kern w:val="0"/>
          <w:szCs w:val="24"/>
        </w:rPr>
        <w:t>方法，如果</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不存在，可以返回</w:t>
      </w:r>
      <w:r w:rsidRPr="002B429E">
        <w:rPr>
          <w:rFonts w:ascii="Helvetica" w:hAnsi="Helvetica" w:cs="Helvetica"/>
          <w:color w:val="70AD47" w:themeColor="accent6"/>
          <w:kern w:val="0"/>
          <w:szCs w:val="24"/>
        </w:rPr>
        <w:t>None</w:t>
      </w:r>
      <w:r w:rsidRPr="002B429E">
        <w:rPr>
          <w:rFonts w:ascii="Helvetica" w:hAnsi="Helvetica" w:cs="Helvetica"/>
          <w:color w:val="70AD47" w:themeColor="accent6"/>
          <w:kern w:val="0"/>
          <w:szCs w:val="24"/>
        </w:rPr>
        <w:t>，或者自己指定的</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 -1)</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注意：返回</w:t>
      </w:r>
      <w:r w:rsidRPr="007B272B">
        <w:rPr>
          <w:rFonts w:ascii="Consolas" w:hAnsi="Consolas" w:cs="Consolas"/>
          <w:color w:val="000000" w:themeColor="text1"/>
          <w:kern w:val="0"/>
          <w:szCs w:val="24"/>
          <w:bdr w:val="single" w:sz="6" w:space="0" w:color="DDDDDD" w:frame="1"/>
          <w:shd w:val="clear" w:color="auto" w:fill="FAFAFA"/>
        </w:rPr>
        <w:t>None</w:t>
      </w:r>
      <w:r w:rsidRPr="007B272B">
        <w:rPr>
          <w:rFonts w:ascii="Helvetica" w:hAnsi="Helvetica" w:cs="Helvetica"/>
          <w:color w:val="000000" w:themeColor="text1"/>
          <w:kern w:val="0"/>
          <w:szCs w:val="24"/>
        </w:rPr>
        <w:t>的时候</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的交互式命令行不显示结果。</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要删除一个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，用</w:t>
      </w:r>
      <w:r w:rsidRPr="007B272B">
        <w:rPr>
          <w:rFonts w:ascii="Consolas" w:hAnsi="Consolas" w:cs="Consolas"/>
          <w:color w:val="000000" w:themeColor="text1"/>
          <w:kern w:val="0"/>
          <w:szCs w:val="24"/>
          <w:bdr w:val="single" w:sz="6" w:space="0" w:color="DDDDDD" w:frame="1"/>
          <w:shd w:val="clear" w:color="auto" w:fill="FAFAFA"/>
        </w:rPr>
        <w:t>pop(key)</w:t>
      </w:r>
      <w:r w:rsidRPr="007B272B">
        <w:rPr>
          <w:rFonts w:ascii="Helvetica" w:hAnsi="Helvetica" w:cs="Helvetica"/>
          <w:color w:val="000000" w:themeColor="text1"/>
          <w:kern w:val="0"/>
          <w:szCs w:val="24"/>
        </w:rPr>
        <w:t>方法，对应的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也会从</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中删除：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d.pop('Bob')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75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{'Michael': 95, 'Tracy':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请务必注意，</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内部存放的顺序和</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放入的顺序是没有关系</w:t>
      </w:r>
      <w:r w:rsidRPr="007B272B">
        <w:rPr>
          <w:rFonts w:ascii="Helvetica" w:hAnsi="Helvetica" w:cs="Helvetica"/>
          <w:color w:val="000000" w:themeColor="text1"/>
          <w:kern w:val="0"/>
          <w:szCs w:val="24"/>
        </w:rPr>
        <w:t>的。</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比较，</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有以下几个特点：</w:t>
      </w:r>
    </w:p>
    <w:p w:rsidR="007B272B" w:rsidRPr="007B272B"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查找和插入的速度极快，不会随着</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的增加而变慢；</w:t>
      </w:r>
    </w:p>
    <w:p w:rsidR="007B272B" w:rsidRPr="002B429E"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需要占用大量的内存，内存浪费多。</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相反：</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查找和插入的时间随着元素的增加而增加；</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占用空间小，浪费内存很少。</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所以，</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是用空间来换取时间的一种方法</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可以用在需要高速查找的很多地方，在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代码中几乎无处不在，正确使用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非常重要，需要牢记的第一条就是</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必须是</w:t>
      </w:r>
      <w:r w:rsidRPr="002B429E">
        <w:rPr>
          <w:rFonts w:ascii="Helvetica" w:hAnsi="Helvetica" w:cs="Helvetica"/>
          <w:b/>
          <w:bCs/>
          <w:color w:val="70AD47" w:themeColor="accent6"/>
          <w:kern w:val="0"/>
          <w:szCs w:val="24"/>
        </w:rPr>
        <w:t>不可变对象</w:t>
      </w:r>
      <w:r w:rsidRPr="002B429E">
        <w:rPr>
          <w:rFonts w:ascii="Helvetica" w:hAnsi="Helvetica" w:cs="Helvetica"/>
          <w:color w:val="70AD47" w:themeColor="accent6"/>
          <w:kern w:val="0"/>
          <w:szCs w:val="24"/>
        </w:rPr>
        <w:t>。</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这是因为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来计算</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的存储位置，如果每次计算相同的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得出的结果不同，那</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内部就完全混乱了。</w:t>
      </w:r>
      <w:r w:rsidRPr="002B429E">
        <w:rPr>
          <w:rFonts w:ascii="Helvetica" w:hAnsi="Helvetica" w:cs="Helvetica"/>
          <w:color w:val="70AD47" w:themeColor="accent6"/>
          <w:kern w:val="0"/>
          <w:szCs w:val="24"/>
        </w:rPr>
        <w:t>这个通过</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计算位置的算法称为哈希算法（</w:t>
      </w:r>
      <w:r w:rsidRPr="002B429E">
        <w:rPr>
          <w:rFonts w:ascii="Helvetica" w:hAnsi="Helvetica" w:cs="Helvetica"/>
          <w:color w:val="70AD47" w:themeColor="accent6"/>
          <w:kern w:val="0"/>
          <w:szCs w:val="24"/>
        </w:rPr>
        <w:t>Hash</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lastRenderedPageBreak/>
        <w:t>要保证</w:t>
      </w:r>
      <w:r w:rsidRPr="007B272B">
        <w:rPr>
          <w:rFonts w:ascii="Helvetica" w:hAnsi="Helvetica" w:cs="Helvetica"/>
          <w:color w:val="000000" w:themeColor="text1"/>
          <w:kern w:val="0"/>
          <w:szCs w:val="24"/>
        </w:rPr>
        <w:t>hash</w:t>
      </w:r>
      <w:r w:rsidRPr="007B272B">
        <w:rPr>
          <w:rFonts w:ascii="Helvetica" w:hAnsi="Helvetica" w:cs="Helvetica"/>
          <w:color w:val="000000" w:themeColor="text1"/>
          <w:kern w:val="0"/>
          <w:szCs w:val="24"/>
        </w:rPr>
        <w:t>的正确性，作为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的对象就不能变。</w:t>
      </w:r>
      <w:r w:rsidRPr="002B429E">
        <w:rPr>
          <w:rFonts w:ascii="Helvetica" w:hAnsi="Helvetica" w:cs="Helvetica"/>
          <w:color w:val="70AD47" w:themeColor="accent6"/>
          <w:kern w:val="0"/>
          <w:szCs w:val="24"/>
        </w:rPr>
        <w:t>在</w:t>
      </w:r>
      <w:r w:rsidRPr="002B429E">
        <w:rPr>
          <w:rFonts w:ascii="Helvetica" w:hAnsi="Helvetica" w:cs="Helvetica"/>
          <w:color w:val="70AD47" w:themeColor="accent6"/>
          <w:kern w:val="0"/>
          <w:szCs w:val="24"/>
        </w:rPr>
        <w:t>Python</w:t>
      </w:r>
      <w:r w:rsidRPr="002B429E">
        <w:rPr>
          <w:rFonts w:ascii="Helvetica" w:hAnsi="Helvetica" w:cs="Helvetica"/>
          <w:color w:val="70AD47" w:themeColor="accent6"/>
          <w:kern w:val="0"/>
          <w:szCs w:val="24"/>
        </w:rPr>
        <w:t>中，字符串、整数等都是不可变的，因此，可以放心地作为</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是可变的，就不能作为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key = [1,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d[key] = 'a list'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TypeError: unhashable type: 'list'</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5" w:name="_Toc454522287"/>
      <w:r w:rsidRPr="007B272B">
        <w:rPr>
          <w:rFonts w:ascii="Helvetica" w:hAnsi="Helvetica" w:cs="Helvetica"/>
          <w:color w:val="000000" w:themeColor="text1"/>
          <w:kern w:val="0"/>
          <w:szCs w:val="24"/>
        </w:rPr>
        <w:t>set</w:t>
      </w:r>
      <w:bookmarkEnd w:id="25"/>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和</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类似，也是一组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的集合，但不存储</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。由于</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不能重复，所以，在</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中，没有重复的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要创建一个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，需要提供一个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作为输入集合：</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注意，传入的参数</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是一个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，而显示的</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只是告诉你这个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内部有</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2</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这</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个元素，</w:t>
      </w:r>
      <w:r w:rsidRPr="002B429E">
        <w:rPr>
          <w:rFonts w:ascii="Helvetica" w:hAnsi="Helvetica" w:cs="Helvetica"/>
          <w:color w:val="70AD47" w:themeColor="accent6"/>
          <w:kern w:val="0"/>
          <w:szCs w:val="24"/>
        </w:rPr>
        <w:t>显示的顺序也不表示</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是有序的</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重复元素在</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中自动被过滤：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1, 2, 2, 3,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通过</w:t>
      </w:r>
      <w:r w:rsidRPr="002B429E">
        <w:rPr>
          <w:rFonts w:ascii="Consolas" w:hAnsi="Consolas" w:cs="Consolas"/>
          <w:color w:val="70AD47" w:themeColor="accent6"/>
          <w:kern w:val="0"/>
          <w:szCs w:val="24"/>
          <w:bdr w:val="single" w:sz="6" w:space="0" w:color="DDDDDD" w:frame="1"/>
          <w:shd w:val="clear" w:color="auto" w:fill="FAFAFA"/>
        </w:rPr>
        <w:t>add(key)</w:t>
      </w:r>
      <w:r w:rsidRPr="002B429E">
        <w:rPr>
          <w:rFonts w:ascii="Helvetica" w:hAnsi="Helvetica" w:cs="Helvetica"/>
          <w:color w:val="70AD47" w:themeColor="accent6"/>
          <w:kern w:val="0"/>
          <w:szCs w:val="24"/>
        </w:rPr>
        <w:t>方法可以添加元素到</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w:t>
      </w:r>
      <w:r w:rsidRPr="007B272B">
        <w:rPr>
          <w:rFonts w:ascii="Helvetica" w:hAnsi="Helvetica" w:cs="Helvetica"/>
          <w:color w:val="000000" w:themeColor="text1"/>
          <w:kern w:val="0"/>
          <w:szCs w:val="24"/>
        </w:rPr>
        <w:t>，可以重复添加，但不会有效果：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通过</w:t>
      </w:r>
      <w:r w:rsidRPr="002B429E">
        <w:rPr>
          <w:rFonts w:ascii="Consolas" w:hAnsi="Consolas" w:cs="Consolas"/>
          <w:color w:val="70AD47" w:themeColor="accent6"/>
          <w:kern w:val="0"/>
          <w:szCs w:val="24"/>
          <w:bdr w:val="single" w:sz="6" w:space="0" w:color="DDDDDD" w:frame="1"/>
          <w:shd w:val="clear" w:color="auto" w:fill="FAFAFA"/>
        </w:rPr>
        <w:t>remove(key)</w:t>
      </w:r>
      <w:r w:rsidRPr="007B272B">
        <w:rPr>
          <w:rFonts w:ascii="Helvetica" w:hAnsi="Helvetica" w:cs="Helvetica"/>
          <w:color w:val="000000" w:themeColor="text1"/>
          <w:kern w:val="0"/>
          <w:szCs w:val="24"/>
        </w:rPr>
        <w:t>方法可以删除元素：</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s.remove(4)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可以看成数学意义上的无序和无重复元素的集合，因此，两个</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可以做数学意义上的交集、并集等操作：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s2 = set([2,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&amp;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的唯一区别仅在于没有存储对应的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，但是，</w:t>
      </w:r>
      <w:r w:rsidRPr="006643C3">
        <w:rPr>
          <w:rFonts w:ascii="Helvetica" w:hAnsi="Helvetica" w:cs="Helvetica"/>
          <w:color w:val="FF0000"/>
          <w:kern w:val="0"/>
          <w:szCs w:val="24"/>
        </w:rPr>
        <w:t>set</w:t>
      </w:r>
      <w:r w:rsidRPr="006643C3">
        <w:rPr>
          <w:rFonts w:ascii="Helvetica" w:hAnsi="Helvetica" w:cs="Helvetica"/>
          <w:color w:val="FF0000"/>
          <w:kern w:val="0"/>
          <w:szCs w:val="24"/>
        </w:rPr>
        <w:t>的原理和</w:t>
      </w:r>
      <w:r w:rsidRPr="006643C3">
        <w:rPr>
          <w:rFonts w:ascii="Helvetica" w:hAnsi="Helvetica" w:cs="Helvetica"/>
          <w:color w:val="FF0000"/>
          <w:kern w:val="0"/>
          <w:szCs w:val="24"/>
        </w:rPr>
        <w:t>dict</w:t>
      </w:r>
      <w:r w:rsidRPr="006643C3">
        <w:rPr>
          <w:rFonts w:ascii="Helvetica" w:hAnsi="Helvetica" w:cs="Helvetica"/>
          <w:color w:val="FF0000"/>
          <w:kern w:val="0"/>
          <w:szCs w:val="24"/>
        </w:rPr>
        <w:t>一样，所以，同样不可以放入可变对象，</w:t>
      </w:r>
      <w:r w:rsidRPr="002B429E">
        <w:rPr>
          <w:rFonts w:ascii="Helvetica" w:hAnsi="Helvetica" w:cs="Helvetica"/>
          <w:color w:val="70AD47" w:themeColor="accent6"/>
          <w:kern w:val="0"/>
          <w:szCs w:val="24"/>
        </w:rPr>
        <w:t>因为无法判断两个可变对象是否相等</w:t>
      </w:r>
      <w:r w:rsidRPr="007B272B">
        <w:rPr>
          <w:rFonts w:ascii="Helvetica" w:hAnsi="Helvetica" w:cs="Helvetica"/>
          <w:color w:val="000000" w:themeColor="text1"/>
          <w:kern w:val="0"/>
          <w:szCs w:val="24"/>
        </w:rPr>
        <w:t>，也就无法保证</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不会有重复元素</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。试试把</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，看看是否会报错。</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6" w:name="_Toc454522288"/>
      <w:r w:rsidRPr="007B272B">
        <w:rPr>
          <w:rFonts w:ascii="Helvetica" w:hAnsi="Helvetica" w:cs="Helvetica"/>
          <w:color w:val="000000" w:themeColor="text1"/>
          <w:kern w:val="0"/>
          <w:szCs w:val="24"/>
        </w:rPr>
        <w:t>再议不可变对象</w:t>
      </w:r>
      <w:bookmarkEnd w:id="26"/>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上面我们讲了，</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是不变对象，而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是可变对象。</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对于可变对象，比如</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，对</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进行操作，</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内部的内容是会变化的，</w:t>
      </w:r>
      <w:r w:rsidRPr="007B272B">
        <w:rPr>
          <w:rFonts w:ascii="Helvetica" w:hAnsi="Helvetica" w:cs="Helvetica"/>
          <w:color w:val="000000" w:themeColor="text1"/>
          <w:kern w:val="0"/>
          <w:szCs w:val="24"/>
        </w:rPr>
        <w:t>比如：</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['c', 'b',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a.sort()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['a', 'b', 'c']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而对于不可变对象，比如</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，对</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进行操作呢：</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虽然字符串有个</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方法，也确实变出了</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最后仍是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，应该怎么理解呢？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我们先把代码改成下面这样：</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 =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要始终牢记的是，</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是变量，而</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才是字符串对象！有些时候，我们经常说，对象</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的内容是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，但其实是指，</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本身是一个变量，它指向的对象的内容才是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drawing>
          <wp:inline distT="0" distB="0" distL="0" distR="0">
            <wp:extent cx="2282190" cy="548640"/>
            <wp:effectExtent l="0" t="0" r="3810" b="3810"/>
            <wp:docPr id="18" name="图片 18" descr="a-to-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o-str"/>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2190" cy="548640"/>
                    </a:xfrm>
                    <a:prstGeom prst="rect">
                      <a:avLst/>
                    </a:prstGeom>
                    <a:noFill/>
                    <a:ln>
                      <a:noFill/>
                    </a:ln>
                  </pic:spPr>
                </pic:pic>
              </a:graphicData>
            </a:graphic>
          </wp:inline>
        </w:drawing>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当我们调用</w:t>
      </w:r>
      <w:r w:rsidRPr="007B272B">
        <w:rPr>
          <w:rFonts w:ascii="Consolas" w:hAnsi="Consolas" w:cs="Consolas"/>
          <w:color w:val="000000" w:themeColor="text1"/>
          <w:kern w:val="0"/>
          <w:szCs w:val="24"/>
          <w:bdr w:val="single" w:sz="6" w:space="0" w:color="DDDDDD" w:frame="1"/>
          <w:shd w:val="clear" w:color="auto" w:fill="FAFAFA"/>
        </w:rPr>
        <w:t>a.replace('a', 'A')</w:t>
      </w:r>
      <w:r w:rsidRPr="007B272B">
        <w:rPr>
          <w:rFonts w:ascii="Helvetica" w:hAnsi="Helvetica" w:cs="Helvetica"/>
          <w:color w:val="000000" w:themeColor="text1"/>
          <w:kern w:val="0"/>
          <w:szCs w:val="24"/>
        </w:rPr>
        <w:t>时，实际上调用方法</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是作用在字符串对象</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上的，而这个方法虽然名字叫</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，但却没有改变字符串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的内容。相反，</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方法创建了一个新字符串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并返回，如果我们用变量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指向该新字符串，就容易理解了，变量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仍指向原有的字符串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却指向新字符串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了：</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lastRenderedPageBreak/>
        <w:drawing>
          <wp:inline distT="0" distB="0" distL="0" distR="0">
            <wp:extent cx="2282190" cy="874395"/>
            <wp:effectExtent l="0" t="0" r="3810" b="1905"/>
            <wp:docPr id="19" name="图片 19" descr="a-b-to-2-s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to-2-strs"/>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2190" cy="874395"/>
                    </a:xfrm>
                    <a:prstGeom prst="rect">
                      <a:avLst/>
                    </a:prstGeom>
                    <a:noFill/>
                    <a:ln>
                      <a:noFill/>
                    </a:ln>
                  </pic:spPr>
                </pic:pic>
              </a:graphicData>
            </a:graphic>
          </wp:inline>
        </w:drawing>
      </w:r>
    </w:p>
    <w:p w:rsidR="007B272B" w:rsidRPr="000B00A8"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所以，</w:t>
      </w:r>
      <w:r w:rsidRPr="000B00A8">
        <w:rPr>
          <w:rFonts w:ascii="Helvetica" w:hAnsi="Helvetica" w:cs="Helvetica"/>
          <w:color w:val="70AD47" w:themeColor="accent6"/>
          <w:kern w:val="0"/>
          <w:szCs w:val="24"/>
        </w:rPr>
        <w:t>对于不变对象来说，调用对象自身的任意方法，也不会改变该对象自身的内容。相反，这些方法会创建新的对象并返回，这样，就保证了不可变对象本身永远是不可变的。</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7" w:name="_Toc454522289"/>
      <w:r w:rsidRPr="007B272B">
        <w:rPr>
          <w:rFonts w:ascii="Helvetica" w:hAnsi="Helvetica" w:cs="Helvetica"/>
          <w:color w:val="000000" w:themeColor="text1"/>
          <w:kern w:val="0"/>
          <w:szCs w:val="24"/>
        </w:rPr>
        <w:t>小结</w:t>
      </w:r>
      <w:bookmarkEnd w:id="27"/>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使用</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存储结构的</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中非常有用，选择不可变对象作为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很重要，最常用的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是字符串。</w:t>
      </w:r>
    </w:p>
    <w:p w:rsid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0B00A8">
        <w:rPr>
          <w:rFonts w:ascii="Helvetica" w:hAnsi="Helvetica" w:cs="Helvetica"/>
          <w:color w:val="70AD47" w:themeColor="accent6"/>
          <w:kern w:val="0"/>
          <w:szCs w:val="24"/>
        </w:rPr>
        <w:t>tuple</w:t>
      </w:r>
      <w:r w:rsidRPr="000B00A8">
        <w:rPr>
          <w:rFonts w:ascii="Helvetica" w:hAnsi="Helvetica" w:cs="Helvetica"/>
          <w:color w:val="70AD47" w:themeColor="accent6"/>
          <w:kern w:val="0"/>
          <w:szCs w:val="24"/>
        </w:rPr>
        <w:t>虽然是不变对象，但试试把</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和</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放入</w:t>
      </w:r>
      <w:r w:rsidRPr="000B00A8">
        <w:rPr>
          <w:rFonts w:ascii="Helvetica" w:hAnsi="Helvetica" w:cs="Helvetica"/>
          <w:color w:val="70AD47" w:themeColor="accent6"/>
          <w:kern w:val="0"/>
          <w:szCs w:val="24"/>
        </w:rPr>
        <w:t>dict</w:t>
      </w:r>
      <w:r w:rsidRPr="000B00A8">
        <w:rPr>
          <w:rFonts w:ascii="Helvetica" w:hAnsi="Helvetica" w:cs="Helvetica"/>
          <w:color w:val="70AD47" w:themeColor="accent6"/>
          <w:kern w:val="0"/>
          <w:szCs w:val="24"/>
        </w:rPr>
        <w:t>或</w:t>
      </w:r>
      <w:r w:rsidRPr="000B00A8">
        <w:rPr>
          <w:rFonts w:ascii="Helvetica" w:hAnsi="Helvetica" w:cs="Helvetica"/>
          <w:color w:val="70AD47" w:themeColor="accent6"/>
          <w:kern w:val="0"/>
          <w:szCs w:val="24"/>
        </w:rPr>
        <w:t>set</w:t>
      </w:r>
      <w:r w:rsidRPr="000B00A8">
        <w:rPr>
          <w:rFonts w:ascii="Helvetica" w:hAnsi="Helvetica" w:cs="Helvetica"/>
          <w:color w:val="70AD47" w:themeColor="accent6"/>
          <w:kern w:val="0"/>
          <w:szCs w:val="24"/>
        </w:rPr>
        <w:t>中，并解释结果。</w:t>
      </w:r>
    </w:p>
    <w:p w:rsidR="00C46A7D" w:rsidRDefault="00C46A7D" w:rsidP="00E83F69">
      <w:pPr>
        <w:pStyle w:val="3"/>
        <w:rPr>
          <w:sz w:val="24"/>
        </w:rPr>
      </w:pPr>
      <w:r w:rsidRPr="00B321D8">
        <w:rPr>
          <w:sz w:val="24"/>
        </w:rPr>
        <w:t>附</w:t>
      </w:r>
      <w:r w:rsidRPr="00B321D8">
        <w:rPr>
          <w:sz w:val="24"/>
        </w:rPr>
        <w:t xml:space="preserve"> </w:t>
      </w:r>
      <w:r w:rsidR="00B86AE8">
        <w:rPr>
          <w:sz w:val="24"/>
        </w:rPr>
        <w:t>复制</w:t>
      </w:r>
      <w:r w:rsidR="00B86AE8">
        <w:rPr>
          <w:rFonts w:hint="eastAsia"/>
          <w:sz w:val="24"/>
        </w:rPr>
        <w:t>、</w:t>
      </w:r>
      <w:r w:rsidR="00B0270C">
        <w:rPr>
          <w:sz w:val="24"/>
        </w:rPr>
        <w:t>浅</w:t>
      </w:r>
      <w:r w:rsidR="00D60204" w:rsidRPr="00B321D8">
        <w:rPr>
          <w:sz w:val="24"/>
        </w:rPr>
        <w:t>拷贝与</w:t>
      </w:r>
      <w:r w:rsidR="00B0270C">
        <w:rPr>
          <w:sz w:val="24"/>
        </w:rPr>
        <w:t>深</w:t>
      </w:r>
      <w:r w:rsidR="00D60204" w:rsidRPr="00B321D8">
        <w:rPr>
          <w:sz w:val="24"/>
        </w:rPr>
        <w:t>拷贝</w:t>
      </w:r>
      <w:r w:rsidRPr="00B321D8">
        <w:rPr>
          <w:sz w:val="24"/>
        </w:rPr>
        <w:tab/>
      </w:r>
    </w:p>
    <w:p w:rsidR="007247E0" w:rsidRDefault="00CC0581" w:rsidP="007247E0">
      <w:hyperlink r:id="rId28" w:history="1">
        <w:r w:rsidR="007247E0" w:rsidRPr="007B0286">
          <w:rPr>
            <w:rStyle w:val="a6"/>
          </w:rPr>
          <w:t>http://www.cnblogs.com/wait123/archive/2011/10/10/2206580.html</w:t>
        </w:r>
      </w:hyperlink>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这两天又回头看了看python中的赋值、浅拷贝和深拷贝，以前看的时候总觉得他们之间有关系，但又理不清楚，今天总算有了点头绪，所以跟大家分享一下我的理解。</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先说说赋值，其实python中的</w:t>
      </w:r>
      <w:r w:rsidR="00135B0E">
        <w:rPr>
          <w:rFonts w:asciiTheme="minorEastAsia" w:eastAsiaTheme="minorEastAsia" w:hAnsiTheme="minorEastAsia" w:cs="宋体"/>
          <w:color w:val="70AD47" w:themeColor="accent6"/>
          <w:kern w:val="0"/>
          <w:szCs w:val="18"/>
        </w:rPr>
        <w:t>赋值其实是对象的</w:t>
      </w:r>
      <w:r w:rsidRPr="006D46A1">
        <w:rPr>
          <w:rFonts w:asciiTheme="minorEastAsia" w:eastAsiaTheme="minorEastAsia" w:hAnsiTheme="minorEastAsia" w:cs="宋体"/>
          <w:color w:val="70AD47" w:themeColor="accent6"/>
          <w:kern w:val="0"/>
          <w:szCs w:val="18"/>
        </w:rPr>
        <w:t>引用</w:t>
      </w:r>
      <w:r w:rsidR="00ED314F">
        <w:rPr>
          <w:rFonts w:asciiTheme="minorEastAsia" w:eastAsiaTheme="minorEastAsia" w:hAnsiTheme="minorEastAsia" w:cs="宋体" w:hint="eastAsia"/>
          <w:color w:val="70AD47" w:themeColor="accent6"/>
          <w:kern w:val="0"/>
          <w:szCs w:val="18"/>
        </w:rPr>
        <w:t>（id相同）</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foo2=foo1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用操作符</w:t>
      </w:r>
      <w:r w:rsidRPr="006A7454">
        <w:rPr>
          <w:rFonts w:asciiTheme="minorEastAsia" w:eastAsiaTheme="minorEastAsia" w:hAnsiTheme="minorEastAsia" w:cs="宋体"/>
          <w:color w:val="FF0000"/>
          <w:kern w:val="0"/>
          <w:szCs w:val="18"/>
        </w:rPr>
        <w:t>is</w:t>
      </w:r>
      <w:r w:rsidRPr="006D46A1">
        <w:rPr>
          <w:rFonts w:asciiTheme="minorEastAsia" w:eastAsiaTheme="minorEastAsia" w:hAnsiTheme="minorEastAsia" w:cs="宋体"/>
          <w:color w:val="000000"/>
          <w:kern w:val="0"/>
          <w:szCs w:val="18"/>
        </w:rPr>
        <w:t>判断时，你可以发现结果是true，是因为python是先创建了一个对象1.0，然后这个对象的引用又被赋值给了foo1和foo2</w:t>
      </w:r>
      <w:r w:rsidR="007247E0">
        <w:rPr>
          <w:rFonts w:asciiTheme="minorEastAsia" w:eastAsiaTheme="minorEastAsia" w:hAnsiTheme="minorEastAsia" w:cs="宋体" w:hint="eastAsia"/>
          <w:color w:val="000000"/>
          <w:kern w:val="0"/>
          <w:szCs w:val="18"/>
        </w:rPr>
        <w:t>（并没有</w:t>
      </w:r>
      <w:r w:rsidR="00210195">
        <w:rPr>
          <w:rFonts w:asciiTheme="minorEastAsia" w:eastAsiaTheme="minorEastAsia" w:hAnsiTheme="minorEastAsia" w:cs="宋体" w:hint="eastAsia"/>
          <w:color w:val="000000"/>
          <w:kern w:val="0"/>
          <w:szCs w:val="18"/>
        </w:rPr>
        <w:t>再</w:t>
      </w:r>
      <w:r w:rsidR="007247E0">
        <w:rPr>
          <w:rFonts w:asciiTheme="minorEastAsia" w:eastAsiaTheme="minorEastAsia" w:hAnsiTheme="minorEastAsia" w:cs="宋体" w:hint="eastAsia"/>
          <w:color w:val="000000"/>
          <w:kern w:val="0"/>
          <w:szCs w:val="18"/>
        </w:rPr>
        <w:t>创建新的对象）</w:t>
      </w:r>
      <w:r w:rsidRPr="006D46A1">
        <w:rPr>
          <w:rFonts w:asciiTheme="minorEastAsia" w:eastAsiaTheme="minorEastAsia" w:hAnsiTheme="minorEastAsia" w:cs="宋体"/>
          <w:color w:val="000000"/>
          <w:kern w:val="0"/>
          <w:szCs w:val="18"/>
        </w:rPr>
        <w:t>，但是如果是这样：</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这时你会发现，这其实是</w:t>
      </w:r>
      <w:r w:rsidRPr="006D46A1">
        <w:rPr>
          <w:rFonts w:asciiTheme="minorEastAsia" w:eastAsiaTheme="minorEastAsia" w:hAnsiTheme="minorEastAsia" w:cs="宋体"/>
          <w:color w:val="70AD47" w:themeColor="accent6"/>
          <w:kern w:val="0"/>
          <w:szCs w:val="18"/>
        </w:rPr>
        <w:t>创建了两个不同的对象</w:t>
      </w:r>
      <w:r w:rsidRPr="006D46A1">
        <w:rPr>
          <w:rFonts w:asciiTheme="minorEastAsia" w:eastAsiaTheme="minorEastAsia" w:hAnsiTheme="minorEastAsia" w:cs="宋体"/>
          <w:color w:val="000000"/>
          <w:kern w:val="0"/>
          <w:szCs w:val="18"/>
        </w:rPr>
        <w:t>，用内建函数id()可以发现，二者的身份不同；</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10DB4">
        <w:rPr>
          <w:rFonts w:asciiTheme="minorEastAsia" w:eastAsiaTheme="minorEastAsia" w:hAnsiTheme="minorEastAsia" w:cs="宋体"/>
          <w:color w:val="FF0000"/>
          <w:kern w:val="0"/>
          <w:szCs w:val="18"/>
        </w:rPr>
        <w:t>其实python还有一个特例</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a=1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b=1</w:t>
      </w:r>
    </w:p>
    <w:p w:rsidR="006D46A1" w:rsidRPr="00E72FA1" w:rsidRDefault="006D46A1"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6D46A1">
        <w:rPr>
          <w:rFonts w:asciiTheme="minorEastAsia" w:eastAsiaTheme="minorEastAsia" w:hAnsiTheme="minorEastAsia" w:cs="宋体"/>
          <w:kern w:val="0"/>
          <w:szCs w:val="18"/>
        </w:rPr>
        <w:t>你会发现id（a）=id（b），原因是</w:t>
      </w:r>
      <w:r w:rsidRPr="00610DB4">
        <w:rPr>
          <w:rFonts w:asciiTheme="minorEastAsia" w:eastAsiaTheme="minorEastAsia" w:hAnsiTheme="minorEastAsia" w:cs="宋体"/>
          <w:color w:val="FF0000"/>
          <w:kern w:val="0"/>
          <w:szCs w:val="18"/>
        </w:rPr>
        <w:t>python认为这些小整型是会经常用到的，所以python会缓存一部分小整型</w:t>
      </w:r>
      <w:r w:rsidR="00171E8F">
        <w:rPr>
          <w:rFonts w:asciiTheme="minorEastAsia" w:eastAsiaTheme="minorEastAsia" w:hAnsiTheme="minorEastAsia" w:cs="宋体"/>
          <w:color w:val="FF0000"/>
          <w:kern w:val="0"/>
          <w:szCs w:val="18"/>
        </w:rPr>
        <w:t>和字符串</w:t>
      </w:r>
      <w:r w:rsidRPr="00610DB4">
        <w:rPr>
          <w:rFonts w:asciiTheme="minorEastAsia" w:eastAsiaTheme="minorEastAsia" w:hAnsiTheme="minorEastAsia" w:cs="宋体"/>
          <w:color w:val="FF0000"/>
          <w:kern w:val="0"/>
          <w:szCs w:val="18"/>
        </w:rPr>
        <w:t>。</w:t>
      </w:r>
    </w:p>
    <w:p w:rsidR="002B600F" w:rsidRDefault="002B600F"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kern w:val="0"/>
          <w:szCs w:val="18"/>
        </w:rPr>
        <w:lastRenderedPageBreak/>
        <w:t>因此</w:t>
      </w:r>
      <w:r w:rsidRPr="00E72FA1">
        <w:rPr>
          <w:rFonts w:asciiTheme="minorEastAsia" w:eastAsiaTheme="minorEastAsia" w:hAnsiTheme="minorEastAsia" w:cs="宋体" w:hint="eastAsia"/>
          <w:kern w:val="0"/>
          <w:szCs w:val="18"/>
        </w:rPr>
        <w:t>当创建一个对象，然后把它赋给另一个变量的时候，python并没有拷贝这个对象，而只是拷贝了这个对象的引用</w:t>
      </w:r>
      <w:r w:rsidR="003B65BD">
        <w:rPr>
          <w:rFonts w:asciiTheme="minorEastAsia" w:eastAsiaTheme="minorEastAsia" w:hAnsiTheme="minorEastAsia" w:cs="宋体" w:hint="eastAsia"/>
          <w:kern w:val="0"/>
          <w:szCs w:val="18"/>
        </w:rPr>
        <w:t>（相当于将对象的地址）</w:t>
      </w:r>
      <w:r w:rsidRPr="00E72FA1">
        <w:rPr>
          <w:rFonts w:asciiTheme="minorEastAsia" w:eastAsiaTheme="minorEastAsia" w:hAnsiTheme="minorEastAsia" w:cs="宋体" w:hint="eastAsia"/>
          <w:kern w:val="0"/>
          <w:szCs w:val="18"/>
        </w:rPr>
        <w:t>。</w:t>
      </w:r>
      <w:r w:rsidR="006724EF" w:rsidRPr="00E72FA1">
        <w:rPr>
          <w:rFonts w:asciiTheme="minorEastAsia" w:eastAsiaTheme="minorEastAsia" w:hAnsiTheme="minorEastAsia" w:cs="宋体" w:hint="eastAsia"/>
          <w:kern w:val="0"/>
          <w:szCs w:val="18"/>
        </w:rPr>
        <w:t>当你对一个对象赋值的时候(做为参数传递,或者做为返回值),Python和Java一样,</w:t>
      </w:r>
      <w:r w:rsidR="006724EF" w:rsidRPr="001847E8">
        <w:rPr>
          <w:rFonts w:asciiTheme="minorEastAsia" w:eastAsiaTheme="minorEastAsia" w:hAnsiTheme="minorEastAsia" w:cs="宋体" w:hint="eastAsia"/>
          <w:color w:val="FF0000"/>
          <w:kern w:val="0"/>
          <w:szCs w:val="18"/>
        </w:rPr>
        <w:t>总是传递原始对象的引用</w:t>
      </w:r>
      <w:r w:rsidR="006724EF" w:rsidRPr="00E72FA1">
        <w:rPr>
          <w:rFonts w:asciiTheme="minorEastAsia" w:eastAsiaTheme="minorEastAsia" w:hAnsiTheme="minorEastAsia" w:cs="宋体" w:hint="eastAsia"/>
          <w:kern w:val="0"/>
          <w:szCs w:val="18"/>
        </w:rPr>
        <w:t>,而不是一个副本。</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800000"/>
          <w:szCs w:val="18"/>
        </w:rPr>
        <w:t>"""传递原始对象的引用,而不是一个副本"""</w:t>
      </w:r>
    </w:p>
    <w:p w:rsidR="0086689B" w:rsidRPr="0086689B" w:rsidRDefault="0086689B" w:rsidP="00B86AE8">
      <w:pPr>
        <w:pStyle w:val="HTML0"/>
        <w:pBdr>
          <w:top w:val="single" w:sz="6" w:space="5" w:color="CCCCCC"/>
          <w:left w:val="single" w:sz="6" w:space="8" w:color="CCCCCC"/>
          <w:bottom w:val="single" w:sz="6" w:space="5" w:color="CCCCCC"/>
          <w:right w:val="single" w:sz="6" w:space="8" w:color="CCCCCC"/>
        </w:pBdr>
        <w:shd w:val="clear" w:color="auto" w:fill="F8F8F8"/>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60"/>
        </w:tabs>
        <w:spacing w:line="285" w:lineRule="atLeast"/>
        <w:rPr>
          <w:color w:val="000000"/>
          <w:szCs w:val="18"/>
        </w:rPr>
      </w:pPr>
      <w:r w:rsidRPr="0086689B">
        <w:rPr>
          <w:color w:val="000000"/>
          <w:szCs w:val="18"/>
        </w:rPr>
        <w:t>a = [1,2,3]</w:t>
      </w:r>
      <w:r w:rsidR="00B86AE8">
        <w:rPr>
          <w:color w:val="000000"/>
          <w:szCs w:val="18"/>
        </w:rPr>
        <w:tab/>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 = a</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b.append(100)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b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a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id(a)     </w:t>
      </w:r>
      <w:r w:rsidRPr="0086689B">
        <w:rPr>
          <w:color w:val="008000"/>
          <w:szCs w:val="18"/>
        </w:rPr>
        <w:t>#11530368</w:t>
      </w:r>
    </w:p>
    <w:p w:rsidR="00910D5A" w:rsidRPr="00FB31CE" w:rsidRDefault="0086689B" w:rsidP="00FB31CE">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id(b)     </w:t>
      </w:r>
      <w:r w:rsidRPr="0086689B">
        <w:rPr>
          <w:color w:val="008000"/>
          <w:szCs w:val="18"/>
        </w:rPr>
        <w:t xml:space="preserve">#11530368 </w:t>
      </w:r>
    </w:p>
    <w:p w:rsidR="008E2BC3" w:rsidRPr="00E72FA1" w:rsidRDefault="008E2BC3" w:rsidP="00C742C5">
      <w:pPr>
        <w:widowControl/>
        <w:shd w:val="clear" w:color="auto" w:fill="FFFFFF"/>
        <w:tabs>
          <w:tab w:val="right" w:pos="8312"/>
        </w:tabs>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hint="eastAsia"/>
          <w:kern w:val="0"/>
          <w:szCs w:val="18"/>
        </w:rPr>
        <w:t>如果你想修改一个对象,而且想让原始的对象不受影响,</w:t>
      </w:r>
      <w:r w:rsidR="00827252" w:rsidRPr="00E72FA1">
        <w:rPr>
          <w:rFonts w:asciiTheme="minorEastAsia" w:eastAsiaTheme="minorEastAsia" w:hAnsiTheme="minorEastAsia" w:cs="宋体" w:hint="eastAsia"/>
          <w:kern w:val="0"/>
          <w:szCs w:val="18"/>
        </w:rPr>
        <w:t>那你就需要</w:t>
      </w:r>
      <w:r w:rsidR="00827252" w:rsidRPr="00C742C5">
        <w:rPr>
          <w:rFonts w:asciiTheme="minorEastAsia" w:eastAsiaTheme="minorEastAsia" w:hAnsiTheme="minorEastAsia" w:cs="宋体" w:hint="eastAsia"/>
          <w:color w:val="70AD47" w:themeColor="accent6"/>
          <w:kern w:val="0"/>
          <w:szCs w:val="18"/>
        </w:rPr>
        <w:t>对象拷贝</w:t>
      </w:r>
      <w:r w:rsidRPr="00E72FA1">
        <w:rPr>
          <w:rFonts w:asciiTheme="minorEastAsia" w:eastAsiaTheme="minorEastAsia" w:hAnsiTheme="minorEastAsia" w:cs="宋体" w:hint="eastAsia"/>
          <w:kern w:val="0"/>
          <w:szCs w:val="18"/>
        </w:rPr>
        <w:t>。</w:t>
      </w:r>
      <w:r w:rsidR="00C742C5">
        <w:rPr>
          <w:rFonts w:asciiTheme="minorEastAsia" w:eastAsiaTheme="minorEastAsia" w:hAnsiTheme="minorEastAsia" w:cs="宋体"/>
          <w:kern w:val="0"/>
          <w:szCs w:val="18"/>
        </w:rPr>
        <w:tab/>
      </w:r>
    </w:p>
    <w:p w:rsidR="00BC6897" w:rsidRDefault="00386114"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FB2891">
        <w:rPr>
          <w:rFonts w:asciiTheme="minorEastAsia" w:eastAsiaTheme="minorEastAsia" w:hAnsiTheme="minorEastAsia" w:cs="宋体"/>
          <w:b/>
          <w:kern w:val="0"/>
          <w:szCs w:val="18"/>
        </w:rPr>
        <w:t>容器</w:t>
      </w:r>
      <w:r w:rsidR="006D46A1" w:rsidRPr="00FB2891">
        <w:rPr>
          <w:rFonts w:asciiTheme="minorEastAsia" w:eastAsiaTheme="minorEastAsia" w:hAnsiTheme="minorEastAsia" w:cs="宋体"/>
          <w:b/>
          <w:kern w:val="0"/>
          <w:szCs w:val="18"/>
        </w:rPr>
        <w:t>类型</w:t>
      </w:r>
      <w:r w:rsidR="006D46A1" w:rsidRPr="006D46A1">
        <w:rPr>
          <w:rFonts w:asciiTheme="minorEastAsia" w:eastAsiaTheme="minorEastAsia" w:hAnsiTheme="minorEastAsia" w:cs="宋体"/>
          <w:kern w:val="0"/>
          <w:szCs w:val="18"/>
        </w:rPr>
        <w:t>的可以通过三种方式实现浅拷贝，</w:t>
      </w:r>
      <w:r w:rsidR="006D46A1" w:rsidRPr="001847E8">
        <w:rPr>
          <w:rFonts w:asciiTheme="minorEastAsia" w:eastAsiaTheme="minorEastAsia" w:hAnsiTheme="minorEastAsia" w:cs="宋体"/>
          <w:color w:val="FF0000"/>
          <w:kern w:val="0"/>
          <w:szCs w:val="18"/>
        </w:rPr>
        <w:t>浅拷贝也是默认的拷贝类型</w:t>
      </w:r>
      <w:r w:rsidR="006D46A1" w:rsidRPr="006D46A1">
        <w:rPr>
          <w:rFonts w:asciiTheme="minorEastAsia" w:eastAsiaTheme="minorEastAsia" w:hAnsiTheme="minorEastAsia" w:cs="宋体"/>
          <w:kern w:val="0"/>
          <w:szCs w:val="18"/>
        </w:rPr>
        <w:t>：（1）完全切片操作；（2）利用工厂函数，比如list()等；（3）使用copy模块中的copy（）函数。</w:t>
      </w:r>
      <w:r w:rsidR="006D46A1" w:rsidRPr="00FB2891">
        <w:rPr>
          <w:rFonts w:asciiTheme="minorEastAsia" w:eastAsiaTheme="minorEastAsia" w:hAnsiTheme="minorEastAsia" w:cs="宋体"/>
          <w:b/>
          <w:kern w:val="0"/>
          <w:szCs w:val="18"/>
        </w:rPr>
        <w:t>然而对于非容器类型没有拷贝这这一说</w:t>
      </w:r>
      <w:r w:rsidR="006D46A1" w:rsidRPr="006D46A1">
        <w:rPr>
          <w:rFonts w:asciiTheme="minorEastAsia" w:eastAsiaTheme="minorEastAsia" w:hAnsiTheme="minorEastAsia" w:cs="宋体"/>
          <w:kern w:val="0"/>
          <w:szCs w:val="18"/>
        </w:rPr>
        <w:t>。在《python核心编程》一书中说道，“</w:t>
      </w:r>
      <w:r w:rsidR="006D46A1" w:rsidRPr="006D46A1">
        <w:rPr>
          <w:rFonts w:asciiTheme="minorEastAsia" w:eastAsiaTheme="minorEastAsia" w:hAnsiTheme="minorEastAsia" w:cs="宋体"/>
          <w:color w:val="70AD47" w:themeColor="accent6"/>
          <w:kern w:val="0"/>
          <w:szCs w:val="18"/>
        </w:rPr>
        <w:t>对一个对象进行浅拷贝其实是新创建了一个类型跟原对象一样，其内容是</w:t>
      </w:r>
      <w:r w:rsidR="006D46A1" w:rsidRPr="003C6F40">
        <w:rPr>
          <w:rFonts w:asciiTheme="minorEastAsia" w:eastAsiaTheme="minorEastAsia" w:hAnsiTheme="minorEastAsia" w:cs="宋体"/>
          <w:b/>
          <w:color w:val="70AD47" w:themeColor="accent6"/>
          <w:kern w:val="0"/>
          <w:szCs w:val="18"/>
        </w:rPr>
        <w:t>原来对象元素</w:t>
      </w:r>
      <w:r w:rsidR="006D46A1" w:rsidRPr="006D46A1">
        <w:rPr>
          <w:rFonts w:asciiTheme="minorEastAsia" w:eastAsiaTheme="minorEastAsia" w:hAnsiTheme="minorEastAsia" w:cs="宋体"/>
          <w:color w:val="70AD47" w:themeColor="accent6"/>
          <w:kern w:val="0"/>
          <w:szCs w:val="18"/>
        </w:rPr>
        <w:t>的引用，换句话说，这个拷贝的对象本身是新的，但是它的内容不是”</w:t>
      </w:r>
      <w:r w:rsidR="00E4245A">
        <w:rPr>
          <w:rFonts w:asciiTheme="minorEastAsia" w:eastAsiaTheme="minorEastAsia" w:hAnsiTheme="minorEastAsia" w:cs="宋体" w:hint="eastAsia"/>
          <w:color w:val="70AD47" w:themeColor="accent6"/>
          <w:kern w:val="0"/>
          <w:szCs w:val="18"/>
        </w:rPr>
        <w:t>。</w:t>
      </w:r>
      <w:r w:rsidR="0068449D" w:rsidRPr="00835243">
        <w:rPr>
          <w:rFonts w:asciiTheme="minorEastAsia" w:eastAsiaTheme="minorEastAsia" w:hAnsiTheme="minorEastAsia" w:cs="宋体"/>
          <w:color w:val="70AD47" w:themeColor="accent6"/>
          <w:kern w:val="0"/>
          <w:szCs w:val="18"/>
        </w:rPr>
        <w:t>浅拷贝不是</w:t>
      </w:r>
      <w:r w:rsidR="00302435">
        <w:rPr>
          <w:rFonts w:asciiTheme="minorEastAsia" w:eastAsiaTheme="minorEastAsia" w:hAnsiTheme="minorEastAsia" w:cs="宋体"/>
          <w:color w:val="70AD47" w:themeColor="accent6"/>
          <w:kern w:val="0"/>
          <w:szCs w:val="18"/>
        </w:rPr>
        <w:t>赋值</w:t>
      </w:r>
      <w:r w:rsidR="0068449D" w:rsidRPr="00835243">
        <w:rPr>
          <w:rFonts w:asciiTheme="minorEastAsia" w:eastAsiaTheme="minorEastAsia" w:hAnsiTheme="minorEastAsia" w:cs="宋体" w:hint="eastAsia"/>
          <w:color w:val="70AD47" w:themeColor="accent6"/>
          <w:kern w:val="0"/>
          <w:szCs w:val="18"/>
        </w:rPr>
        <w:t>，</w:t>
      </w:r>
      <w:r w:rsidR="006C5361" w:rsidRPr="00835243">
        <w:rPr>
          <w:rFonts w:asciiTheme="minorEastAsia" w:eastAsiaTheme="minorEastAsia" w:hAnsiTheme="minorEastAsia" w:cs="宋体"/>
          <w:color w:val="70AD47" w:themeColor="accent6"/>
          <w:kern w:val="0"/>
          <w:szCs w:val="18"/>
        </w:rPr>
        <w:t>因为赋值的结果是他们的内存地址相同，但是浅拷贝的内存地址</w:t>
      </w:r>
      <w:r w:rsidR="006D46A1" w:rsidRPr="006D46A1">
        <w:rPr>
          <w:rFonts w:asciiTheme="minorEastAsia" w:eastAsiaTheme="minorEastAsia" w:hAnsiTheme="minorEastAsia" w:cs="宋体"/>
          <w:color w:val="70AD47" w:themeColor="accent6"/>
          <w:kern w:val="0"/>
          <w:szCs w:val="18"/>
        </w:rPr>
        <w:t>却不同</w:t>
      </w:r>
      <w:r w:rsidR="00BF1DD2">
        <w:rPr>
          <w:rFonts w:asciiTheme="minorEastAsia" w:eastAsiaTheme="minorEastAsia" w:hAnsiTheme="minorEastAsia" w:cs="宋体" w:hint="eastAsia"/>
          <w:color w:val="000000"/>
          <w:kern w:val="0"/>
          <w:szCs w:val="18"/>
        </w:rPr>
        <w:t>，浅拷贝中每个元素的内存地址和原来对象元素的内存地址</w:t>
      </w:r>
      <w:r w:rsidR="003C6F40">
        <w:rPr>
          <w:rFonts w:asciiTheme="minorEastAsia" w:eastAsiaTheme="minorEastAsia" w:hAnsiTheme="minorEastAsia" w:cs="宋体" w:hint="eastAsia"/>
          <w:color w:val="000000"/>
          <w:kern w:val="0"/>
          <w:szCs w:val="18"/>
        </w:rPr>
        <w:t>却</w:t>
      </w:r>
      <w:r w:rsidR="00BF1DD2">
        <w:rPr>
          <w:rFonts w:asciiTheme="minorEastAsia" w:eastAsiaTheme="minorEastAsia" w:hAnsiTheme="minorEastAsia" w:cs="宋体" w:hint="eastAsia"/>
          <w:color w:val="000000"/>
          <w:kern w:val="0"/>
          <w:szCs w:val="18"/>
        </w:rPr>
        <w:t>是</w:t>
      </w:r>
      <w:r w:rsidR="00575BF0">
        <w:rPr>
          <w:rFonts w:asciiTheme="minorEastAsia" w:eastAsiaTheme="minorEastAsia" w:hAnsiTheme="minorEastAsia" w:cs="宋体" w:hint="eastAsia"/>
          <w:color w:val="000000"/>
          <w:kern w:val="0"/>
          <w:szCs w:val="18"/>
        </w:rPr>
        <w:t>对应</w:t>
      </w:r>
      <w:r w:rsidR="00BF1DD2">
        <w:rPr>
          <w:rFonts w:asciiTheme="minorEastAsia" w:eastAsiaTheme="minorEastAsia" w:hAnsiTheme="minorEastAsia" w:cs="宋体" w:hint="eastAsia"/>
          <w:color w:val="000000"/>
          <w:kern w:val="0"/>
          <w:szCs w:val="18"/>
        </w:rPr>
        <w:t>相同的。</w:t>
      </w:r>
    </w:p>
    <w:p w:rsidR="00BC6897" w:rsidRDefault="00BC6897"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Pr>
          <w:noProof/>
        </w:rPr>
        <w:drawing>
          <wp:inline distT="0" distB="0" distL="0" distR="0">
            <wp:extent cx="2113280" cy="1630680"/>
            <wp:effectExtent l="0" t="0" r="1270" b="7620"/>
            <wp:docPr id="62" name="图片 62"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y.csdn.net/uploads/201303/05/1362459851_8030.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3280" cy="1630680"/>
                    </a:xfrm>
                    <a:prstGeom prst="rect">
                      <a:avLst/>
                    </a:prstGeom>
                    <a:noFill/>
                    <a:ln>
                      <a:noFill/>
                    </a:ln>
                  </pic:spPr>
                </pic:pic>
              </a:graphicData>
            </a:graphic>
          </wp:inline>
        </w:drawing>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下面我结合书上的例子以及我自己的想法来说明这句话是什么意思。</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 = [</w:t>
      </w:r>
      <w:r w:rsidRPr="00973AE6">
        <w:rPr>
          <w:rFonts w:ascii="宋体" w:hAnsi="宋体" w:cs="宋体"/>
          <w:color w:val="800000"/>
          <w:kern w:val="0"/>
          <w:szCs w:val="24"/>
        </w:rPr>
        <w:t>'jack'</w:t>
      </w:r>
      <w:r w:rsidRPr="00973AE6">
        <w:rPr>
          <w:rFonts w:ascii="宋体" w:hAnsi="宋体" w:cs="宋体"/>
          <w:color w:val="000000"/>
          <w:kern w:val="0"/>
          <w:szCs w:val="24"/>
        </w:rPr>
        <w:t>,[</w:t>
      </w:r>
      <w:r w:rsidRPr="00973AE6">
        <w:rPr>
          <w:rFonts w:ascii="宋体" w:hAnsi="宋体" w:cs="宋体"/>
          <w:color w:val="800000"/>
          <w:kern w:val="0"/>
          <w:szCs w:val="24"/>
        </w:rPr>
        <w:t>'age'</w:t>
      </w: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 =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 = list(jack)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lastRenderedPageBreak/>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id(jack),id(tom),id(anny)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13457088 18487376 18489136</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9" name="图片 5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Pr>
          <w:rFonts w:ascii="Verdana" w:hAnsi="Verdana" w:cs="宋体"/>
          <w:color w:val="000000"/>
          <w:kern w:val="0"/>
          <w:szCs w:val="24"/>
        </w:rPr>
        <w:t>可以看到</w:t>
      </w:r>
      <w:r w:rsidRPr="00FB2891">
        <w:rPr>
          <w:rFonts w:ascii="Verdana" w:hAnsi="Verdana" w:cs="宋体"/>
          <w:b/>
          <w:color w:val="000000"/>
          <w:kern w:val="0"/>
          <w:szCs w:val="24"/>
        </w:rPr>
        <w:t>浅拷贝的内存地址</w:t>
      </w:r>
      <w:r w:rsidRPr="00FB2891">
        <w:rPr>
          <w:rFonts w:ascii="Verdana" w:hAnsi="Verdana" w:cs="宋体" w:hint="eastAsia"/>
          <w:b/>
          <w:color w:val="000000"/>
          <w:kern w:val="0"/>
          <w:szCs w:val="24"/>
        </w:rPr>
        <w:t>是不同的</w:t>
      </w:r>
      <w:r>
        <w:rPr>
          <w:rFonts w:ascii="Verdana" w:hAnsi="Verdana" w:cs="宋体" w:hint="eastAsia"/>
          <w:color w:val="000000"/>
          <w:kern w:val="0"/>
          <w:szCs w:val="24"/>
        </w:rPr>
        <w:t>。</w:t>
      </w:r>
      <w:r w:rsidRPr="00973AE6">
        <w:rPr>
          <w:rFonts w:ascii="Verdana" w:hAnsi="Verdana" w:cs="宋体"/>
          <w:color w:val="000000"/>
          <w:kern w:val="0"/>
          <w:szCs w:val="24"/>
        </w:rPr>
        <w:t>接下来修改上面例子，对姓名和年级进行修改：</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8" name="图片 5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tom[0]=</w:t>
      </w:r>
      <w:r w:rsidRPr="00973AE6">
        <w:rPr>
          <w:rFonts w:ascii="宋体" w:hAnsi="宋体" w:cs="宋体"/>
          <w:color w:val="800000"/>
          <w:kern w:val="0"/>
          <w:szCs w:val="24"/>
        </w:rPr>
        <w:t>'tom'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anny[0]=</w:t>
      </w:r>
      <w:r w:rsidRPr="00973AE6">
        <w:rPr>
          <w:rFonts w:ascii="宋体" w:hAnsi="宋体" w:cs="宋体"/>
          <w:color w:val="800000"/>
          <w:kern w:val="0"/>
          <w:szCs w:val="24"/>
        </w:rPr>
        <w:t>'anny'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 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jack,tom,anny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7" name="图片 5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发现，虽然姓名都对号了，但是年龄却都变成了</w:t>
      </w:r>
      <w:r w:rsidRPr="00973AE6">
        <w:rPr>
          <w:rFonts w:ascii="Verdana" w:hAnsi="Verdana" w:cs="宋体"/>
          <w:color w:val="000000"/>
          <w:kern w:val="0"/>
          <w:szCs w:val="24"/>
        </w:rPr>
        <w:t>18.</w:t>
      </w:r>
      <w:r w:rsidRPr="00973AE6">
        <w:rPr>
          <w:rFonts w:ascii="Verdana" w:hAnsi="Verdana" w:cs="宋体"/>
          <w:color w:val="000000"/>
          <w:kern w:val="0"/>
          <w:szCs w:val="24"/>
        </w:rPr>
        <w:t>这是为什么呢？</w:t>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我们看看它们元素的</w:t>
      </w:r>
      <w:r w:rsidRPr="00973AE6">
        <w:rPr>
          <w:rFonts w:ascii="Verdana" w:hAnsi="Verdana" w:cs="宋体"/>
          <w:color w:val="000000"/>
          <w:kern w:val="0"/>
          <w:szCs w:val="24"/>
        </w:rPr>
        <w:t>id</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6" name="图片 5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[13463040,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[13463424,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[18501664,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845F6" w:rsidRDefault="009845F6" w:rsidP="00E54410">
      <w:pPr>
        <w:widowControl/>
        <w:shd w:val="clear" w:color="auto" w:fill="FFFFFF"/>
        <w:spacing w:line="324" w:lineRule="atLeast"/>
        <w:ind w:firstLineChars="100" w:firstLine="240"/>
        <w:jc w:val="left"/>
        <w:rPr>
          <w:rFonts w:asciiTheme="minorEastAsia" w:eastAsiaTheme="minorEastAsia" w:hAnsiTheme="minorEastAsia" w:cs="宋体"/>
          <w:color w:val="000000"/>
          <w:kern w:val="0"/>
          <w:szCs w:val="18"/>
        </w:rPr>
      </w:pPr>
      <w:r>
        <w:rPr>
          <w:rFonts w:asciiTheme="minorEastAsia" w:eastAsiaTheme="minorEastAsia" w:hAnsiTheme="minorEastAsia" w:cs="宋体" w:hint="eastAsia"/>
          <w:color w:val="000000"/>
          <w:kern w:val="0"/>
          <w:szCs w:val="18"/>
        </w:rPr>
        <w:t>发现</w:t>
      </w:r>
      <w:r w:rsidRPr="009845F6">
        <w:rPr>
          <w:rFonts w:asciiTheme="minorEastAsia" w:eastAsiaTheme="minorEastAsia" w:hAnsiTheme="minorEastAsia" w:cs="宋体" w:hint="eastAsia"/>
          <w:color w:val="000000"/>
          <w:kern w:val="0"/>
          <w:szCs w:val="18"/>
        </w:rPr>
        <w:t>列表中姓名字符串</w:t>
      </w:r>
      <w:r w:rsidR="00FF1412">
        <w:rPr>
          <w:rFonts w:asciiTheme="minorEastAsia" w:eastAsiaTheme="minorEastAsia" w:hAnsiTheme="minorEastAsia" w:cs="宋体" w:hint="eastAsia"/>
          <w:color w:val="000000"/>
          <w:kern w:val="0"/>
          <w:szCs w:val="18"/>
        </w:rPr>
        <w:t>元素</w:t>
      </w:r>
      <w:r w:rsidRPr="009845F6">
        <w:rPr>
          <w:rFonts w:asciiTheme="minorEastAsia" w:eastAsiaTheme="minorEastAsia" w:hAnsiTheme="minorEastAsia" w:cs="宋体" w:hint="eastAsia"/>
          <w:color w:val="000000"/>
          <w:kern w:val="0"/>
          <w:szCs w:val="18"/>
        </w:rPr>
        <w:t>id都不一样，但是</w:t>
      </w:r>
      <w:r w:rsidR="00750186">
        <w:rPr>
          <w:rFonts w:asciiTheme="minorEastAsia" w:eastAsiaTheme="minorEastAsia" w:hAnsiTheme="minorEastAsia" w:cs="宋体" w:hint="eastAsia"/>
          <w:color w:val="000000"/>
          <w:kern w:val="0"/>
          <w:szCs w:val="18"/>
        </w:rPr>
        <w:t>年龄列表元素</w:t>
      </w:r>
      <w:r w:rsidRPr="009845F6">
        <w:rPr>
          <w:rFonts w:asciiTheme="minorEastAsia" w:eastAsiaTheme="minorEastAsia" w:hAnsiTheme="minorEastAsia" w:cs="宋体" w:hint="eastAsia"/>
          <w:color w:val="000000"/>
          <w:kern w:val="0"/>
          <w:szCs w:val="18"/>
        </w:rPr>
        <w:t>id却都相同。</w:t>
      </w:r>
    </w:p>
    <w:p w:rsidR="00DC7A50" w:rsidRPr="00DC7A50" w:rsidRDefault="006D46A1" w:rsidP="00DC7A50">
      <w:pPr>
        <w:widowControl/>
        <w:shd w:val="clear" w:color="auto" w:fill="FFFFFF"/>
        <w:spacing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 </w:t>
      </w:r>
      <w:r w:rsidR="00DC7A50">
        <w:rPr>
          <w:rFonts w:asciiTheme="minorEastAsia" w:eastAsiaTheme="minorEastAsia" w:hAnsiTheme="minorEastAsia" w:cs="宋体"/>
          <w:color w:val="000000"/>
          <w:kern w:val="0"/>
          <w:szCs w:val="18"/>
        </w:rPr>
        <w:t xml:space="preserve"> </w:t>
      </w:r>
      <w:r w:rsidR="00DC7A50" w:rsidRPr="00DC7A50">
        <w:rPr>
          <w:rFonts w:asciiTheme="minorEastAsia" w:eastAsiaTheme="minorEastAsia" w:hAnsiTheme="minorEastAsia" w:cs="宋体" w:hint="eastAsia"/>
          <w:color w:val="000000"/>
          <w:kern w:val="0"/>
          <w:szCs w:val="18"/>
        </w:rPr>
        <w:t>这是因为：python中字符串不可以修改，所以在为tom和anny重新命名的时候，会重新创建一个’tom’和’anny’对象，替换旧的’jack’对象。</w:t>
      </w:r>
    </w:p>
    <w:p w:rsidR="006D46A1" w:rsidRPr="00C751CF" w:rsidRDefault="00DC7A50" w:rsidP="00DC7A50">
      <w:pPr>
        <w:widowControl/>
        <w:shd w:val="clear" w:color="auto" w:fill="FFFFFF"/>
        <w:spacing w:line="324" w:lineRule="atLeast"/>
        <w:jc w:val="left"/>
        <w:rPr>
          <w:rFonts w:asciiTheme="minorEastAsia" w:eastAsiaTheme="minorEastAsia" w:hAnsiTheme="minorEastAsia" w:cs="宋体"/>
          <w:b/>
          <w:color w:val="000000"/>
          <w:kern w:val="0"/>
          <w:szCs w:val="18"/>
        </w:rPr>
      </w:pPr>
      <w:r w:rsidRPr="00DC7A50">
        <w:rPr>
          <w:rFonts w:asciiTheme="minorEastAsia" w:eastAsiaTheme="minorEastAsia" w:hAnsiTheme="minorEastAsia" w:cs="宋体" w:hint="eastAsia"/>
          <w:color w:val="000000"/>
          <w:kern w:val="0"/>
          <w:szCs w:val="18"/>
        </w:rPr>
        <w:t>这就说明</w:t>
      </w:r>
      <w:r w:rsidR="00B86AE8">
        <w:rPr>
          <w:rFonts w:asciiTheme="minorEastAsia" w:eastAsiaTheme="minorEastAsia" w:hAnsiTheme="minorEastAsia" w:cs="宋体" w:hint="eastAsia"/>
          <w:color w:val="000000"/>
          <w:kern w:val="0"/>
          <w:szCs w:val="18"/>
        </w:rPr>
        <w:t>了，</w:t>
      </w:r>
      <w:r w:rsidR="00B86AE8" w:rsidRPr="00C751CF">
        <w:rPr>
          <w:rFonts w:asciiTheme="minorEastAsia" w:eastAsiaTheme="minorEastAsia" w:hAnsiTheme="minorEastAsia" w:cs="宋体" w:hint="eastAsia"/>
          <w:b/>
          <w:color w:val="000000"/>
          <w:kern w:val="0"/>
          <w:szCs w:val="18"/>
        </w:rPr>
        <w:t>浅拷贝</w:t>
      </w:r>
      <w:r w:rsidR="00E4245A" w:rsidRPr="00C751CF">
        <w:rPr>
          <w:rFonts w:asciiTheme="minorEastAsia" w:eastAsiaTheme="minorEastAsia" w:hAnsiTheme="minorEastAsia" w:cs="宋体" w:hint="eastAsia"/>
          <w:b/>
          <w:color w:val="000000"/>
          <w:kern w:val="0"/>
          <w:szCs w:val="18"/>
        </w:rPr>
        <w:t>(shallow copy)</w:t>
      </w:r>
      <w:r w:rsidR="00B86AE8" w:rsidRPr="00C751CF">
        <w:rPr>
          <w:rFonts w:asciiTheme="minorEastAsia" w:eastAsiaTheme="minorEastAsia" w:hAnsiTheme="minorEastAsia" w:cs="宋体" w:hint="eastAsia"/>
          <w:b/>
          <w:color w:val="000000"/>
          <w:kern w:val="0"/>
          <w:szCs w:val="18"/>
        </w:rPr>
        <w:t>拷贝</w:t>
      </w:r>
      <w:r w:rsidRPr="00C751CF">
        <w:rPr>
          <w:rFonts w:asciiTheme="minorEastAsia" w:eastAsiaTheme="minorEastAsia" w:hAnsiTheme="minorEastAsia" w:cs="宋体" w:hint="eastAsia"/>
          <w:b/>
          <w:color w:val="000000"/>
          <w:kern w:val="0"/>
          <w:szCs w:val="18"/>
        </w:rPr>
        <w:t>了对象,但对于对象中的元素,依然使用引用</w:t>
      </w:r>
      <w:r w:rsidR="00526676" w:rsidRPr="00C751CF">
        <w:rPr>
          <w:rFonts w:asciiTheme="minorEastAsia" w:eastAsiaTheme="minorEastAsia" w:hAnsiTheme="minorEastAsia" w:cs="宋体" w:hint="eastAsia"/>
          <w:b/>
          <w:color w:val="000000"/>
          <w:kern w:val="0"/>
          <w:szCs w:val="18"/>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800000"/>
          <w:kern w:val="0"/>
          <w:szCs w:val="24"/>
        </w:rPr>
        <w:t>"""浅copy"""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import</w:t>
      </w:r>
      <w:r w:rsidRPr="00F37100">
        <w:rPr>
          <w:rFonts w:ascii="宋体" w:hAnsi="宋体" w:cs="宋体"/>
          <w:color w:val="000000"/>
          <w:kern w:val="0"/>
          <w:szCs w:val="24"/>
        </w:rPr>
        <w:t xml:space="preserve"> 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aa = [1,2,3]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 = copy.copy(aa)</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id(aa)    </w:t>
      </w:r>
      <w:r w:rsidRPr="00F37100">
        <w:rPr>
          <w:rFonts w:ascii="宋体" w:hAnsi="宋体" w:cs="宋体"/>
          <w:color w:val="008000"/>
          <w:kern w:val="0"/>
          <w:szCs w:val="24"/>
        </w:rPr>
        <w:t>#11533088</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lastRenderedPageBreak/>
        <w:t>print</w:t>
      </w:r>
      <w:r w:rsidRPr="00F37100">
        <w:rPr>
          <w:rFonts w:ascii="宋体" w:hAnsi="宋体" w:cs="宋体"/>
          <w:color w:val="000000"/>
          <w:kern w:val="0"/>
          <w:szCs w:val="24"/>
        </w:rPr>
        <w:t xml:space="preserve"> id(bb)    </w:t>
      </w:r>
      <w:r w:rsidRPr="00F37100">
        <w:rPr>
          <w:rFonts w:ascii="宋体" w:hAnsi="宋体" w:cs="宋体"/>
          <w:color w:val="008000"/>
          <w:kern w:val="0"/>
          <w:szCs w:val="24"/>
        </w:rPr>
        <w:t>#12014776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bb[0] =100</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bb        </w:t>
      </w:r>
      <w:r w:rsidRPr="00F37100">
        <w:rPr>
          <w:rFonts w:ascii="宋体" w:hAnsi="宋体" w:cs="宋体"/>
          <w:color w:val="008000"/>
          <w:kern w:val="0"/>
          <w:szCs w:val="24"/>
        </w:rPr>
        <w:t>#[100, 2, 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8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aa        </w:t>
      </w:r>
      <w:r w:rsidRPr="00F37100">
        <w:rPr>
          <w:rFonts w:ascii="宋体" w:hAnsi="宋体" w:cs="宋体"/>
          <w:color w:val="008000"/>
          <w:kern w:val="0"/>
          <w:szCs w:val="24"/>
        </w:rPr>
        <w:t>#[1,2,3]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8000"/>
          <w:kern w:val="0"/>
          <w:szCs w:val="24"/>
        </w:rPr>
        <w:t>#由于数字不可变，修改的时候会替换旧的对象</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[id(x) </w:t>
      </w:r>
      <w:r w:rsidRPr="00F37100">
        <w:rPr>
          <w:rFonts w:ascii="宋体" w:hAnsi="宋体" w:cs="宋体"/>
          <w:color w:val="0000FF"/>
          <w:kern w:val="0"/>
          <w:szCs w:val="24"/>
        </w:rPr>
        <w:t>for</w:t>
      </w:r>
      <w:r w:rsidRPr="00F37100">
        <w:rPr>
          <w:rFonts w:ascii="宋体" w:hAnsi="宋体" w:cs="宋体"/>
          <w:color w:val="000000"/>
          <w:kern w:val="0"/>
          <w:szCs w:val="24"/>
        </w:rPr>
        <w:t xml:space="preserve"> x </w:t>
      </w:r>
      <w:r w:rsidRPr="00F37100">
        <w:rPr>
          <w:rFonts w:ascii="宋体" w:hAnsi="宋体" w:cs="宋体"/>
          <w:color w:val="0000FF"/>
          <w:kern w:val="0"/>
          <w:szCs w:val="24"/>
        </w:rPr>
        <w:t>in</w:t>
      </w:r>
      <w:r w:rsidRPr="00F37100">
        <w:rPr>
          <w:rFonts w:ascii="宋体" w:hAnsi="宋体" w:cs="宋体"/>
          <w:color w:val="000000"/>
          <w:kern w:val="0"/>
          <w:szCs w:val="24"/>
        </w:rPr>
        <w:t xml:space="preserve"> bb]   </w:t>
      </w:r>
      <w:r w:rsidRPr="00F37100">
        <w:rPr>
          <w:rFonts w:ascii="宋体" w:hAnsi="宋体" w:cs="宋体"/>
          <w:color w:val="008000"/>
          <w:kern w:val="0"/>
          <w:szCs w:val="24"/>
        </w:rPr>
        <w:t>#[10247196, 10246388, 10246376]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[id(y) </w:t>
      </w:r>
      <w:r w:rsidRPr="00F37100">
        <w:rPr>
          <w:rFonts w:ascii="宋体" w:hAnsi="宋体" w:cs="宋体"/>
          <w:color w:val="0000FF"/>
          <w:kern w:val="0"/>
          <w:szCs w:val="24"/>
        </w:rPr>
        <w:t>for</w:t>
      </w:r>
      <w:r w:rsidRPr="00F37100">
        <w:rPr>
          <w:rFonts w:ascii="宋体" w:hAnsi="宋体" w:cs="宋体"/>
          <w:color w:val="000000"/>
          <w:kern w:val="0"/>
          <w:szCs w:val="24"/>
        </w:rPr>
        <w:t xml:space="preserve"> y </w:t>
      </w:r>
      <w:r w:rsidRPr="00F37100">
        <w:rPr>
          <w:rFonts w:ascii="宋体" w:hAnsi="宋体" w:cs="宋体"/>
          <w:color w:val="0000FF"/>
          <w:kern w:val="0"/>
          <w:szCs w:val="24"/>
        </w:rPr>
        <w:t>in</w:t>
      </w:r>
      <w:r w:rsidRPr="00F37100">
        <w:rPr>
          <w:rFonts w:ascii="宋体" w:hAnsi="宋体" w:cs="宋体"/>
          <w:color w:val="000000"/>
          <w:kern w:val="0"/>
          <w:szCs w:val="24"/>
        </w:rPr>
        <w:t xml:space="preserve"> aa]   </w:t>
      </w:r>
      <w:r w:rsidRPr="00F37100">
        <w:rPr>
          <w:rFonts w:ascii="宋体" w:hAnsi="宋体" w:cs="宋体"/>
          <w:color w:val="008000"/>
          <w:kern w:val="0"/>
          <w:szCs w:val="24"/>
        </w:rPr>
        <w:t>#[10246400, 10246388, 10246376]</w:t>
      </w:r>
    </w:p>
    <w:p w:rsidR="00F37100" w:rsidRPr="00F37100" w:rsidRDefault="00F37100" w:rsidP="00F37100">
      <w:pPr>
        <w:widowControl/>
        <w:shd w:val="clear" w:color="auto" w:fill="F5F5F5"/>
        <w:jc w:val="left"/>
        <w:rPr>
          <w:rFonts w:ascii="宋体" w:hAnsi="宋体" w:cs="宋体"/>
          <w:color w:val="000000"/>
          <w:kern w:val="0"/>
          <w:szCs w:val="24"/>
        </w:rPr>
      </w:pPr>
      <w:r w:rsidRPr="00F37100">
        <w:rPr>
          <w:rFonts w:ascii="宋体" w:hAnsi="宋体" w:cs="宋体"/>
          <w:noProof/>
          <w:color w:val="000000"/>
          <w:kern w:val="0"/>
          <w:szCs w:val="24"/>
        </w:rPr>
        <w:drawing>
          <wp:inline distT="0" distB="0" distL="0" distR="0">
            <wp:extent cx="189865" cy="189865"/>
            <wp:effectExtent l="0" t="0" r="635" b="635"/>
            <wp:docPr id="60" name="图片 6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37100" w:rsidRPr="00F37100" w:rsidRDefault="00F37100" w:rsidP="00F37100">
      <w:pPr>
        <w:widowControl/>
        <w:shd w:val="clear" w:color="auto" w:fill="FFFFFF"/>
        <w:spacing w:before="150" w:after="150" w:line="315" w:lineRule="atLeast"/>
        <w:jc w:val="left"/>
        <w:rPr>
          <w:rFonts w:ascii="Verdana" w:hAnsi="Verdana" w:cs="宋体"/>
          <w:color w:val="000000"/>
          <w:kern w:val="0"/>
          <w:szCs w:val="21"/>
        </w:rPr>
      </w:pPr>
      <w:r w:rsidRPr="00F37100">
        <w:rPr>
          <w:rFonts w:ascii="Verdana" w:hAnsi="Verdana" w:cs="宋体"/>
          <w:color w:val="000000"/>
          <w:kern w:val="0"/>
          <w:szCs w:val="21"/>
        </w:rPr>
        <w:t>下面试试对象中可变元素：</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lis = [[</w:t>
      </w:r>
      <w:r w:rsidRPr="00F37100">
        <w:rPr>
          <w:rFonts w:ascii="宋体" w:hAnsi="宋体" w:cs="宋体"/>
          <w:color w:val="800000"/>
          <w:kern w:val="0"/>
          <w:szCs w:val="24"/>
        </w:rPr>
        <w:t>'a'</w:t>
      </w:r>
      <w:r w:rsidRPr="00F37100">
        <w:rPr>
          <w:rFonts w:ascii="宋体" w:hAnsi="宋体" w:cs="宋体"/>
          <w:color w:val="000000"/>
          <w:kern w:val="0"/>
          <w:szCs w:val="24"/>
        </w:rPr>
        <w:t>],[1,2],[</w:t>
      </w:r>
      <w:r w:rsidRPr="00F37100">
        <w:rPr>
          <w:rFonts w:ascii="宋体" w:hAnsi="宋体" w:cs="宋体"/>
          <w:color w:val="800000"/>
          <w:kern w:val="0"/>
          <w:szCs w:val="24"/>
        </w:rPr>
        <w:t>'z'</w:t>
      </w:r>
      <w:r w:rsidRPr="00F37100">
        <w:rPr>
          <w:rFonts w:ascii="宋体" w:hAnsi="宋体" w:cs="宋体"/>
          <w:color w:val="000000"/>
          <w:kern w:val="0"/>
          <w:szCs w:val="24"/>
        </w:rPr>
        <w:t>,23]]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 = copy.copy(lis)</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copyLis[1].append(</w:t>
      </w:r>
      <w:r w:rsidRPr="00F37100">
        <w:rPr>
          <w:rFonts w:ascii="宋体" w:hAnsi="宋体" w:cs="宋体"/>
          <w:color w:val="800000"/>
          <w:kern w:val="0"/>
          <w:szCs w:val="24"/>
        </w:rPr>
        <w:t>'bar'</w:t>
      </w:r>
      <w:r w:rsidRPr="00F37100">
        <w:rPr>
          <w:rFonts w:ascii="宋体" w:hAnsi="宋体" w:cs="宋体"/>
          <w:color w:val="000000"/>
          <w:kern w:val="0"/>
          <w:szCs w:val="24"/>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copyLis   </w:t>
      </w:r>
      <w:r w:rsidRPr="00F37100">
        <w:rPr>
          <w:rFonts w:ascii="宋体" w:hAnsi="宋体" w:cs="宋体"/>
          <w:color w:val="008000"/>
          <w:kern w:val="0"/>
          <w:szCs w:val="24"/>
        </w:rPr>
        <w:t>#[['a'], [1, 2, 'bar'], ['z', 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lis       </w:t>
      </w:r>
      <w:r w:rsidRPr="00F37100">
        <w:rPr>
          <w:rFonts w:ascii="宋体" w:hAnsi="宋体" w:cs="宋体"/>
          <w:color w:val="008000"/>
          <w:kern w:val="0"/>
          <w:szCs w:val="24"/>
        </w:rPr>
        <w:t>#[['a'], [1, 2, 'bar'], ['z', 23]]</w:t>
      </w:r>
    </w:p>
    <w:p w:rsidR="00F37100" w:rsidRPr="006D46A1" w:rsidRDefault="00F37100" w:rsidP="00DC7A50">
      <w:pPr>
        <w:widowControl/>
        <w:shd w:val="clear" w:color="auto" w:fill="FFFFFF"/>
        <w:spacing w:line="324" w:lineRule="atLeast"/>
        <w:jc w:val="left"/>
        <w:rPr>
          <w:rFonts w:asciiTheme="minorEastAsia" w:eastAsiaTheme="minorEastAsia" w:hAnsiTheme="minorEastAsia" w:cs="宋体"/>
          <w:color w:val="000000"/>
          <w:kern w:val="0"/>
          <w:szCs w:val="18"/>
        </w:rPr>
      </w:pPr>
    </w:p>
    <w:p w:rsidR="00AA6DB1" w:rsidRPr="00AA6DB1" w:rsidRDefault="00AA6DB1" w:rsidP="00AA6DB1">
      <w:pPr>
        <w:pStyle w:val="a5"/>
        <w:shd w:val="clear" w:color="auto" w:fill="FFFFFF"/>
        <w:spacing w:before="0" w:beforeAutospacing="0" w:after="0" w:afterAutospacing="0" w:line="315" w:lineRule="atLeast"/>
        <w:rPr>
          <w:rFonts w:ascii="Verdana" w:hAnsi="Verdana"/>
          <w:color w:val="000000"/>
        </w:rPr>
      </w:pPr>
      <w:r w:rsidRPr="00AA6DB1">
        <w:rPr>
          <w:rStyle w:val="a8"/>
          <w:rFonts w:ascii="Verdana" w:hAnsi="Verdana"/>
          <w:color w:val="008080"/>
        </w:rPr>
        <w:t>如果希望复制一个容器对象</w:t>
      </w:r>
      <w:r w:rsidRPr="00AA6DB1">
        <w:rPr>
          <w:rStyle w:val="a8"/>
          <w:rFonts w:ascii="Verdana" w:hAnsi="Verdana"/>
          <w:color w:val="008080"/>
        </w:rPr>
        <w:t>,</w:t>
      </w:r>
      <w:r w:rsidRPr="00AA6DB1">
        <w:rPr>
          <w:rStyle w:val="a8"/>
          <w:rFonts w:ascii="Verdana" w:hAnsi="Verdana"/>
          <w:color w:val="008080"/>
        </w:rPr>
        <w:t>以及它里面的所有元素</w:t>
      </w:r>
      <w:r w:rsidRPr="00AA6DB1">
        <w:rPr>
          <w:rStyle w:val="a8"/>
          <w:rFonts w:ascii="Verdana" w:hAnsi="Verdana"/>
          <w:color w:val="008080"/>
        </w:rPr>
        <w:t>(</w:t>
      </w:r>
      <w:r w:rsidRPr="00AA6DB1">
        <w:rPr>
          <w:rStyle w:val="a8"/>
          <w:rFonts w:ascii="Verdana" w:hAnsi="Verdana"/>
          <w:color w:val="008080"/>
        </w:rPr>
        <w:t>包含元素的子元素</w:t>
      </w:r>
      <w:r w:rsidRPr="00AA6DB1">
        <w:rPr>
          <w:rStyle w:val="a8"/>
          <w:rFonts w:ascii="Verdana" w:hAnsi="Verdana"/>
          <w:color w:val="008080"/>
        </w:rPr>
        <w:t>),</w:t>
      </w:r>
      <w:r w:rsidRPr="00AA6DB1">
        <w:rPr>
          <w:rStyle w:val="a8"/>
          <w:rFonts w:ascii="Verdana" w:hAnsi="Verdana"/>
          <w:color w:val="008080"/>
        </w:rPr>
        <w:t>使用</w:t>
      </w:r>
      <w:r w:rsidRPr="00AA6DB1">
        <w:rPr>
          <w:rStyle w:val="a8"/>
          <w:rFonts w:ascii="Verdana" w:hAnsi="Verdana"/>
          <w:color w:val="008080"/>
        </w:rPr>
        <w:t>copy.deepcopy,</w:t>
      </w:r>
      <w:r w:rsidRPr="00AA6DB1">
        <w:rPr>
          <w:rStyle w:val="a8"/>
          <w:rFonts w:ascii="Verdana" w:hAnsi="Verdana"/>
          <w:color w:val="008080"/>
        </w:rPr>
        <w:t>这个方法会消耗一些时间和空间</w:t>
      </w:r>
      <w:r w:rsidRPr="00AA6DB1">
        <w:rPr>
          <w:rStyle w:val="a8"/>
          <w:rFonts w:ascii="Verdana" w:hAnsi="Verdana"/>
          <w:color w:val="008080"/>
        </w:rPr>
        <w:t>,</w:t>
      </w:r>
      <w:r w:rsidRPr="00AA6DB1">
        <w:rPr>
          <w:rStyle w:val="a8"/>
          <w:rFonts w:ascii="Verdana" w:hAnsi="Verdana"/>
          <w:color w:val="008080"/>
        </w:rPr>
        <w:t>不过</w:t>
      </w:r>
      <w:r w:rsidRPr="00AA6DB1">
        <w:rPr>
          <w:rStyle w:val="a8"/>
          <w:rFonts w:ascii="Verdana" w:hAnsi="Verdana"/>
          <w:color w:val="008080"/>
        </w:rPr>
        <w:t>,</w:t>
      </w:r>
      <w:r w:rsidRPr="00AA6DB1">
        <w:rPr>
          <w:rStyle w:val="a8"/>
          <w:rFonts w:ascii="Verdana" w:hAnsi="Verdana"/>
          <w:color w:val="008080"/>
        </w:rPr>
        <w:t>如果你需要完全复制</w:t>
      </w:r>
      <w:r w:rsidRPr="00AA6DB1">
        <w:rPr>
          <w:rStyle w:val="a8"/>
          <w:rFonts w:ascii="Verdana" w:hAnsi="Verdana"/>
          <w:color w:val="008080"/>
        </w:rPr>
        <w:t>,</w:t>
      </w:r>
      <w:r w:rsidRPr="00AA6DB1">
        <w:rPr>
          <w:rStyle w:val="a8"/>
          <w:rFonts w:ascii="Verdana" w:hAnsi="Verdana"/>
          <w:color w:val="008080"/>
        </w:rPr>
        <w:t>这是唯一的方法</w:t>
      </w:r>
      <w:r w:rsidRPr="00AA6DB1">
        <w:rPr>
          <w:rStyle w:val="a8"/>
          <w:rFonts w:ascii="Verdana" w:hAnsi="Verdana"/>
          <w:color w:val="008080"/>
        </w:rPr>
        <w:t>.</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800000"/>
        </w:rPr>
        <w:t>"""深copy"""</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 = copy.deepcopy(lis)</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deepLis[1].append(</w:t>
      </w:r>
      <w:r w:rsidRPr="00AA6DB1">
        <w:rPr>
          <w:color w:val="800000"/>
        </w:rPr>
        <w:t>'foo'</w:t>
      </w:r>
      <w:r w:rsidRPr="00AA6DB1">
        <w:rPr>
          <w:color w:val="000000"/>
        </w:rPr>
        <w:t xml:space="preserve">)    </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deepLis   </w:t>
      </w:r>
      <w:r w:rsidRPr="00AA6DB1">
        <w:rPr>
          <w:color w:val="008000"/>
        </w:rPr>
        <w:t>#[['a'], [1, 2,'foo'], ['z', 23]]</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lis       </w:t>
      </w:r>
      <w:r w:rsidRPr="00AA6DB1">
        <w:rPr>
          <w:color w:val="008000"/>
        </w:rPr>
        <w:t>#[['a'], [1, 2], ['z', 23]]</w:t>
      </w:r>
    </w:p>
    <w:p w:rsidR="00AA6DB1" w:rsidRPr="00AA6DB1" w:rsidRDefault="00AA6DB1" w:rsidP="00AA6DB1">
      <w:pPr>
        <w:pStyle w:val="a5"/>
        <w:shd w:val="clear" w:color="auto" w:fill="FFFFFF"/>
        <w:spacing w:before="0" w:beforeAutospacing="0" w:after="0" w:afterAutospacing="0"/>
        <w:rPr>
          <w:rFonts w:ascii="Verdana" w:hAnsi="Verdana"/>
          <w:color w:val="333333"/>
        </w:rPr>
      </w:pPr>
      <w:r w:rsidRPr="00AA6DB1">
        <w:rPr>
          <w:rFonts w:ascii="Verdana" w:hAnsi="Verdana"/>
          <w:color w:val="333333"/>
        </w:rPr>
        <w:br/>
      </w:r>
      <w:r w:rsidRPr="00AA6DB1">
        <w:rPr>
          <w:rFonts w:ascii="Verdana" w:hAnsi="Verdana"/>
          <w:color w:val="333333"/>
        </w:rPr>
        <w:t>注意：</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1</w:t>
      </w:r>
      <w:r w:rsidRPr="00AA6DB1">
        <w:rPr>
          <w:rFonts w:ascii="Verdana" w:hAnsi="Verdana"/>
          <w:color w:val="333333"/>
        </w:rPr>
        <w:t>、对于非容器类型</w:t>
      </w:r>
      <w:r w:rsidRPr="00AA6DB1">
        <w:rPr>
          <w:rFonts w:ascii="Verdana" w:hAnsi="Verdana"/>
          <w:color w:val="333333"/>
        </w:rPr>
        <w:t>(</w:t>
      </w:r>
      <w:r w:rsidRPr="00AA6DB1">
        <w:rPr>
          <w:rFonts w:ascii="Verdana" w:hAnsi="Verdana"/>
          <w:color w:val="333333"/>
        </w:rPr>
        <w:t>如数字、字符串、和其他</w:t>
      </w:r>
      <w:r w:rsidRPr="00AA6DB1">
        <w:rPr>
          <w:rFonts w:ascii="Verdana" w:hAnsi="Verdana"/>
          <w:color w:val="333333"/>
        </w:rPr>
        <w:t>‘</w:t>
      </w:r>
      <w:r w:rsidRPr="00AA6DB1">
        <w:rPr>
          <w:rFonts w:ascii="Verdana" w:hAnsi="Verdana"/>
          <w:color w:val="333333"/>
        </w:rPr>
        <w:t>原子</w:t>
      </w:r>
      <w:r w:rsidRPr="00AA6DB1">
        <w:rPr>
          <w:rFonts w:ascii="Verdana" w:hAnsi="Verdana"/>
          <w:color w:val="333333"/>
        </w:rPr>
        <w:t>’</w:t>
      </w:r>
      <w:r w:rsidRPr="00AA6DB1">
        <w:rPr>
          <w:rFonts w:ascii="Verdana" w:hAnsi="Verdana"/>
          <w:color w:val="333333"/>
        </w:rPr>
        <w:t>类型的对象</w:t>
      </w:r>
      <w:r w:rsidRPr="00AA6DB1">
        <w:rPr>
          <w:rFonts w:ascii="Verdana" w:hAnsi="Verdana"/>
          <w:color w:val="333333"/>
        </w:rPr>
        <w:t>)</w:t>
      </w:r>
      <w:r w:rsidRPr="00AA6DB1">
        <w:rPr>
          <w:rFonts w:ascii="Verdana" w:hAnsi="Verdana"/>
          <w:color w:val="333333"/>
        </w:rPr>
        <w:t>没有被拷贝一说。</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2</w:t>
      </w:r>
      <w:r w:rsidRPr="00AA6DB1">
        <w:rPr>
          <w:rFonts w:ascii="Verdana" w:hAnsi="Verdana"/>
          <w:color w:val="333333"/>
        </w:rPr>
        <w:t>、</w:t>
      </w:r>
      <w:r w:rsidR="00853382">
        <w:rPr>
          <w:rFonts w:ascii="Verdana" w:hAnsi="Verdana"/>
          <w:b/>
          <w:color w:val="333333"/>
        </w:rPr>
        <w:t>如果元组</w:t>
      </w:r>
      <w:r w:rsidRPr="00DF0FFB">
        <w:rPr>
          <w:rFonts w:ascii="Verdana" w:hAnsi="Verdana"/>
          <w:b/>
          <w:color w:val="333333"/>
        </w:rPr>
        <w:t>变量只包含原子类型对象，则不能深</w:t>
      </w:r>
      <w:r w:rsidRPr="00DF0FFB">
        <w:rPr>
          <w:rFonts w:ascii="Verdana" w:hAnsi="Verdana"/>
          <w:b/>
          <w:color w:val="333333"/>
        </w:rPr>
        <w:t>copy</w:t>
      </w:r>
      <w:r w:rsidRPr="00AA6DB1">
        <w:rPr>
          <w:rFonts w:ascii="Verdana" w:hAnsi="Verdana"/>
          <w:color w:val="333333"/>
        </w:rPr>
        <w:t>。</w:t>
      </w:r>
    </w:p>
    <w:p w:rsidR="00C46A7D" w:rsidRDefault="00C46A7D"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1. </w:t>
      </w:r>
      <w:r w:rsidRPr="00171937">
        <w:rPr>
          <w:rFonts w:ascii="Tahoma" w:hAnsi="Tahoma" w:cs="Tahoma"/>
          <w:szCs w:val="21"/>
          <w:highlight w:val="yellow"/>
        </w:rPr>
        <w:t>赋值是将一个对象的地址赋值给一个变量，让变量指向该地址（</w:t>
      </w:r>
      <w:r w:rsidRPr="00171937">
        <w:rPr>
          <w:rFonts w:ascii="Tahoma" w:hAnsi="Tahoma" w:cs="Tahoma"/>
          <w:szCs w:val="21"/>
          <w:highlight w:val="yellow"/>
        </w:rPr>
        <w:t xml:space="preserve"> </w:t>
      </w:r>
      <w:r w:rsidRPr="00171937">
        <w:rPr>
          <w:rFonts w:ascii="Tahoma" w:hAnsi="Tahoma" w:cs="Tahoma"/>
          <w:szCs w:val="21"/>
          <w:highlight w:val="yellow"/>
        </w:rPr>
        <w:t>旧瓶装旧酒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2. </w:t>
      </w:r>
      <w:r w:rsidRPr="00171937">
        <w:rPr>
          <w:rFonts w:ascii="Tahoma" w:hAnsi="Tahoma" w:cs="Tahoma"/>
          <w:szCs w:val="21"/>
          <w:highlight w:val="yellow"/>
        </w:rPr>
        <w:t>浅拷贝是在另一块地址中创建一个新的变量或容器，但是容器内的元素的地址均是源对象的元素的地址的拷贝。也就是说新的容器中</w:t>
      </w:r>
      <w:r w:rsidR="00ED3BFB">
        <w:rPr>
          <w:rFonts w:ascii="Tahoma" w:hAnsi="Tahoma" w:cs="Tahoma"/>
          <w:szCs w:val="21"/>
          <w:highlight w:val="yellow"/>
        </w:rPr>
        <w:t>的元素全部分别</w:t>
      </w:r>
      <w:r w:rsidRPr="00171937">
        <w:rPr>
          <w:rFonts w:ascii="Tahoma" w:hAnsi="Tahoma" w:cs="Tahoma"/>
          <w:szCs w:val="21"/>
          <w:highlight w:val="yellow"/>
        </w:rPr>
        <w:t>指向了旧的元素（</w:t>
      </w:r>
      <w:r w:rsidRPr="00171937">
        <w:rPr>
          <w:rFonts w:ascii="Tahoma" w:hAnsi="Tahoma" w:cs="Tahoma"/>
          <w:szCs w:val="21"/>
          <w:highlight w:val="yellow"/>
        </w:rPr>
        <w:t xml:space="preserve"> </w:t>
      </w:r>
      <w:r w:rsidRPr="00171937">
        <w:rPr>
          <w:rFonts w:ascii="Tahoma" w:hAnsi="Tahoma" w:cs="Tahoma"/>
          <w:szCs w:val="21"/>
          <w:highlight w:val="yellow"/>
        </w:rPr>
        <w:t>新瓶装旧酒</w:t>
      </w:r>
      <w:r w:rsidRPr="00171937">
        <w:rPr>
          <w:rFonts w:ascii="Tahoma" w:hAnsi="Tahoma" w:cs="Tahoma"/>
          <w:szCs w:val="21"/>
          <w:highlight w:val="yellow"/>
        </w:rPr>
        <w:t xml:space="preserve"> </w:t>
      </w:r>
      <w:r w:rsidRPr="00171937">
        <w:rPr>
          <w:rFonts w:ascii="Tahoma" w:hAnsi="Tahoma" w:cs="Tahoma"/>
          <w:szCs w:val="21"/>
          <w:highlight w:val="yellow"/>
        </w:rPr>
        <w:t>）</w:t>
      </w:r>
      <w:r w:rsidR="00ED3BFB">
        <w:rPr>
          <w:rFonts w:ascii="Tahoma" w:hAnsi="Tahoma" w:cs="Tahoma" w:hint="eastAsia"/>
          <w:szCs w:val="21"/>
          <w:highlight w:val="yellow"/>
        </w:rPr>
        <w:t>，</w:t>
      </w:r>
      <w:r w:rsidR="00ED3BFB">
        <w:rPr>
          <w:rFonts w:ascii="Tahoma" w:hAnsi="Tahoma" w:cs="Tahoma"/>
          <w:szCs w:val="21"/>
          <w:highlight w:val="yellow"/>
        </w:rPr>
        <w:t>但是新的容器的地址是</w:t>
      </w:r>
      <w:r w:rsidR="003E21CA">
        <w:rPr>
          <w:rFonts w:ascii="Tahoma" w:hAnsi="Tahoma" w:cs="Tahoma"/>
          <w:szCs w:val="21"/>
          <w:highlight w:val="yellow"/>
        </w:rPr>
        <w:t>新的</w:t>
      </w:r>
      <w:r w:rsidRPr="00171937">
        <w:rPr>
          <w:rFonts w:ascii="Tahoma" w:hAnsi="Tahoma" w:cs="Tahoma"/>
          <w:szCs w:val="21"/>
          <w:highlight w:val="yellow"/>
        </w:rPr>
        <w:t>。</w:t>
      </w:r>
      <w:r w:rsidR="00984C56">
        <w:rPr>
          <w:rFonts w:ascii="Tahoma" w:hAnsi="Tahoma" w:cs="Tahoma"/>
          <w:szCs w:val="21"/>
          <w:highlight w:val="yellow"/>
        </w:rPr>
        <w:t>如果容器的某元素是可变对象</w:t>
      </w:r>
      <w:r w:rsidR="00984C56">
        <w:rPr>
          <w:rFonts w:ascii="Tahoma" w:hAnsi="Tahoma" w:cs="Tahoma" w:hint="eastAsia"/>
          <w:szCs w:val="21"/>
          <w:highlight w:val="yellow"/>
        </w:rPr>
        <w:t>，</w:t>
      </w:r>
      <w:r w:rsidR="00984C56">
        <w:rPr>
          <w:rFonts w:ascii="Tahoma" w:hAnsi="Tahoma" w:cs="Tahoma"/>
          <w:szCs w:val="21"/>
          <w:highlight w:val="yellow"/>
        </w:rPr>
        <w:t>那么修改该元素的时候则不会创建新的对象</w:t>
      </w:r>
      <w:r w:rsidR="00984C56">
        <w:rPr>
          <w:rFonts w:ascii="Tahoma" w:hAnsi="Tahoma" w:cs="Tahoma" w:hint="eastAsia"/>
          <w:szCs w:val="21"/>
          <w:highlight w:val="yellow"/>
        </w:rPr>
        <w:t>（</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不变）；如果容器的某元素是不可变对象，那么修改钙元素的时候则会创建新的对象（</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改变）</w:t>
      </w:r>
      <w:r w:rsidR="00BE6CB8">
        <w:rPr>
          <w:rFonts w:ascii="Tahoma" w:hAnsi="Tahoma" w:cs="Tahoma" w:hint="eastAsi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rPr>
      </w:pPr>
      <w:r w:rsidRPr="00171937">
        <w:rPr>
          <w:rFonts w:ascii="Tahoma" w:hAnsi="Tahoma" w:cs="Tahoma"/>
          <w:szCs w:val="21"/>
          <w:highlight w:val="yellow"/>
        </w:rPr>
        <w:lastRenderedPageBreak/>
        <w:t xml:space="preserve">3. </w:t>
      </w:r>
      <w:r w:rsidRPr="00171937">
        <w:rPr>
          <w:rFonts w:ascii="Tahoma" w:hAnsi="Tahoma" w:cs="Tahoma"/>
          <w:szCs w:val="21"/>
          <w:highlight w:val="yellow"/>
        </w:rPr>
        <w:t>深拷贝是在另一块地址中创建一个新的变量或容器，同时容器内的元素的地址也是新开辟的，仅仅是值相同而已，是完全的副本。也就是说（</w:t>
      </w:r>
      <w:r w:rsidRPr="00171937">
        <w:rPr>
          <w:rFonts w:ascii="Tahoma" w:hAnsi="Tahoma" w:cs="Tahoma"/>
          <w:szCs w:val="21"/>
          <w:highlight w:val="yellow"/>
        </w:rPr>
        <w:t xml:space="preserve"> </w:t>
      </w:r>
      <w:r w:rsidRPr="00171937">
        <w:rPr>
          <w:rFonts w:ascii="Tahoma" w:hAnsi="Tahoma" w:cs="Tahoma"/>
          <w:szCs w:val="21"/>
          <w:highlight w:val="yellow"/>
        </w:rPr>
        <w:t>新瓶装新酒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Default="00CC0581"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2" w:history="1">
        <w:r w:rsidR="00BC1BA2" w:rsidRPr="007B0286">
          <w:rPr>
            <w:rStyle w:val="a6"/>
            <w:rFonts w:ascii="Helvetica" w:hAnsi="Helvetica" w:cs="Helvetica"/>
            <w:kern w:val="0"/>
            <w:szCs w:val="24"/>
          </w:rPr>
          <w:t>http://www.jb51.net/article/61902.htm</w:t>
        </w:r>
      </w:hyperlink>
    </w:p>
    <w:p w:rsidR="00BC1BA2" w:rsidRPr="00864B3C" w:rsidRDefault="00864B3C" w:rsidP="00C46A7D">
      <w:pPr>
        <w:widowControl/>
        <w:shd w:val="clear" w:color="auto" w:fill="FFFFFF"/>
        <w:tabs>
          <w:tab w:val="left" w:pos="1168"/>
        </w:tabs>
        <w:spacing w:before="225" w:after="225" w:line="300" w:lineRule="atLeast"/>
        <w:jc w:val="left"/>
        <w:rPr>
          <w:rFonts w:ascii="Helvetica" w:hAnsi="Helvetica" w:cs="Helvetica"/>
          <w:b/>
          <w:color w:val="70AD47" w:themeColor="accent6"/>
          <w:kern w:val="0"/>
          <w:szCs w:val="24"/>
        </w:rPr>
      </w:pPr>
      <w:r w:rsidRPr="00864B3C">
        <w:rPr>
          <w:rFonts w:ascii="Helvetica" w:hAnsi="Helvetica" w:cs="Helvetica" w:hint="eastAsia"/>
          <w:b/>
          <w:color w:val="70AD47" w:themeColor="accent6"/>
          <w:kern w:val="0"/>
          <w:szCs w:val="24"/>
        </w:rPr>
        <w:t>在</w:t>
      </w:r>
      <w:r w:rsidRPr="00864B3C">
        <w:rPr>
          <w:rFonts w:ascii="Helvetica" w:hAnsi="Helvetica" w:cs="Helvetica" w:hint="eastAsia"/>
          <w:b/>
          <w:color w:val="70AD47" w:themeColor="accent6"/>
          <w:kern w:val="0"/>
          <w:szCs w:val="24"/>
        </w:rPr>
        <w:t xml:space="preserve">python </w:t>
      </w:r>
      <w:r w:rsidRPr="00864B3C">
        <w:rPr>
          <w:rFonts w:ascii="Helvetica" w:hAnsi="Helvetica" w:cs="Helvetica" w:hint="eastAsia"/>
          <w:b/>
          <w:color w:val="70AD47" w:themeColor="accent6"/>
          <w:kern w:val="0"/>
          <w:szCs w:val="24"/>
        </w:rPr>
        <w:t>中</w:t>
      </w:r>
      <w:r w:rsidRPr="00864B3C">
        <w:rPr>
          <w:rFonts w:ascii="Helvetica" w:hAnsi="Helvetica" w:cs="Helvetica" w:hint="eastAsia"/>
          <w:b/>
          <w:color w:val="70AD47" w:themeColor="accent6"/>
          <w:kern w:val="0"/>
          <w:szCs w:val="24"/>
        </w:rPr>
        <w:t>is</w:t>
      </w:r>
      <w:r w:rsidRPr="00864B3C">
        <w:rPr>
          <w:rFonts w:ascii="Helvetica" w:hAnsi="Helvetica" w:cs="Helvetica" w:hint="eastAsia"/>
          <w:b/>
          <w:color w:val="70AD47" w:themeColor="accent6"/>
          <w:kern w:val="0"/>
          <w:szCs w:val="24"/>
        </w:rPr>
        <w:t>和</w:t>
      </w:r>
      <w:r w:rsidRPr="00864B3C">
        <w:rPr>
          <w:rFonts w:ascii="Helvetica" w:hAnsi="Helvetica" w:cs="Helvetica" w:hint="eastAsia"/>
          <w:b/>
          <w:color w:val="70AD47" w:themeColor="accent6"/>
          <w:kern w:val="0"/>
          <w:szCs w:val="24"/>
        </w:rPr>
        <w:t xml:space="preserve">= = </w:t>
      </w:r>
      <w:r w:rsidRPr="00864B3C">
        <w:rPr>
          <w:rFonts w:ascii="Helvetica" w:hAnsi="Helvetica" w:cs="Helvetica" w:hint="eastAsia"/>
          <w:b/>
          <w:color w:val="70AD47" w:themeColor="accent6"/>
          <w:kern w:val="0"/>
          <w:szCs w:val="24"/>
        </w:rPr>
        <w:t>的区别</w:t>
      </w:r>
    </w:p>
    <w:p w:rsidR="00864B3C" w:rsidRDefault="00CC0581"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3" w:history="1">
        <w:r w:rsidR="00864B3C" w:rsidRPr="000C5700">
          <w:rPr>
            <w:rStyle w:val="a6"/>
            <w:rFonts w:ascii="Helvetica" w:hAnsi="Helvetica" w:cs="Helvetica"/>
            <w:kern w:val="0"/>
            <w:szCs w:val="24"/>
          </w:rPr>
          <w:t>http://zhidao.baidu.com/link?url=B1wwzdXNL_Su8B4JlTgR2GjNcFjcyu5LS_AFGBG2Jpl08j3hdGBKLfjGmVixjeOFZBkNrMxo0sJzAhGyJGt8Xq</w:t>
        </w:r>
      </w:hyperlink>
    </w:p>
    <w:p w:rsidR="00864B3C" w:rsidRPr="00864B3C" w:rsidRDefault="00864B3C"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605404" w:rsidRDefault="000B00A8" w:rsidP="00E83F69">
      <w:pPr>
        <w:pStyle w:val="2"/>
        <w:rPr>
          <w:sz w:val="24"/>
        </w:rPr>
      </w:pPr>
      <w:bookmarkStart w:id="28" w:name="_Toc454522290"/>
      <w:r w:rsidRPr="000B00A8">
        <w:rPr>
          <w:rFonts w:hint="eastAsia"/>
          <w:sz w:val="24"/>
        </w:rPr>
        <w:t>第</w:t>
      </w:r>
      <w:r w:rsidRPr="000B00A8">
        <w:rPr>
          <w:rFonts w:hint="eastAsia"/>
          <w:sz w:val="24"/>
        </w:rPr>
        <w:t>12</w:t>
      </w:r>
      <w:r w:rsidRPr="000B00A8">
        <w:rPr>
          <w:rFonts w:hint="eastAsia"/>
          <w:sz w:val="24"/>
        </w:rPr>
        <w:t>课</w:t>
      </w:r>
      <w:r w:rsidRPr="000B00A8">
        <w:rPr>
          <w:rFonts w:hint="eastAsia"/>
          <w:sz w:val="24"/>
        </w:rPr>
        <w:t xml:space="preserve">  </w:t>
      </w:r>
      <w:r w:rsidRPr="000B00A8">
        <w:rPr>
          <w:rFonts w:hint="eastAsia"/>
          <w:sz w:val="24"/>
        </w:rPr>
        <w:t>函数</w:t>
      </w:r>
      <w:bookmarkEnd w:id="28"/>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我们知道圆的面积计算公式为：</w:t>
      </w:r>
    </w:p>
    <w:p w:rsidR="000B00A8" w:rsidRPr="000B00A8" w:rsidRDefault="000B00A8" w:rsidP="00E83F69">
      <w:pPr>
        <w:pStyle w:val="a5"/>
        <w:shd w:val="clear" w:color="auto" w:fill="FFFFFF"/>
        <w:spacing w:before="225" w:beforeAutospacing="0" w:after="225" w:afterAutospacing="0" w:line="300" w:lineRule="atLeast"/>
        <w:outlineLvl w:val="0"/>
        <w:rPr>
          <w:rFonts w:ascii="Helvetica" w:hAnsi="Helvetica" w:cs="Helvetica"/>
          <w:color w:val="000000" w:themeColor="text1"/>
        </w:rPr>
      </w:pPr>
      <w:r w:rsidRPr="000B00A8">
        <w:rPr>
          <w:rFonts w:ascii="Helvetica" w:hAnsi="Helvetica" w:cs="Helvetica"/>
          <w:color w:val="000000" w:themeColor="text1"/>
        </w:rPr>
        <w:t>S = πr</w:t>
      </w:r>
      <w:r w:rsidRPr="000B00A8">
        <w:rPr>
          <w:rFonts w:ascii="Helvetica" w:hAnsi="Helvetica" w:cs="Helvetica"/>
          <w:color w:val="000000" w:themeColor="text1"/>
          <w:vertAlign w:val="superscript"/>
        </w:rPr>
        <w:t>2</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当我们知道半径</w:t>
      </w:r>
      <w:r w:rsidRPr="000B00A8">
        <w:rPr>
          <w:rStyle w:val="HTML"/>
          <w:rFonts w:ascii="Consolas" w:hAnsi="Consolas" w:cs="Consolas"/>
          <w:color w:val="000000" w:themeColor="text1"/>
          <w:bdr w:val="single" w:sz="6" w:space="0" w:color="DDDDDD" w:frame="1"/>
          <w:shd w:val="clear" w:color="auto" w:fill="FAFAFA"/>
        </w:rPr>
        <w:t>r</w:t>
      </w:r>
      <w:r w:rsidRPr="000B00A8">
        <w:rPr>
          <w:rFonts w:ascii="Helvetica" w:hAnsi="Helvetica" w:cs="Helvetica"/>
          <w:color w:val="000000" w:themeColor="text1"/>
        </w:rPr>
        <w:t>的值时，就可以根据公式计算出面积。假设我们需要计算</w:t>
      </w:r>
      <w:r w:rsidRPr="000B00A8">
        <w:rPr>
          <w:rFonts w:ascii="Helvetica" w:hAnsi="Helvetica" w:cs="Helvetica"/>
          <w:color w:val="000000" w:themeColor="text1"/>
        </w:rPr>
        <w:t>3</w:t>
      </w:r>
      <w:r w:rsidRPr="000B00A8">
        <w:rPr>
          <w:rFonts w:ascii="Helvetica" w:hAnsi="Helvetica" w:cs="Helvetica"/>
          <w:color w:val="000000" w:themeColor="text1"/>
        </w:rPr>
        <w:t>个不同大小的圆的面积：</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r1 = </w:t>
      </w: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r2 = </w:t>
      </w:r>
      <w:r w:rsidRPr="000B00A8">
        <w:rPr>
          <w:rStyle w:val="number"/>
          <w:color w:val="000000" w:themeColor="text1"/>
        </w:rPr>
        <w:t>9.08</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r3 = </w:t>
      </w:r>
      <w:r w:rsidRPr="000B00A8">
        <w:rPr>
          <w:rStyle w:val="number"/>
          <w:color w:val="000000" w:themeColor="text1"/>
        </w:rPr>
        <w:t>73.1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s1 = </w:t>
      </w:r>
      <w:r w:rsidRPr="000B00A8">
        <w:rPr>
          <w:rStyle w:val="number"/>
          <w:color w:val="000000" w:themeColor="text1"/>
        </w:rPr>
        <w:t>3.14</w:t>
      </w:r>
      <w:r w:rsidRPr="000B00A8">
        <w:rPr>
          <w:rStyle w:val="value"/>
          <w:color w:val="000000" w:themeColor="text1"/>
        </w:rPr>
        <w:t xml:space="preserve"> * r1 * r1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s2 = </w:t>
      </w:r>
      <w:r w:rsidRPr="000B00A8">
        <w:rPr>
          <w:rStyle w:val="number"/>
          <w:color w:val="000000" w:themeColor="text1"/>
        </w:rPr>
        <w:t>3.14</w:t>
      </w:r>
      <w:r w:rsidRPr="000B00A8">
        <w:rPr>
          <w:rStyle w:val="value"/>
          <w:color w:val="000000" w:themeColor="text1"/>
        </w:rPr>
        <w:t xml:space="preserve"> * r2 * r2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s3 = </w:t>
      </w:r>
      <w:r w:rsidRPr="000B00A8">
        <w:rPr>
          <w:rStyle w:val="number"/>
          <w:color w:val="000000" w:themeColor="text1"/>
        </w:rPr>
        <w:t>3.14</w:t>
      </w:r>
      <w:r w:rsidRPr="000B00A8">
        <w:rPr>
          <w:rStyle w:val="value"/>
          <w:color w:val="000000" w:themeColor="text1"/>
        </w:rPr>
        <w:t xml:space="preserve"> * r3 * r3</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当代码出现有规律的重复的时候，你就需要当心了，每次写</w:t>
      </w:r>
      <w:r w:rsidRPr="000B00A8">
        <w:rPr>
          <w:rStyle w:val="HTML"/>
          <w:rFonts w:ascii="Consolas" w:hAnsi="Consolas" w:cs="Consolas"/>
          <w:color w:val="000000" w:themeColor="text1"/>
          <w:bdr w:val="single" w:sz="6" w:space="0" w:color="DDDDDD" w:frame="1"/>
          <w:shd w:val="clear" w:color="auto" w:fill="FAFAFA"/>
        </w:rPr>
        <w:t>3.14 * x * x</w:t>
      </w:r>
      <w:r w:rsidRPr="000B00A8">
        <w:rPr>
          <w:rFonts w:ascii="Helvetica" w:hAnsi="Helvetica" w:cs="Helvetica"/>
          <w:color w:val="000000" w:themeColor="text1"/>
        </w:rPr>
        <w:t>不仅很麻烦，而且，如果要把</w:t>
      </w:r>
      <w:r w:rsidRPr="000B00A8">
        <w:rPr>
          <w:rStyle w:val="HTML"/>
          <w:rFonts w:ascii="Consolas" w:hAnsi="Consolas" w:cs="Consolas"/>
          <w:color w:val="000000" w:themeColor="text1"/>
          <w:bdr w:val="single" w:sz="6" w:space="0" w:color="DDDDDD" w:frame="1"/>
          <w:shd w:val="clear" w:color="auto" w:fill="FAFAFA"/>
        </w:rPr>
        <w:t>3.14</w:t>
      </w:r>
      <w:r w:rsidRPr="000B00A8">
        <w:rPr>
          <w:rFonts w:ascii="Helvetica" w:hAnsi="Helvetica" w:cs="Helvetica"/>
          <w:color w:val="000000" w:themeColor="text1"/>
        </w:rPr>
        <w:t>改成</w:t>
      </w:r>
      <w:r w:rsidRPr="000B00A8">
        <w:rPr>
          <w:rStyle w:val="HTML"/>
          <w:rFonts w:ascii="Consolas" w:hAnsi="Consolas" w:cs="Consolas"/>
          <w:color w:val="000000" w:themeColor="text1"/>
          <w:bdr w:val="single" w:sz="6" w:space="0" w:color="DDDDDD" w:frame="1"/>
          <w:shd w:val="clear" w:color="auto" w:fill="FAFAFA"/>
        </w:rPr>
        <w:t>3.14159265359</w:t>
      </w:r>
      <w:r w:rsidRPr="000B00A8">
        <w:rPr>
          <w:rFonts w:ascii="Helvetica" w:hAnsi="Helvetica" w:cs="Helvetica"/>
          <w:color w:val="000000" w:themeColor="text1"/>
        </w:rPr>
        <w:t>的时候，得全部替换。</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有了函数，我们就不再每次写</w:t>
      </w:r>
      <w:r w:rsidRPr="000B00A8">
        <w:rPr>
          <w:rStyle w:val="HTML"/>
          <w:rFonts w:ascii="Consolas" w:hAnsi="Consolas" w:cs="Consolas"/>
          <w:color w:val="000000" w:themeColor="text1"/>
          <w:bdr w:val="single" w:sz="6" w:space="0" w:color="DDDDDD" w:frame="1"/>
          <w:shd w:val="clear" w:color="auto" w:fill="FAFAFA"/>
        </w:rPr>
        <w:t>s = 3.14 * x * x</w:t>
      </w:r>
      <w:r w:rsidRPr="000B00A8">
        <w:rPr>
          <w:rFonts w:ascii="Helvetica" w:hAnsi="Helvetica" w:cs="Helvetica"/>
          <w:color w:val="000000" w:themeColor="text1"/>
        </w:rPr>
        <w:t>，而是写成更有意义的函数调用</w:t>
      </w:r>
      <w:r w:rsidRPr="000B00A8">
        <w:rPr>
          <w:rStyle w:val="HTML"/>
          <w:rFonts w:ascii="Consolas" w:hAnsi="Consolas" w:cs="Consolas"/>
          <w:color w:val="000000" w:themeColor="text1"/>
          <w:bdr w:val="single" w:sz="6" w:space="0" w:color="DDDDDD" w:frame="1"/>
          <w:shd w:val="clear" w:color="auto" w:fill="FAFAFA"/>
        </w:rPr>
        <w:t>s = area_of_circle(x)</w:t>
      </w:r>
      <w:r w:rsidRPr="000B00A8">
        <w:rPr>
          <w:rFonts w:ascii="Helvetica" w:hAnsi="Helvetica" w:cs="Helvetica"/>
          <w:color w:val="000000" w:themeColor="text1"/>
        </w:rPr>
        <w:t>，而函数</w:t>
      </w:r>
      <w:r w:rsidRPr="000B00A8">
        <w:rPr>
          <w:rStyle w:val="HTML"/>
          <w:rFonts w:ascii="Consolas" w:hAnsi="Consolas" w:cs="Consolas"/>
          <w:color w:val="000000" w:themeColor="text1"/>
          <w:bdr w:val="single" w:sz="6" w:space="0" w:color="DDDDDD" w:frame="1"/>
          <w:shd w:val="clear" w:color="auto" w:fill="FAFAFA"/>
        </w:rPr>
        <w:t>area_of_circle</w:t>
      </w:r>
      <w:r w:rsidRPr="000B00A8">
        <w:rPr>
          <w:rFonts w:ascii="Helvetica" w:hAnsi="Helvetica" w:cs="Helvetica"/>
          <w:color w:val="000000" w:themeColor="text1"/>
        </w:rPr>
        <w:t>本身只需要写一次，就可以多次调用。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基本上所有的高级语言都支持函数，</w:t>
      </w:r>
      <w:r w:rsidRPr="000B00A8">
        <w:rPr>
          <w:rFonts w:ascii="Helvetica" w:hAnsi="Helvetica" w:cs="Helvetica"/>
          <w:color w:val="000000" w:themeColor="text1"/>
        </w:rPr>
        <w:t>Python</w:t>
      </w:r>
      <w:r w:rsidRPr="000B00A8">
        <w:rPr>
          <w:rFonts w:ascii="Helvetica" w:hAnsi="Helvetica" w:cs="Helvetica"/>
          <w:color w:val="000000" w:themeColor="text1"/>
        </w:rPr>
        <w:t>也不例外。</w:t>
      </w:r>
      <w:r w:rsidRPr="000B00A8">
        <w:rPr>
          <w:rFonts w:ascii="Helvetica" w:hAnsi="Helvetica" w:cs="Helvetica"/>
          <w:color w:val="000000" w:themeColor="text1"/>
        </w:rPr>
        <w:t>Python</w:t>
      </w:r>
      <w:r w:rsidRPr="000B00A8">
        <w:rPr>
          <w:rFonts w:ascii="Helvetica" w:hAnsi="Helvetica" w:cs="Helvetica"/>
          <w:color w:val="000000" w:themeColor="text1"/>
        </w:rPr>
        <w:t>不但能非常灵活地定义函数，而且本身内置了很多有用的函数，可以直接调用。</w:t>
      </w:r>
    </w:p>
    <w:p w:rsidR="000B00A8" w:rsidRPr="000B00A8" w:rsidRDefault="000B00A8"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9" w:name="_Toc454522291"/>
      <w:r w:rsidRPr="000B00A8">
        <w:rPr>
          <w:rFonts w:ascii="Helvetica" w:hAnsi="Helvetica" w:cs="Helvetica"/>
          <w:b w:val="0"/>
          <w:bCs w:val="0"/>
          <w:color w:val="000000" w:themeColor="text1"/>
          <w:sz w:val="24"/>
          <w:szCs w:val="24"/>
        </w:rPr>
        <w:t>抽象</w:t>
      </w:r>
      <w:bookmarkEnd w:id="29"/>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抽象是数学中非常常见的概念。举个例子：</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lastRenderedPageBreak/>
        <w:t>计算数列的和，比如：</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，写起来十分不方便，于是数学家发明了求和符号</w:t>
      </w:r>
      <w:r w:rsidRPr="000B00A8">
        <w:rPr>
          <w:rFonts w:ascii="Helvetica" w:hAnsi="Helvetica" w:cs="Helvetica"/>
          <w:color w:val="000000" w:themeColor="text1"/>
        </w:rPr>
        <w:t>∑</w:t>
      </w:r>
      <w:r w:rsidRPr="000B00A8">
        <w:rPr>
          <w:rFonts w:ascii="Helvetica" w:hAnsi="Helvetica" w:cs="Helvetica"/>
          <w:color w:val="000000" w:themeColor="text1"/>
        </w:rPr>
        <w:t>，可以把</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记作：</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这种抽象记法非常强大，因为我们看到</w:t>
      </w:r>
      <w:r w:rsidRPr="000B00A8">
        <w:rPr>
          <w:rFonts w:ascii="Helvetica" w:hAnsi="Helvetica" w:cs="Helvetica"/>
          <w:color w:val="000000" w:themeColor="text1"/>
        </w:rPr>
        <w:t xml:space="preserve"> ∑ </w:t>
      </w:r>
      <w:r w:rsidRPr="000B00A8">
        <w:rPr>
          <w:rFonts w:ascii="Helvetica" w:hAnsi="Helvetica" w:cs="Helvetica"/>
          <w:color w:val="000000" w:themeColor="text1"/>
        </w:rPr>
        <w:t>就可以理解成求和，而不是还原成低级的加法运算。</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而且，这种抽象记法是可扩展的，比如：</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r w:rsidRPr="000B00A8">
        <w:rPr>
          <w:rFonts w:ascii="Helvetica" w:hAnsi="Helvetica" w:cs="Helvetica"/>
          <w:color w:val="000000" w:themeColor="text1"/>
          <w:vertAlign w:val="superscript"/>
        </w:rPr>
        <w:t>2</w:t>
      </w:r>
      <w:r w:rsidRPr="000B00A8">
        <w:rPr>
          <w:rFonts w:ascii="Helvetica" w:hAnsi="Helvetica" w:cs="Helvetica"/>
          <w:color w:val="000000" w:themeColor="text1"/>
        </w:rPr>
        <w:t>+1)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还原成加法运算就变成了：</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 x 1 + 1) + (2 x 2 + 1) + (3 x 3 + 1) + ... + (100 x 100 + 1)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可见，借助抽象，我们才能不关心底层的具体计算过程，而直接在更高的层次上思考问题。</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shd w:val="pct15" w:color="auto" w:fill="FFFFFF"/>
        </w:rPr>
      </w:pPr>
      <w:r w:rsidRPr="000B00A8">
        <w:rPr>
          <w:rFonts w:ascii="Helvetica" w:hAnsi="Helvetica" w:cs="Helvetica"/>
          <w:color w:val="000000" w:themeColor="text1"/>
        </w:rPr>
        <w:t>写计算机程序也是一样，</w:t>
      </w:r>
      <w:r w:rsidRPr="000B00A8">
        <w:rPr>
          <w:rFonts w:ascii="Helvetica" w:hAnsi="Helvetica" w:cs="Helvetica"/>
          <w:color w:val="70AD47" w:themeColor="accent6"/>
          <w:shd w:val="pct15" w:color="auto" w:fill="FFFFFF"/>
        </w:rPr>
        <w:t>函数就是最基本的一种代码抽象的方式。</w:t>
      </w:r>
    </w:p>
    <w:p w:rsidR="000B00A8" w:rsidRDefault="000B00A8" w:rsidP="00E83F69">
      <w:pPr>
        <w:pStyle w:val="2"/>
        <w:rPr>
          <w:sz w:val="24"/>
        </w:rPr>
      </w:pPr>
      <w:bookmarkStart w:id="30" w:name="_Toc454522292"/>
      <w:r w:rsidRPr="000B00A8">
        <w:rPr>
          <w:rFonts w:hint="eastAsia"/>
          <w:sz w:val="24"/>
        </w:rPr>
        <w:t>第</w:t>
      </w:r>
      <w:r w:rsidRPr="000B00A8">
        <w:rPr>
          <w:rFonts w:hint="eastAsia"/>
          <w:sz w:val="24"/>
        </w:rPr>
        <w:t>13</w:t>
      </w:r>
      <w:r w:rsidRPr="000B00A8">
        <w:rPr>
          <w:rFonts w:hint="eastAsia"/>
          <w:sz w:val="24"/>
        </w:rPr>
        <w:t>课</w:t>
      </w:r>
      <w:r w:rsidRPr="000B00A8">
        <w:rPr>
          <w:rFonts w:hint="eastAsia"/>
          <w:sz w:val="24"/>
        </w:rPr>
        <w:t xml:space="preserve"> </w:t>
      </w:r>
      <w:r w:rsidRPr="000B00A8">
        <w:rPr>
          <w:rFonts w:hint="eastAsia"/>
          <w:sz w:val="24"/>
        </w:rPr>
        <w:t>调用函数</w:t>
      </w:r>
      <w:bookmarkEnd w:id="30"/>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内置了很多有用的函数，我们可以直接调用。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要调用一个函数，需要知道函数的名称和参数，比如求绝对值的函数</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，只有一个参数。可以直接从</w:t>
      </w:r>
      <w:r w:rsidRPr="000B00A8">
        <w:rPr>
          <w:rFonts w:ascii="Helvetica" w:hAnsi="Helvetica" w:cs="Helvetica"/>
          <w:color w:val="000000" w:themeColor="text1"/>
        </w:rPr>
        <w:t>Python</w:t>
      </w:r>
      <w:r w:rsidRPr="000B00A8">
        <w:rPr>
          <w:rFonts w:ascii="Helvetica" w:hAnsi="Helvetica" w:cs="Helvetica"/>
          <w:color w:val="000000" w:themeColor="text1"/>
        </w:rPr>
        <w:t>的官方网站查看文档：</w:t>
      </w:r>
    </w:p>
    <w:p w:rsidR="000B00A8" w:rsidRPr="000B00A8" w:rsidRDefault="00CC0581" w:rsidP="000B00A8">
      <w:pPr>
        <w:pStyle w:val="a5"/>
        <w:shd w:val="clear" w:color="auto" w:fill="FFFFFF"/>
        <w:spacing w:before="225" w:beforeAutospacing="0" w:after="225" w:afterAutospacing="0" w:line="300" w:lineRule="atLeast"/>
        <w:rPr>
          <w:rFonts w:ascii="Helvetica" w:hAnsi="Helvetica" w:cs="Helvetica"/>
          <w:color w:val="000000" w:themeColor="text1"/>
        </w:rPr>
      </w:pPr>
      <w:hyperlink r:id="rId34" w:anchor="abs" w:tgtFrame="_blank" w:history="1">
        <w:r w:rsidR="000B00A8" w:rsidRPr="000B00A8">
          <w:rPr>
            <w:rStyle w:val="a6"/>
            <w:rFonts w:ascii="Helvetica" w:hAnsi="Helvetica" w:cs="Helvetica"/>
            <w:color w:val="000000" w:themeColor="text1"/>
          </w:rPr>
          <w:t>http://docs.python.org/3/library/functions.html#abs</w:t>
        </w:r>
      </w:hyperlink>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也可以在交互式命令行通过</w:t>
      </w:r>
      <w:r w:rsidRPr="000B00A8">
        <w:rPr>
          <w:rStyle w:val="HTML"/>
          <w:rFonts w:ascii="Consolas" w:hAnsi="Consolas" w:cs="Consolas"/>
          <w:color w:val="000000" w:themeColor="text1"/>
          <w:bdr w:val="single" w:sz="6" w:space="0" w:color="DDDDDD" w:frame="1"/>
          <w:shd w:val="clear" w:color="auto" w:fill="FAFAFA"/>
        </w:rPr>
        <w:t>help(abs)</w:t>
      </w:r>
      <w:r w:rsidRPr="000B00A8">
        <w:rPr>
          <w:rFonts w:ascii="Helvetica" w:hAnsi="Helvetica" w:cs="Helvetica"/>
          <w:color w:val="000000" w:themeColor="text1"/>
        </w:rPr>
        <w:t>查看</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函数的帮助信息。</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20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lastRenderedPageBreak/>
        <w:t xml:space="preserve">&gt;&gt;&gt; </w:t>
      </w:r>
      <w:r w:rsidRPr="000B00A8">
        <w:rPr>
          <w:rStyle w:val="HTML"/>
          <w:color w:val="000000" w:themeColor="text1"/>
        </w:rPr>
        <w:t>abs(</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调用函数的时候，如果传入的参数数量不对，会报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w:t>
      </w:r>
      <w:r w:rsidRPr="000B00A8">
        <w:rPr>
          <w:rFonts w:ascii="Helvetica" w:hAnsi="Helvetica" w:cs="Helvetica"/>
          <w:color w:val="000000" w:themeColor="text1"/>
        </w:rPr>
        <w:t>Python</w:t>
      </w:r>
      <w:r w:rsidRPr="000B00A8">
        <w:rPr>
          <w:rFonts w:ascii="Helvetica" w:hAnsi="Helvetica" w:cs="Helvetica"/>
          <w:color w:val="000000" w:themeColor="text1"/>
        </w:rPr>
        <w:t>会明确地告诉你：</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有且仅有</w:t>
      </w:r>
      <w:r w:rsidRPr="000B00A8">
        <w:rPr>
          <w:rFonts w:ascii="Helvetica" w:hAnsi="Helvetica" w:cs="Helvetica"/>
          <w:color w:val="000000" w:themeColor="text1"/>
        </w:rPr>
        <w:t>1</w:t>
      </w:r>
      <w:r w:rsidRPr="000B00A8">
        <w:rPr>
          <w:rFonts w:ascii="Helvetica" w:hAnsi="Helvetica" w:cs="Helvetica"/>
          <w:color w:val="000000" w:themeColor="text1"/>
        </w:rPr>
        <w:t>个参数，但给出了两个：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abs(1, 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abs() takes exactly one argument (2 given)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如果传入的参数数量是对的，但参数类型不能被函数所接受，也会报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的错误，并且给出错误信息：</w:t>
      </w:r>
      <w:r w:rsidRPr="000B00A8">
        <w:rPr>
          <w:rStyle w:val="HTML"/>
          <w:rFonts w:ascii="Consolas" w:hAnsi="Consolas" w:cs="Consolas"/>
          <w:color w:val="000000" w:themeColor="text1"/>
          <w:bdr w:val="single" w:sz="6" w:space="0" w:color="DDDDDD" w:frame="1"/>
          <w:shd w:val="clear" w:color="auto" w:fill="FAFAFA"/>
        </w:rPr>
        <w:t>str</w:t>
      </w:r>
      <w:r w:rsidRPr="000B00A8">
        <w:rPr>
          <w:rFonts w:ascii="Helvetica" w:hAnsi="Helvetica" w:cs="Helvetica"/>
          <w:color w:val="000000" w:themeColor="text1"/>
        </w:rPr>
        <w:t>是错误的参数类型：</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abs('a')</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bad operand type for abs(): 'str'</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函数</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可以接收任意多个参数，并返回最大的那个：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1</w:t>
      </w:r>
      <w:r w:rsidRPr="000B00A8">
        <w:rPr>
          <w:rStyle w:val="HTML"/>
          <w:color w:val="000000" w:themeColor="text1"/>
        </w:rPr>
        <w:t xml:space="preserve">, </w:t>
      </w:r>
      <w:r w:rsidRPr="000B00A8">
        <w:rPr>
          <w:rStyle w:val="number"/>
          <w:color w:val="000000" w:themeColor="text1"/>
        </w:rPr>
        <w:t>2</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2</w:t>
      </w:r>
      <w:r w:rsidRPr="000B00A8">
        <w:rPr>
          <w:rStyle w:val="HTML"/>
          <w:color w:val="000000" w:themeColor="text1"/>
        </w:rPr>
        <w:t xml:space="preserve">, </w:t>
      </w:r>
      <w:r w:rsidRPr="000B00A8">
        <w:rPr>
          <w:rStyle w:val="number"/>
          <w:color w:val="000000" w:themeColor="text1"/>
        </w:rPr>
        <w:t>3</w:t>
      </w:r>
      <w:r w:rsidRPr="000B00A8">
        <w:rPr>
          <w:rStyle w:val="HTML"/>
          <w:color w:val="000000" w:themeColor="text1"/>
        </w:rPr>
        <w:t xml:space="preserve">, </w:t>
      </w:r>
      <w:r w:rsidRPr="000B00A8">
        <w:rPr>
          <w:rStyle w:val="number"/>
          <w:color w:val="000000" w:themeColor="text1"/>
        </w:rPr>
        <w:t>1</w:t>
      </w:r>
      <w:r w:rsidRPr="000B00A8">
        <w:rPr>
          <w:rStyle w:val="HTML"/>
          <w:color w:val="000000" w:themeColor="text1"/>
        </w:rPr>
        <w:t>, -</w:t>
      </w:r>
      <w:r w:rsidRPr="000B00A8">
        <w:rPr>
          <w:rStyle w:val="number"/>
          <w:color w:val="000000" w:themeColor="text1"/>
        </w:rPr>
        <w:t>5</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3</w:t>
      </w:r>
    </w:p>
    <w:p w:rsidR="000B00A8" w:rsidRPr="000B00A8" w:rsidRDefault="000B00A8"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1" w:name="_Toc454522293"/>
      <w:r w:rsidRPr="000B00A8">
        <w:rPr>
          <w:rFonts w:ascii="Helvetica" w:hAnsi="Helvetica" w:cs="Helvetica"/>
          <w:b w:val="0"/>
          <w:bCs w:val="0"/>
          <w:color w:val="000000" w:themeColor="text1"/>
          <w:sz w:val="24"/>
          <w:szCs w:val="24"/>
        </w:rPr>
        <w:t>数据类型转换</w:t>
      </w:r>
      <w:bookmarkEnd w:id="31"/>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内置的常用函数还包括数据类型转换函数，比如</w:t>
      </w:r>
      <w:r w:rsidRPr="000B00A8">
        <w:rPr>
          <w:rStyle w:val="HTML"/>
          <w:rFonts w:ascii="Consolas" w:hAnsi="Consolas" w:cs="Consolas"/>
          <w:color w:val="000000" w:themeColor="text1"/>
          <w:bdr w:val="single" w:sz="6" w:space="0" w:color="DDDDDD" w:frame="1"/>
          <w:shd w:val="clear" w:color="auto" w:fill="FAFAFA"/>
        </w:rPr>
        <w:t>int()</w:t>
      </w:r>
      <w:r w:rsidRPr="000B00A8">
        <w:rPr>
          <w:rFonts w:ascii="Helvetica" w:hAnsi="Helvetica" w:cs="Helvetica"/>
          <w:color w:val="000000" w:themeColor="text1"/>
        </w:rPr>
        <w:t>函数可以把其他数据类型转换为整数：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int(</w:t>
      </w:r>
      <w:r w:rsidRPr="000B00A8">
        <w:rPr>
          <w:rStyle w:val="string"/>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lastRenderedPageBreak/>
        <w:t xml:space="preserve">&gt;&gt;&gt; </w:t>
      </w:r>
      <w:r w:rsidRPr="000B00A8">
        <w:rPr>
          <w:rStyle w:val="HTML"/>
          <w:color w:val="000000" w:themeColor="text1"/>
        </w:rPr>
        <w:t>int(</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float(</w:t>
      </w:r>
      <w:r w:rsidRPr="000B00A8">
        <w:rPr>
          <w:rStyle w:val="string"/>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number"/>
          <w:color w:val="000000" w:themeColor="text1"/>
        </w:rPr>
        <w:t>1</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True</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string"/>
          <w:color w:val="000000" w:themeColor="text1"/>
        </w:rPr>
        <w:t>''</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False</w:t>
      </w:r>
    </w:p>
    <w:p w:rsidR="000B00A8" w:rsidRPr="00EB21CC"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rPr>
      </w:pPr>
      <w:r w:rsidRPr="00EB21CC">
        <w:rPr>
          <w:rFonts w:ascii="Helvetica" w:hAnsi="Helvetica" w:cs="Helvetica"/>
          <w:color w:val="70AD47" w:themeColor="accent6"/>
        </w:rPr>
        <w:t>函数名其实就是指向一个函数对象的引用，完全可以把函数名赋给一个变量，相当于给这个函数起了一个</w:t>
      </w:r>
      <w:r w:rsidRPr="00EB21CC">
        <w:rPr>
          <w:rFonts w:ascii="Helvetica" w:hAnsi="Helvetica" w:cs="Helvetica"/>
          <w:color w:val="70AD47" w:themeColor="accent6"/>
        </w:rPr>
        <w:t>“</w:t>
      </w:r>
      <w:r w:rsidRPr="00EB21CC">
        <w:rPr>
          <w:rFonts w:ascii="Helvetica" w:hAnsi="Helvetica" w:cs="Helvetica"/>
          <w:color w:val="70AD47" w:themeColor="accent6"/>
        </w:rPr>
        <w:t>别名</w:t>
      </w:r>
      <w:r w:rsidRPr="00EB21CC">
        <w:rPr>
          <w:rFonts w:ascii="Helvetica" w:hAnsi="Helvetica" w:cs="Helvetica"/>
          <w:color w:val="70AD47" w:themeColor="accent6"/>
        </w:rPr>
        <w:t>”</w:t>
      </w:r>
      <w:r w:rsidRPr="00EB21CC">
        <w:rPr>
          <w:rFonts w:ascii="Helvetica" w:hAnsi="Helvetica" w:cs="Helvetica"/>
          <w:color w:val="70AD47" w:themeColor="accent6"/>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 xml:space="preserve">a = abs </w:t>
      </w:r>
      <w:r w:rsidRPr="000B00A8">
        <w:rPr>
          <w:rStyle w:val="comment"/>
          <w:i/>
          <w:iCs/>
          <w:color w:val="000000" w:themeColor="text1"/>
        </w:rPr>
        <w:t># 变量a指向abs函数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w:t>
      </w:r>
      <w:r w:rsidRPr="000B00A8">
        <w:rPr>
          <w:rStyle w:val="number"/>
          <w:color w:val="000000" w:themeColor="text1"/>
        </w:rPr>
        <w:t>1</w:t>
      </w:r>
      <w:r w:rsidRPr="000B00A8">
        <w:rPr>
          <w:rStyle w:val="HTML"/>
          <w:color w:val="000000" w:themeColor="text1"/>
        </w:rPr>
        <w:t xml:space="preserve">) </w:t>
      </w:r>
      <w:r w:rsidRPr="000B00A8">
        <w:rPr>
          <w:rStyle w:val="comment"/>
          <w:i/>
          <w:iCs/>
          <w:color w:val="000000" w:themeColor="text1"/>
        </w:rPr>
        <w:t># 所以也可以通过a调用abs函数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B00A8">
        <w:rPr>
          <w:rStyle w:val="number"/>
          <w:color w:val="000000" w:themeColor="text1"/>
        </w:rPr>
        <w:t>1</w:t>
      </w:r>
    </w:p>
    <w:p w:rsidR="000B00A8" w:rsidRDefault="000B00A8" w:rsidP="000B00A8"/>
    <w:p w:rsidR="00EB21CC" w:rsidRDefault="00EB21CC" w:rsidP="000B00A8"/>
    <w:p w:rsidR="00EB21CC" w:rsidRDefault="00EB21CC" w:rsidP="00E83F69">
      <w:pPr>
        <w:pStyle w:val="2"/>
        <w:rPr>
          <w:sz w:val="24"/>
        </w:rPr>
      </w:pPr>
      <w:bookmarkStart w:id="32" w:name="_Toc454522294"/>
      <w:r w:rsidRPr="00EB21CC">
        <w:rPr>
          <w:sz w:val="24"/>
        </w:rPr>
        <w:t>第</w:t>
      </w:r>
      <w:r w:rsidRPr="00EB21CC">
        <w:rPr>
          <w:rFonts w:hint="eastAsia"/>
          <w:sz w:val="24"/>
        </w:rPr>
        <w:t>14</w:t>
      </w:r>
      <w:r w:rsidRPr="00EB21CC">
        <w:rPr>
          <w:rFonts w:hint="eastAsia"/>
          <w:sz w:val="24"/>
        </w:rPr>
        <w:t>课</w:t>
      </w:r>
      <w:r w:rsidRPr="00EB21CC">
        <w:rPr>
          <w:rFonts w:hint="eastAsia"/>
          <w:sz w:val="24"/>
        </w:rPr>
        <w:t xml:space="preserve"> </w:t>
      </w:r>
      <w:r w:rsidRPr="00EB21CC">
        <w:rPr>
          <w:rFonts w:hint="eastAsia"/>
          <w:sz w:val="24"/>
        </w:rPr>
        <w:t>定义函数</w:t>
      </w:r>
      <w:bookmarkEnd w:id="32"/>
    </w:p>
    <w:p w:rsidR="00EB21CC" w:rsidRPr="00692465" w:rsidRDefault="00EB21CC" w:rsidP="00EB21CC">
      <w:pPr>
        <w:pStyle w:val="a5"/>
        <w:shd w:val="clear" w:color="auto" w:fill="FFFFFF"/>
        <w:spacing w:before="0"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中，定义一个函数要使用</w:t>
      </w:r>
      <w:r w:rsidRPr="00692465">
        <w:rPr>
          <w:rStyle w:val="HTML"/>
          <w:rFonts w:ascii="Consolas" w:hAnsi="Consolas" w:cs="Consolas"/>
          <w:color w:val="000000" w:themeColor="text1"/>
          <w:bdr w:val="single" w:sz="6" w:space="0" w:color="DDDDDD" w:frame="1"/>
          <w:shd w:val="clear" w:color="auto" w:fill="FAFAFA"/>
        </w:rPr>
        <w:t>def</w:t>
      </w:r>
      <w:r w:rsidRPr="00692465">
        <w:rPr>
          <w:rFonts w:ascii="Helvetica" w:hAnsi="Helvetica" w:cs="Helvetica"/>
          <w:color w:val="000000" w:themeColor="text1"/>
        </w:rPr>
        <w:t>语句，依次写出函数名、括号、括号中的参数和冒号</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，然后，在缩进块中编写函数体，函数的返回值用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语句返回。</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我们以自定义一个求绝对值的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函数为例：</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lastRenderedPageBreak/>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请自行测试并调用</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看看返回结果是否正确。</w:t>
      </w:r>
    </w:p>
    <w:p w:rsidR="00EB21CC" w:rsidRPr="009D35E0" w:rsidRDefault="00EB21CC" w:rsidP="00EB21CC">
      <w:pPr>
        <w:pStyle w:val="a5"/>
        <w:shd w:val="clear" w:color="auto" w:fill="FFFFFF"/>
        <w:spacing w:before="225" w:beforeAutospacing="0" w:after="225" w:afterAutospacing="0" w:line="300" w:lineRule="atLeast"/>
        <w:rPr>
          <w:rFonts w:ascii="Helvetica" w:hAnsi="Helvetica" w:cs="Helvetica"/>
          <w:color w:val="70AD47" w:themeColor="accent6"/>
        </w:rPr>
      </w:pPr>
      <w:r w:rsidRPr="00692465">
        <w:rPr>
          <w:rFonts w:ascii="Helvetica" w:hAnsi="Helvetica" w:cs="Helvetica"/>
          <w:color w:val="000000" w:themeColor="text1"/>
        </w:rPr>
        <w:t>请注意，</w:t>
      </w:r>
      <w:r w:rsidRPr="009D35E0">
        <w:rPr>
          <w:rFonts w:ascii="Helvetica" w:hAnsi="Helvetica" w:cs="Helvetica"/>
          <w:color w:val="70AD47" w:themeColor="accent6"/>
        </w:rPr>
        <w:t>函数体内部的语句在执行时，一旦执行到</w:t>
      </w:r>
      <w:r w:rsidRPr="009D35E0">
        <w:rPr>
          <w:rStyle w:val="HTML"/>
          <w:rFonts w:ascii="Consolas" w:hAnsi="Consolas" w:cs="Consolas"/>
          <w:color w:val="70AD47" w:themeColor="accent6"/>
          <w:bdr w:val="single" w:sz="6" w:space="0" w:color="DDDDDD" w:frame="1"/>
          <w:shd w:val="clear" w:color="auto" w:fill="FAFAFA"/>
        </w:rPr>
        <w:t>return</w:t>
      </w:r>
      <w:r w:rsidRPr="009D35E0">
        <w:rPr>
          <w:rFonts w:ascii="Helvetica" w:hAnsi="Helvetica" w:cs="Helvetica"/>
          <w:color w:val="70AD47" w:themeColor="accent6"/>
        </w:rPr>
        <w:t>时，函数就执行完毕，并将结果返回。因此，函数内部通过条件判断和循环可以实现非常复杂的逻辑。</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1D078F">
        <w:rPr>
          <w:rFonts w:ascii="Helvetica" w:hAnsi="Helvetica" w:cs="Helvetica"/>
          <w:color w:val="70AD47" w:themeColor="accent6"/>
        </w:rPr>
        <w:t>如果没有</w:t>
      </w:r>
      <w:r w:rsidRPr="001D078F">
        <w:rPr>
          <w:rStyle w:val="HTML"/>
          <w:rFonts w:ascii="Consolas" w:hAnsi="Consolas" w:cs="Consolas"/>
          <w:color w:val="70AD47" w:themeColor="accent6"/>
          <w:bdr w:val="single" w:sz="6" w:space="0" w:color="DDDDDD" w:frame="1"/>
          <w:shd w:val="clear" w:color="auto" w:fill="FAFAFA"/>
        </w:rPr>
        <w:t>return</w:t>
      </w:r>
      <w:r w:rsidRPr="001D078F">
        <w:rPr>
          <w:rFonts w:ascii="Helvetica" w:hAnsi="Helvetica" w:cs="Helvetica"/>
          <w:color w:val="70AD47" w:themeColor="accent6"/>
        </w:rPr>
        <w:t>语句，函数执行完毕后也会返回结果，只是结果为</w:t>
      </w:r>
      <w:r w:rsidRPr="001D078F">
        <w:rPr>
          <w:rStyle w:val="HTML"/>
          <w:rFonts w:ascii="Consolas" w:hAnsi="Consolas" w:cs="Consolas"/>
          <w:color w:val="70AD47" w:themeColor="accent6"/>
          <w:bdr w:val="single" w:sz="6" w:space="0" w:color="DDDDDD" w:frame="1"/>
          <w:shd w:val="clear" w:color="auto" w:fill="FAFAFA"/>
        </w:rPr>
        <w:t>None</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可以简写为</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交互环境中定义函数时，注意</w:t>
      </w:r>
      <w:r w:rsidRPr="00692465">
        <w:rPr>
          <w:rFonts w:ascii="Helvetica" w:hAnsi="Helvetica" w:cs="Helvetica"/>
          <w:color w:val="000000" w:themeColor="text1"/>
        </w:rPr>
        <w:t>Python</w:t>
      </w:r>
      <w:r w:rsidRPr="00692465">
        <w:rPr>
          <w:rFonts w:ascii="Helvetica" w:hAnsi="Helvetica" w:cs="Helvetica"/>
          <w:color w:val="000000" w:themeColor="text1"/>
        </w:rPr>
        <w:t>会出现</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的提示。函数定义结束后需要按两次回车重新回到</w:t>
      </w:r>
      <w:r w:rsidRPr="00692465">
        <w:rPr>
          <w:rStyle w:val="HTML"/>
          <w:rFonts w:ascii="Consolas" w:hAnsi="Consolas" w:cs="Consolas"/>
          <w:color w:val="000000" w:themeColor="text1"/>
          <w:bdr w:val="single" w:sz="6" w:space="0" w:color="DDDDDD" w:frame="1"/>
          <w:shd w:val="clear" w:color="auto" w:fill="FAFAFA"/>
        </w:rPr>
        <w:t>&gt;&gt;&gt;</w:t>
      </w:r>
      <w:r w:rsidR="00692465" w:rsidRPr="00692465">
        <w:rPr>
          <w:rFonts w:ascii="Helvetica" w:hAnsi="Helvetica" w:cs="Helvetica"/>
          <w:color w:val="000000" w:themeColor="text1"/>
        </w:rPr>
        <w:t>提示符下</w:t>
      </w:r>
      <w:r w:rsidR="00692465" w:rsidRPr="00692465">
        <w:rPr>
          <w:rFonts w:ascii="Helvetica" w:hAnsi="Helvetica" w:cs="Helvetica" w:hint="eastAsi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000000" w:themeColor="text1"/>
          <w:shd w:val="clear" w:color="auto" w:fill="FFFFFF"/>
        </w:rPr>
      </w:pPr>
      <w:r w:rsidRPr="00692465">
        <w:rPr>
          <w:rFonts w:ascii="Helvetica" w:hAnsi="Helvetica" w:cs="Helvetica"/>
          <w:color w:val="000000" w:themeColor="text1"/>
          <w:shd w:val="clear" w:color="auto" w:fill="FFFFFF"/>
        </w:rPr>
        <w:t>如果你已经把</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shd w:val="clear" w:color="auto" w:fill="FFFFFF"/>
        </w:rPr>
        <w:t>的函数定义保存为</w:t>
      </w:r>
      <w:r w:rsidRPr="00692465">
        <w:rPr>
          <w:rStyle w:val="HTML"/>
          <w:rFonts w:ascii="Consolas" w:hAnsi="Consolas" w:cs="Consolas"/>
          <w:color w:val="000000" w:themeColor="text1"/>
          <w:bdr w:val="single" w:sz="6" w:space="0" w:color="DDDDDD" w:frame="1"/>
          <w:shd w:val="clear" w:color="auto" w:fill="FAFAFA"/>
        </w:rPr>
        <w:t>abstest.py</w:t>
      </w:r>
      <w:r w:rsidRPr="00692465">
        <w:rPr>
          <w:rFonts w:ascii="Helvetica" w:hAnsi="Helvetica" w:cs="Helvetica"/>
          <w:color w:val="000000" w:themeColor="text1"/>
          <w:shd w:val="clear" w:color="auto" w:fill="FFFFFF"/>
        </w:rPr>
        <w:t>文件了，那么，可以在该文件的当前目录下启动</w:t>
      </w:r>
      <w:r w:rsidRPr="00692465">
        <w:rPr>
          <w:rFonts w:ascii="Helvetica" w:hAnsi="Helvetica" w:cs="Helvetica"/>
          <w:color w:val="000000" w:themeColor="text1"/>
          <w:shd w:val="clear" w:color="auto" w:fill="FFFFFF"/>
        </w:rPr>
        <w:t>Python</w:t>
      </w:r>
      <w:r w:rsidRPr="00692465">
        <w:rPr>
          <w:rFonts w:ascii="Helvetica" w:hAnsi="Helvetica" w:cs="Helvetica"/>
          <w:color w:val="000000" w:themeColor="text1"/>
          <w:shd w:val="clear" w:color="auto" w:fill="FFFFFF"/>
        </w:rPr>
        <w:t>解释器，用</w:t>
      </w:r>
      <w:r w:rsidRPr="00A72360">
        <w:rPr>
          <w:rStyle w:val="HTML"/>
          <w:rFonts w:ascii="Consolas" w:hAnsi="Consolas" w:cs="Consolas"/>
          <w:color w:val="70AD47" w:themeColor="accent6"/>
          <w:bdr w:val="single" w:sz="6" w:space="0" w:color="DDDDDD" w:frame="1"/>
          <w:shd w:val="clear" w:color="auto" w:fill="FAFAFA"/>
        </w:rPr>
        <w:t>from abstest import my_abs</w:t>
      </w:r>
      <w:r w:rsidRPr="00A72360">
        <w:rPr>
          <w:rFonts w:ascii="Helvetica" w:hAnsi="Helvetica" w:cs="Helvetica"/>
          <w:color w:val="70AD47" w:themeColor="accent6"/>
          <w:shd w:val="clear" w:color="auto" w:fill="FFFFFF"/>
        </w:rPr>
        <w:t>来导入</w:t>
      </w:r>
      <w:r w:rsidRPr="00A72360">
        <w:rPr>
          <w:rStyle w:val="HTML"/>
          <w:rFonts w:ascii="Consolas" w:hAnsi="Consolas" w:cs="Consolas"/>
          <w:color w:val="70AD47" w:themeColor="accent6"/>
          <w:bdr w:val="single" w:sz="6" w:space="0" w:color="DDDDDD" w:frame="1"/>
          <w:shd w:val="clear" w:color="auto" w:fill="FAFAFA"/>
        </w:rPr>
        <w:t>my_abs()</w:t>
      </w:r>
      <w:r w:rsidRPr="00A72360">
        <w:rPr>
          <w:rFonts w:ascii="Helvetica" w:hAnsi="Helvetica" w:cs="Helvetica"/>
          <w:color w:val="70AD47" w:themeColor="accent6"/>
          <w:shd w:val="clear" w:color="auto" w:fill="FFFFFF"/>
        </w:rPr>
        <w:t>函数，注意</w:t>
      </w:r>
      <w:r w:rsidRPr="00A72360">
        <w:rPr>
          <w:rStyle w:val="HTML"/>
          <w:rFonts w:ascii="Consolas" w:hAnsi="Consolas" w:cs="Consolas"/>
          <w:color w:val="70AD47" w:themeColor="accent6"/>
          <w:bdr w:val="single" w:sz="6" w:space="0" w:color="DDDDDD" w:frame="1"/>
          <w:shd w:val="clear" w:color="auto" w:fill="FAFAFA"/>
        </w:rPr>
        <w:t>abstest</w:t>
      </w:r>
      <w:r w:rsidRPr="00A72360">
        <w:rPr>
          <w:rFonts w:ascii="Helvetica" w:hAnsi="Helvetica" w:cs="Helvetica"/>
          <w:color w:val="70AD47" w:themeColor="accent6"/>
          <w:shd w:val="clear" w:color="auto" w:fill="FFFFFF"/>
        </w:rPr>
        <w:t>是文件名</w:t>
      </w:r>
      <w:r w:rsidRPr="00692465">
        <w:rPr>
          <w:rFonts w:ascii="Helvetica" w:hAnsi="Helvetica" w:cs="Helvetica"/>
          <w:color w:val="000000" w:themeColor="text1"/>
          <w:shd w:val="clear" w:color="auto" w:fill="FFFFFF"/>
        </w:rPr>
        <w:t>（不含</w:t>
      </w:r>
      <w:r w:rsidRPr="00692465">
        <w:rPr>
          <w:rStyle w:val="HTML"/>
          <w:rFonts w:ascii="Consolas" w:hAnsi="Consolas" w:cs="Consolas"/>
          <w:color w:val="000000" w:themeColor="text1"/>
          <w:bdr w:val="single" w:sz="6" w:space="0" w:color="DDDDDD" w:frame="1"/>
          <w:shd w:val="clear" w:color="auto" w:fill="FAFAFA"/>
        </w:rPr>
        <w:t>.py</w:t>
      </w:r>
      <w:r w:rsidRPr="00692465">
        <w:rPr>
          <w:rFonts w:ascii="Helvetica" w:hAnsi="Helvetica" w:cs="Helvetica"/>
          <w:color w:val="000000" w:themeColor="text1"/>
          <w:shd w:val="clear" w:color="auto" w:fill="FFFFFF"/>
        </w:rPr>
        <w:t>扩展名）</w:t>
      </w:r>
      <w:r w:rsidRPr="00692465">
        <w:rPr>
          <w:rFonts w:ascii="Helvetica" w:hAnsi="Helvetica" w:cs="Helvetica" w:hint="eastAsia"/>
          <w:color w:val="000000" w:themeColor="text1"/>
          <w:shd w:val="clear" w:color="auto" w:fill="FFFFFF"/>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w:t>
      </w:r>
      <w:r w:rsidRPr="00692465">
        <w:rPr>
          <w:rFonts w:ascii="Helvetica" w:hAnsi="Helvetica" w:cs="Helvetica"/>
          <w:color w:val="000000" w:themeColor="text1"/>
        </w:rPr>
        <w:t>的用法在后续</w:t>
      </w:r>
      <w:hyperlink r:id="rId35" w:history="1">
        <w:r w:rsidRPr="00692465">
          <w:rPr>
            <w:rStyle w:val="a6"/>
            <w:rFonts w:ascii="Helvetica" w:hAnsi="Helvetica" w:cs="Helvetica"/>
            <w:color w:val="000000" w:themeColor="text1"/>
          </w:rPr>
          <w:t>模块</w:t>
        </w:r>
      </w:hyperlink>
      <w:r w:rsidRPr="00692465">
        <w:rPr>
          <w:rFonts w:ascii="Helvetica" w:hAnsi="Helvetica" w:cs="Helvetica"/>
          <w:color w:val="000000" w:themeColor="text1"/>
        </w:rPr>
        <w:t>一节中会详细介绍。</w:t>
      </w:r>
    </w:p>
    <w:p w:rsidR="00692465" w:rsidRPr="00692465" w:rsidRDefault="00692465"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3" w:name="_Toc454522295"/>
      <w:r w:rsidRPr="00692465">
        <w:rPr>
          <w:rFonts w:ascii="Helvetica" w:hAnsi="Helvetica" w:cs="Helvetica"/>
          <w:b w:val="0"/>
          <w:bCs w:val="0"/>
          <w:color w:val="000000" w:themeColor="text1"/>
          <w:sz w:val="24"/>
          <w:szCs w:val="24"/>
        </w:rPr>
        <w:t>空函数</w:t>
      </w:r>
      <w:bookmarkEnd w:id="33"/>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如果想定义一个什么事也不做的空函数，可以用</w:t>
      </w:r>
      <w:r w:rsidRPr="00A72360">
        <w:rPr>
          <w:rStyle w:val="HTML"/>
          <w:rFonts w:ascii="Consolas" w:hAnsi="Consolas" w:cs="Consolas"/>
          <w:color w:val="70AD47" w:themeColor="accent6"/>
          <w:bdr w:val="single" w:sz="6" w:space="0" w:color="DDDDDD" w:frame="1"/>
          <w:shd w:val="clear" w:color="auto" w:fill="FAFAFA"/>
        </w:rPr>
        <w:t>pass</w:t>
      </w:r>
      <w:r w:rsidRPr="00A72360">
        <w:rPr>
          <w:rFonts w:ascii="Helvetica" w:hAnsi="Helvetica" w:cs="Helvetica"/>
          <w:color w:val="70AD47" w:themeColor="accent6"/>
        </w:rPr>
        <w:t>语句</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nop</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语句什么都不做，那有什么用？实际上</w:t>
      </w: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可以用来作为占位符</w:t>
      </w:r>
      <w:r w:rsidRPr="00692465">
        <w:rPr>
          <w:rFonts w:ascii="Helvetica" w:hAnsi="Helvetica" w:cs="Helvetica"/>
          <w:color w:val="000000" w:themeColor="text1"/>
        </w:rPr>
        <w:t>，比如现在还没想好怎么写函数的代码，就可以先放一个</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，让代码能运行起来。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还可以用在其他语句里</w:t>
      </w:r>
      <w:r w:rsidRPr="00692465">
        <w:rPr>
          <w:rFonts w:ascii="Helvetica" w:hAnsi="Helvetica" w:cs="Helvetica"/>
          <w:color w:val="000000" w:themeColor="text1"/>
        </w:rPr>
        <w:t>，比如：</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if</w:t>
      </w:r>
      <w:r w:rsidRPr="00692465">
        <w:rPr>
          <w:rStyle w:val="HTML"/>
          <w:color w:val="000000" w:themeColor="text1"/>
        </w:rPr>
        <w:t xml:space="preserve"> age &gt;= </w:t>
      </w:r>
      <w:r w:rsidRPr="00692465">
        <w:rPr>
          <w:rStyle w:val="number"/>
          <w:color w:val="000000" w:themeColor="text1"/>
        </w:rPr>
        <w:t>18</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缺少了</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，代码运行就会有语法错误。</w:t>
      </w:r>
    </w:p>
    <w:p w:rsidR="00692465" w:rsidRPr="00692465" w:rsidRDefault="00692465"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4" w:name="_Toc454522296"/>
      <w:r w:rsidRPr="00692465">
        <w:rPr>
          <w:rFonts w:ascii="Helvetica" w:hAnsi="Helvetica" w:cs="Helvetica"/>
          <w:b w:val="0"/>
          <w:bCs w:val="0"/>
          <w:color w:val="000000" w:themeColor="text1"/>
          <w:sz w:val="24"/>
          <w:szCs w:val="24"/>
        </w:rPr>
        <w:lastRenderedPageBreak/>
        <w:t>参数检查</w:t>
      </w:r>
      <w:bookmarkEnd w:id="34"/>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调用函数时，如果参数个数不对，</w:t>
      </w:r>
      <w:r w:rsidRPr="00692465">
        <w:rPr>
          <w:rFonts w:ascii="Helvetica" w:hAnsi="Helvetica" w:cs="Helvetica"/>
          <w:color w:val="000000" w:themeColor="text1"/>
        </w:rPr>
        <w:t>Python</w:t>
      </w:r>
      <w:r w:rsidRPr="00692465">
        <w:rPr>
          <w:rFonts w:ascii="Helvetica" w:hAnsi="Helvetica" w:cs="Helvetica"/>
          <w:color w:val="000000" w:themeColor="text1"/>
        </w:rPr>
        <w:t>解释器会自动检查出来，并抛出</w:t>
      </w:r>
      <w:r w:rsidRPr="00692465">
        <w:rPr>
          <w:rStyle w:val="HTML"/>
          <w:rFonts w:ascii="Consolas" w:hAnsi="Consolas" w:cs="Consolas"/>
          <w:color w:val="000000" w:themeColor="text1"/>
          <w:bdr w:val="single" w:sz="6" w:space="0" w:color="DDDDDD" w:frame="1"/>
          <w:shd w:val="clear" w:color="auto" w:fill="FAFAFA"/>
        </w:rPr>
        <w:t>TypeError</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my_abs(1, 2)</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my_abs() takes 1 positional argument but 2 were given</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但是如果</w:t>
      </w:r>
      <w:r w:rsidRPr="001100EB">
        <w:rPr>
          <w:rFonts w:ascii="Helvetica" w:hAnsi="Helvetica" w:cs="Helvetica"/>
          <w:color w:val="70AD47" w:themeColor="accent6"/>
        </w:rPr>
        <w:t>参数类型不对，</w:t>
      </w:r>
      <w:r w:rsidRPr="001100EB">
        <w:rPr>
          <w:rFonts w:ascii="Helvetica" w:hAnsi="Helvetica" w:cs="Helvetica"/>
          <w:color w:val="70AD47" w:themeColor="accent6"/>
        </w:rPr>
        <w:t>Python</w:t>
      </w:r>
      <w:r w:rsidRPr="001100EB">
        <w:rPr>
          <w:rFonts w:ascii="Helvetica" w:hAnsi="Helvetica" w:cs="Helvetica"/>
          <w:color w:val="70AD47" w:themeColor="accent6"/>
        </w:rPr>
        <w:t>解释器就无法帮我们检查</w:t>
      </w:r>
      <w:r w:rsidRPr="00692465">
        <w:rPr>
          <w:rFonts w:ascii="Helvetica" w:hAnsi="Helvetica" w:cs="Helvetica"/>
          <w:color w:val="000000" w:themeColor="text1"/>
        </w:rPr>
        <w:t>。试试</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和内置函数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的差别：</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2,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unorderable types: str() &gt;= int()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 for abs(): 'str'</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当传入了不恰当的参数时，内置函数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会检查出参数错误，而我们定义的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没有参数检查，会导致</w:t>
      </w:r>
      <w:r w:rsidRPr="00692465">
        <w:rPr>
          <w:rStyle w:val="HTML"/>
          <w:rFonts w:ascii="Consolas" w:hAnsi="Consolas" w:cs="Consolas"/>
          <w:color w:val="000000" w:themeColor="text1"/>
          <w:bdr w:val="single" w:sz="6" w:space="0" w:color="DDDDDD" w:frame="1"/>
          <w:shd w:val="clear" w:color="auto" w:fill="FAFAFA"/>
        </w:rPr>
        <w:t>if</w:t>
      </w:r>
      <w:r w:rsidRPr="00692465">
        <w:rPr>
          <w:rFonts w:ascii="Helvetica" w:hAnsi="Helvetica" w:cs="Helvetica"/>
          <w:color w:val="000000" w:themeColor="text1"/>
        </w:rPr>
        <w:t>语句出错，出错信息和</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不一样。所以，这个函数定义不够完善。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让我们修改一下</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的定义，对参数类型做检查，只允许整数和浮点数类型的参数。数据类型检查可以用内置函数</w:t>
      </w:r>
      <w:r w:rsidRPr="00692465">
        <w:rPr>
          <w:rStyle w:val="HTML"/>
          <w:rFonts w:ascii="Consolas" w:hAnsi="Consolas" w:cs="Consolas"/>
          <w:color w:val="000000" w:themeColor="text1"/>
          <w:bdr w:val="single" w:sz="6" w:space="0" w:color="DDDDDD" w:frame="1"/>
          <w:shd w:val="clear" w:color="auto" w:fill="FAFAFA"/>
        </w:rPr>
        <w:t>isinstance()</w:t>
      </w:r>
      <w:r w:rsidRPr="00692465">
        <w:rPr>
          <w:rFonts w:ascii="Helvetica" w:hAnsi="Helvetica" w:cs="Helvetica"/>
          <w:color w:val="000000" w:themeColor="text1"/>
        </w:rPr>
        <w:t>实现：</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w:t>
      </w:r>
      <w:r w:rsidRPr="00692465">
        <w:rPr>
          <w:rStyle w:val="keyword"/>
          <w:b/>
          <w:bCs/>
          <w:color w:val="000000" w:themeColor="text1"/>
        </w:rPr>
        <w:t>not</w:t>
      </w:r>
      <w:r w:rsidRPr="00692465">
        <w:rPr>
          <w:rStyle w:val="HTML"/>
          <w:color w:val="000000" w:themeColor="text1"/>
        </w:rPr>
        <w:t xml:space="preserve"> </w:t>
      </w:r>
      <w:r w:rsidRPr="009368F2">
        <w:rPr>
          <w:rStyle w:val="HTML"/>
          <w:color w:val="70AD47" w:themeColor="accent6"/>
        </w:rPr>
        <w:t>isinstance(x, (int, float))</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raise</w:t>
      </w:r>
      <w:r w:rsidRPr="00692465">
        <w:rPr>
          <w:rStyle w:val="HTML"/>
          <w:color w:val="000000" w:themeColor="text1"/>
        </w:rPr>
        <w:t xml:space="preserve"> TypeError(</w:t>
      </w:r>
      <w:r w:rsidRPr="00692465">
        <w:rPr>
          <w:rStyle w:val="string"/>
          <w:color w:val="000000" w:themeColor="text1"/>
        </w:rPr>
        <w:t>'bad operand type'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lastRenderedPageBreak/>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添加了参数检查后，如果传入错误的参数类型，函数就可以抛出一个错误：</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3,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错误和异常处理将在后续讲到。</w:t>
      </w:r>
    </w:p>
    <w:p w:rsidR="00692465" w:rsidRPr="00692465" w:rsidRDefault="00692465"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5" w:name="_Toc454522297"/>
      <w:r w:rsidRPr="00692465">
        <w:rPr>
          <w:rFonts w:ascii="Helvetica" w:hAnsi="Helvetica" w:cs="Helvetica"/>
          <w:b w:val="0"/>
          <w:bCs w:val="0"/>
          <w:color w:val="000000" w:themeColor="text1"/>
          <w:sz w:val="24"/>
          <w:szCs w:val="24"/>
        </w:rPr>
        <w:t>返回多个值</w:t>
      </w:r>
      <w:bookmarkEnd w:id="35"/>
    </w:p>
    <w:p w:rsidR="00692465" w:rsidRPr="009368F2" w:rsidRDefault="00692465" w:rsidP="00692465">
      <w:pPr>
        <w:pStyle w:val="a5"/>
        <w:shd w:val="clear" w:color="auto" w:fill="FFFFFF"/>
        <w:spacing w:before="225" w:beforeAutospacing="0" w:after="225" w:afterAutospacing="0" w:line="300" w:lineRule="atLeast"/>
        <w:rPr>
          <w:rFonts w:ascii="Helvetica" w:hAnsi="Helvetica" w:cs="Helvetica"/>
          <w:color w:val="70AD47" w:themeColor="accent6"/>
        </w:rPr>
      </w:pPr>
      <w:r w:rsidRPr="009368F2">
        <w:rPr>
          <w:rFonts w:ascii="Helvetica" w:hAnsi="Helvetica" w:cs="Helvetica"/>
          <w:color w:val="70AD47" w:themeColor="accent6"/>
        </w:rPr>
        <w:t>函数可以返回多个值吗？答案是肯定的。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比如在游戏中经常需要从一个点移动到另一个点，给出坐标、位移和角度，就可以计算出新的新的坐标：</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import</w:t>
      </w:r>
      <w:r w:rsidRPr="00692465">
        <w:rPr>
          <w:rStyle w:val="HTML"/>
          <w:color w:val="000000" w:themeColor="text1"/>
        </w:rPr>
        <w:t xml:space="preserve"> math</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move</w:t>
      </w:r>
      <w:r w:rsidRPr="00692465">
        <w:rPr>
          <w:rStyle w:val="params"/>
          <w:color w:val="000000" w:themeColor="text1"/>
        </w:rPr>
        <w:t>(x, y, step, angle=</w:t>
      </w:r>
      <w:r w:rsidRPr="00692465">
        <w:rPr>
          <w:rStyle w:val="number"/>
          <w:color w:val="000000" w:themeColor="text1"/>
        </w:rPr>
        <w:t>0</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nx = x + step * math.cos(angle)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ny = y - step * math.sin(angle)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nx, ny</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 math</w:t>
      </w:r>
      <w:r w:rsidRPr="00692465">
        <w:rPr>
          <w:rFonts w:ascii="Helvetica" w:hAnsi="Helvetica" w:cs="Helvetica"/>
          <w:color w:val="000000" w:themeColor="text1"/>
        </w:rPr>
        <w:t>语句表示导入</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包，并允许后续代码引用</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包里的</w:t>
      </w:r>
      <w:r w:rsidRPr="00692465">
        <w:rPr>
          <w:rStyle w:val="HTML"/>
          <w:rFonts w:ascii="Consolas" w:hAnsi="Consolas" w:cs="Consolas"/>
          <w:color w:val="000000" w:themeColor="text1"/>
          <w:bdr w:val="single" w:sz="6" w:space="0" w:color="DDDDDD" w:frame="1"/>
          <w:shd w:val="clear" w:color="auto" w:fill="FAFAFA"/>
        </w:rPr>
        <w:t>sin</w:t>
      </w:r>
      <w:r w:rsidRPr="00692465">
        <w:rPr>
          <w:rFonts w:ascii="Helvetica" w:hAnsi="Helvetica" w:cs="Helvetica"/>
          <w:color w:val="000000" w:themeColor="text1"/>
        </w:rPr>
        <w:t>、</w:t>
      </w:r>
      <w:r w:rsidRPr="00692465">
        <w:rPr>
          <w:rStyle w:val="HTML"/>
          <w:rFonts w:ascii="Consolas" w:hAnsi="Consolas" w:cs="Consolas"/>
          <w:color w:val="000000" w:themeColor="text1"/>
          <w:bdr w:val="single" w:sz="6" w:space="0" w:color="DDDDDD" w:frame="1"/>
          <w:shd w:val="clear" w:color="auto" w:fill="FAFAFA"/>
        </w:rPr>
        <w:t>cos</w:t>
      </w:r>
      <w:r w:rsidRPr="00692465">
        <w:rPr>
          <w:rFonts w:ascii="Helvetica" w:hAnsi="Helvetica" w:cs="Helvetica"/>
          <w:color w:val="000000" w:themeColor="text1"/>
        </w:rPr>
        <w:t>等函数。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然后，我们就可以同时获得返回值：</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lastRenderedPageBreak/>
        <w:t xml:space="preserve">&gt;&gt;&gt; </w:t>
      </w:r>
      <w:r w:rsidRPr="00692465">
        <w:rPr>
          <w:rStyle w:val="HTML"/>
          <w:color w:val="000000" w:themeColor="text1"/>
        </w:rPr>
        <w:t>x, y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print(x, y)</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但其实这只是一种假象，</w:t>
      </w:r>
      <w:r w:rsidRPr="00DF6671">
        <w:rPr>
          <w:rFonts w:ascii="Helvetica" w:hAnsi="Helvetica" w:cs="Helvetica"/>
          <w:color w:val="70AD47" w:themeColor="accent6"/>
        </w:rPr>
        <w:t>Python</w:t>
      </w:r>
      <w:r w:rsidRPr="00DF6671">
        <w:rPr>
          <w:rFonts w:ascii="Helvetica" w:hAnsi="Helvetica" w:cs="Helvetica"/>
          <w:color w:val="70AD47" w:themeColor="accent6"/>
        </w:rPr>
        <w:t>函数返回的仍然是单一值</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r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print(r)</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w:t>
      </w: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r w:rsidRPr="00692465">
        <w:rPr>
          <w:rStyle w:val="HTML"/>
          <w:color w:val="000000" w:themeColor="text1"/>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70AD47" w:themeColor="accent6"/>
        </w:rPr>
        <w:t>原来返回值是一个</w:t>
      </w:r>
      <w:r w:rsidRPr="00DF6671">
        <w:rPr>
          <w:rFonts w:ascii="Helvetica" w:hAnsi="Helvetica" w:cs="Helvetica"/>
          <w:color w:val="70AD47" w:themeColor="accent6"/>
        </w:rPr>
        <w:t>tuple</w:t>
      </w:r>
      <w:r w:rsidRPr="00DF6671">
        <w:rPr>
          <w:rFonts w:ascii="Helvetica" w:hAnsi="Helvetica" w:cs="Helvetica"/>
          <w:color w:val="70AD47" w:themeColor="accent6"/>
        </w:rPr>
        <w:t>！</w:t>
      </w:r>
      <w:r w:rsidRPr="00692465">
        <w:rPr>
          <w:rFonts w:ascii="Helvetica" w:hAnsi="Helvetica" w:cs="Helvetica"/>
          <w:color w:val="000000" w:themeColor="text1"/>
        </w:rPr>
        <w:t>但是，</w:t>
      </w:r>
      <w:r w:rsidRPr="00DF6671">
        <w:rPr>
          <w:rFonts w:ascii="Helvetica" w:hAnsi="Helvetica" w:cs="Helvetica"/>
          <w:color w:val="70AD47" w:themeColor="accent6"/>
        </w:rPr>
        <w:t>在语法上，返回一个</w:t>
      </w:r>
      <w:r w:rsidRPr="00DF6671">
        <w:rPr>
          <w:rFonts w:ascii="Helvetica" w:hAnsi="Helvetica" w:cs="Helvetica"/>
          <w:color w:val="70AD47" w:themeColor="accent6"/>
        </w:rPr>
        <w:t>tuple</w:t>
      </w:r>
      <w:r w:rsidRPr="00DF6671">
        <w:rPr>
          <w:rFonts w:ascii="Helvetica" w:hAnsi="Helvetica" w:cs="Helvetica"/>
          <w:color w:val="70AD47" w:themeColor="accent6"/>
        </w:rPr>
        <w:t>可以省略括号，而多个变量可以同时接收一个</w:t>
      </w:r>
      <w:r w:rsidRPr="00DF6671">
        <w:rPr>
          <w:rFonts w:ascii="Helvetica" w:hAnsi="Helvetica" w:cs="Helvetica"/>
          <w:color w:val="70AD47" w:themeColor="accent6"/>
        </w:rPr>
        <w:t>tuple</w:t>
      </w:r>
      <w:r w:rsidRPr="00DF6671">
        <w:rPr>
          <w:rFonts w:ascii="Helvetica" w:hAnsi="Helvetica" w:cs="Helvetica"/>
          <w:color w:val="70AD47" w:themeColor="accent6"/>
        </w:rPr>
        <w:t>，按位置赋给对应的值，所以，</w:t>
      </w:r>
      <w:r w:rsidRPr="00DF6671">
        <w:rPr>
          <w:rFonts w:ascii="Helvetica" w:hAnsi="Helvetica" w:cs="Helvetica"/>
          <w:color w:val="70AD47" w:themeColor="accent6"/>
        </w:rPr>
        <w:t>Python</w:t>
      </w:r>
      <w:r w:rsidRPr="00DF6671">
        <w:rPr>
          <w:rFonts w:ascii="Helvetica" w:hAnsi="Helvetica" w:cs="Helvetica"/>
          <w:color w:val="70AD47" w:themeColor="accent6"/>
        </w:rPr>
        <w:t>的函数返回多值其实就是返回一个</w:t>
      </w:r>
      <w:r w:rsidRPr="00DF6671">
        <w:rPr>
          <w:rFonts w:ascii="Helvetica" w:hAnsi="Helvetica" w:cs="Helvetica"/>
          <w:color w:val="70AD47" w:themeColor="accent6"/>
        </w:rPr>
        <w:t>tuple</w:t>
      </w:r>
      <w:r w:rsidRPr="00692465">
        <w:rPr>
          <w:rFonts w:ascii="Helvetica" w:hAnsi="Helvetica" w:cs="Helvetica"/>
          <w:color w:val="000000" w:themeColor="text1"/>
        </w:rPr>
        <w:t>，但写起来更方便。</w:t>
      </w:r>
    </w:p>
    <w:p w:rsidR="00692465" w:rsidRPr="00692465" w:rsidRDefault="00692465"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6" w:name="_Toc454522298"/>
      <w:r w:rsidRPr="00692465">
        <w:rPr>
          <w:rFonts w:ascii="Helvetica" w:hAnsi="Helvetica" w:cs="Helvetica"/>
          <w:b w:val="0"/>
          <w:bCs w:val="0"/>
          <w:color w:val="000000" w:themeColor="text1"/>
          <w:sz w:val="24"/>
          <w:szCs w:val="24"/>
        </w:rPr>
        <w:t>小结</w:t>
      </w:r>
      <w:bookmarkEnd w:id="36"/>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定义函数时，需要确定函数名和参数个数；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如果有必要，可以先对参数的数据类型做检查；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函数体内部可以用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随时返回函数结果；</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函数执行完毕也没有</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语句时，自动</w:t>
      </w: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w:t>
      </w:r>
    </w:p>
    <w:p w:rsidR="00692465" w:rsidRPr="00DF6671"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函数可以同时返回多个值，但其实就是一个</w:t>
      </w:r>
      <w:r w:rsidRPr="00DF6671">
        <w:rPr>
          <w:rFonts w:ascii="Helvetica" w:hAnsi="Helvetica" w:cs="Helvetica"/>
          <w:color w:val="000000" w:themeColor="text1"/>
        </w:rPr>
        <w:t>tuple</w:t>
      </w:r>
      <w:r w:rsidRPr="00DF6671">
        <w:rPr>
          <w:rFonts w:ascii="Helvetica" w:hAnsi="Helvetica" w:cs="Helvetic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666666"/>
          <w:sz w:val="21"/>
          <w:szCs w:val="21"/>
        </w:rPr>
      </w:pPr>
    </w:p>
    <w:p w:rsidR="00EB21CC" w:rsidRDefault="00EB21CC" w:rsidP="00EB21CC"/>
    <w:p w:rsidR="00DF6671" w:rsidRPr="00DF6671" w:rsidRDefault="00DF6671" w:rsidP="00E83F69">
      <w:pPr>
        <w:pStyle w:val="2"/>
        <w:rPr>
          <w:sz w:val="24"/>
        </w:rPr>
      </w:pPr>
      <w:bookmarkStart w:id="37" w:name="_Toc454522299"/>
      <w:r w:rsidRPr="00DF6671">
        <w:rPr>
          <w:sz w:val="24"/>
        </w:rPr>
        <w:t>第</w:t>
      </w:r>
      <w:r w:rsidRPr="00DF6671">
        <w:rPr>
          <w:rFonts w:hint="eastAsia"/>
          <w:sz w:val="24"/>
        </w:rPr>
        <w:t>15</w:t>
      </w:r>
      <w:r w:rsidRPr="00DF6671">
        <w:rPr>
          <w:rFonts w:hint="eastAsia"/>
          <w:sz w:val="24"/>
        </w:rPr>
        <w:t>课</w:t>
      </w:r>
      <w:r w:rsidRPr="00DF6671">
        <w:rPr>
          <w:rFonts w:hint="eastAsia"/>
          <w:sz w:val="24"/>
        </w:rPr>
        <w:t xml:space="preserve"> </w:t>
      </w:r>
      <w:r w:rsidRPr="00DF6671">
        <w:rPr>
          <w:sz w:val="24"/>
        </w:rPr>
        <w:t xml:space="preserve"> </w:t>
      </w:r>
      <w:r w:rsidRPr="00DF6671">
        <w:rPr>
          <w:sz w:val="24"/>
        </w:rPr>
        <w:t>函数的参数</w:t>
      </w:r>
      <w:bookmarkEnd w:id="37"/>
    </w:p>
    <w:p w:rsidR="00DF6671" w:rsidRPr="00DF6671" w:rsidRDefault="00DF6671" w:rsidP="00DF6671">
      <w:pPr>
        <w:pStyle w:val="a5"/>
        <w:shd w:val="clear" w:color="auto" w:fill="FFFFFF"/>
        <w:spacing w:before="0"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定义函数的时候，我们把参数的名字和位置确定下来，函数的接口定义就完成了。对于函数的调用者来说，只需要知道如何传递正确的参数，以及函数将返回什么样的值就够了，函数内部的复杂逻辑被封装起来，调用者无需了解。</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的函数定义非常简单，但灵活度却非常大。</w:t>
      </w:r>
      <w:r w:rsidRPr="000C279E">
        <w:rPr>
          <w:rFonts w:ascii="Helvetica" w:hAnsi="Helvetica" w:cs="Helvetica"/>
          <w:color w:val="70AD47" w:themeColor="accent6"/>
        </w:rPr>
        <w:t>除了正常定义的必选参数外，还可以使用默认参数、可变参数和关键字参数</w:t>
      </w:r>
      <w:r w:rsidRPr="00DF6671">
        <w:rPr>
          <w:rFonts w:ascii="Helvetica" w:hAnsi="Helvetica" w:cs="Helvetica"/>
          <w:color w:val="000000" w:themeColor="text1"/>
        </w:rPr>
        <w:t>，使得函数定义出来的接口，不但能处理复杂的参数，还可以简化调用者的代码。</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8" w:name="_Toc454522300"/>
      <w:r w:rsidRPr="00DF6671">
        <w:rPr>
          <w:rFonts w:ascii="Helvetica" w:hAnsi="Helvetica" w:cs="Helvetica"/>
          <w:b w:val="0"/>
          <w:bCs w:val="0"/>
          <w:color w:val="000000" w:themeColor="text1"/>
          <w:sz w:val="24"/>
          <w:szCs w:val="24"/>
        </w:rPr>
        <w:lastRenderedPageBreak/>
        <w:t>位置参数</w:t>
      </w:r>
      <w:bookmarkEnd w:id="38"/>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我们先写一个计算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的函数：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x * x</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函数，参数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就是一个位置参数。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当我们调用</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函数时，必须传入有且仅有的一个参数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15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现在，如果我们要计算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3</w:t>
      </w:r>
      <w:r w:rsidRPr="00DF6671">
        <w:rPr>
          <w:rFonts w:ascii="Helvetica" w:hAnsi="Helvetica" w:cs="Helvetica"/>
          <w:color w:val="000000" w:themeColor="text1"/>
        </w:rPr>
        <w:t>怎么办？可以再定义一个</w:t>
      </w:r>
      <w:r w:rsidRPr="00DF6671">
        <w:rPr>
          <w:rStyle w:val="HTML"/>
          <w:rFonts w:ascii="Consolas" w:hAnsi="Consolas" w:cs="Consolas"/>
          <w:color w:val="000000" w:themeColor="text1"/>
          <w:bdr w:val="single" w:sz="6" w:space="0" w:color="DDDDDD" w:frame="1"/>
          <w:shd w:val="clear" w:color="auto" w:fill="FAFAFA"/>
        </w:rPr>
        <w:t>power3</w:t>
      </w:r>
      <w:r w:rsidRPr="00DF6671">
        <w:rPr>
          <w:rFonts w:ascii="Helvetica" w:hAnsi="Helvetica" w:cs="Helvetica"/>
          <w:color w:val="000000" w:themeColor="text1"/>
        </w:rPr>
        <w:t>函数，但是如果要计算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4</w:t>
      </w:r>
      <w:r w:rsidRPr="00DF6671">
        <w:rPr>
          <w:rFonts w:ascii="Helvetica" w:hAnsi="Helvetica" w:cs="Helvetica"/>
          <w:color w:val="000000" w:themeColor="text1"/>
        </w:rPr>
        <w:t>、</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5</w:t>
      </w:r>
      <w:r w:rsidRPr="00DF6671">
        <w:rPr>
          <w:rFonts w:ascii="Helvetica" w:hAnsi="Helvetica" w:cs="Helvetica"/>
          <w:color w:val="000000" w:themeColor="text1"/>
        </w:rPr>
        <w:t>……</w:t>
      </w:r>
      <w:r w:rsidRPr="00DF6671">
        <w:rPr>
          <w:rFonts w:ascii="Helvetica" w:hAnsi="Helvetica" w:cs="Helvetica"/>
          <w:color w:val="000000" w:themeColor="text1"/>
        </w:rPr>
        <w:t>怎么办？我们不可能定义无限多个函数。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你也许想到了，可以把</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修改为</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，用来计算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n</w:t>
      </w:r>
      <w:r w:rsidRPr="00DF6671">
        <w:rPr>
          <w:rFonts w:ascii="Helvetica" w:hAnsi="Helvetica" w:cs="Helvetica"/>
          <w:color w:val="000000" w:themeColor="text1"/>
        </w:rPr>
        <w:t>，说干就干：</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对于这个修改后的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函数，可以计算任意</w:t>
      </w:r>
      <w:r w:rsidRPr="00DF6671">
        <w:rPr>
          <w:rFonts w:ascii="Helvetica" w:hAnsi="Helvetica" w:cs="Helvetica"/>
          <w:color w:val="000000" w:themeColor="text1"/>
        </w:rPr>
        <w:t>n</w:t>
      </w:r>
      <w:r w:rsidRPr="00DF6671">
        <w:rPr>
          <w:rFonts w:ascii="Helvetica" w:hAnsi="Helvetica" w:cs="Helvetica"/>
          <w:color w:val="000000" w:themeColor="text1"/>
        </w:rPr>
        <w:t>次方：</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lastRenderedPageBreak/>
        <w:t>125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函数有两个参数：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r w:rsidRPr="00772AD7">
        <w:rPr>
          <w:rFonts w:ascii="Helvetica" w:hAnsi="Helvetica" w:cs="Helvetica"/>
          <w:color w:val="70AD47" w:themeColor="accent6"/>
        </w:rPr>
        <w:t>这两个参数都是位置参数，调用函数时，传入的两个值按照位置顺序依次赋给参数</w:t>
      </w:r>
      <w:r w:rsidRPr="00772AD7">
        <w:rPr>
          <w:rStyle w:val="HTML"/>
          <w:rFonts w:ascii="Consolas" w:hAnsi="Consolas" w:cs="Consolas"/>
          <w:color w:val="70AD47" w:themeColor="accent6"/>
          <w:bdr w:val="single" w:sz="6" w:space="0" w:color="DDDDDD" w:frame="1"/>
          <w:shd w:val="clear" w:color="auto" w:fill="FAFAFA"/>
        </w:rPr>
        <w:t>x</w:t>
      </w:r>
      <w:r w:rsidRPr="00772AD7">
        <w:rPr>
          <w:rFonts w:ascii="Helvetica" w:hAnsi="Helvetica" w:cs="Helvetica"/>
          <w:color w:val="70AD47" w:themeColor="accent6"/>
        </w:rPr>
        <w:t>和</w:t>
      </w:r>
      <w:r w:rsidRPr="00772AD7">
        <w:rPr>
          <w:rStyle w:val="HTML"/>
          <w:rFonts w:ascii="Consolas" w:hAnsi="Consolas" w:cs="Consolas"/>
          <w:color w:val="70AD47" w:themeColor="accent6"/>
          <w:bdr w:val="single" w:sz="6" w:space="0" w:color="DDDDDD" w:frame="1"/>
          <w:shd w:val="clear" w:color="auto" w:fill="FAFAFA"/>
        </w:rPr>
        <w:t>n</w:t>
      </w:r>
      <w:r w:rsidRPr="00772AD7">
        <w:rPr>
          <w:rFonts w:ascii="Helvetica" w:hAnsi="Helvetica" w:cs="Helvetica"/>
          <w:color w:val="70AD47" w:themeColor="accent6"/>
        </w:rPr>
        <w:t>。</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9" w:name="_Toc454522301"/>
      <w:r w:rsidRPr="00DF6671">
        <w:rPr>
          <w:rFonts w:ascii="Helvetica" w:hAnsi="Helvetica" w:cs="Helvetica"/>
          <w:b w:val="0"/>
          <w:bCs w:val="0"/>
          <w:color w:val="000000" w:themeColor="text1"/>
          <w:sz w:val="24"/>
          <w:szCs w:val="24"/>
        </w:rPr>
        <w:t>默认参数</w:t>
      </w:r>
      <w:bookmarkEnd w:id="39"/>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新的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函数定义没有问题，但是，旧的调用代码失败了，原因是我们增加了一个参数，导致旧的代码因为缺少一个参数而无法正常调用：</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power(5)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TypeError: power() missing 1 required positional argument: 'n'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的错误信息很明确：调用函数</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缺少了一个位置参数</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这个时候，默认参数就排上用场了。由于我们经常计算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，所以，完全可以把第二个参数</w:t>
      </w:r>
      <w:r w:rsidRPr="00DF6671">
        <w:rPr>
          <w:rFonts w:ascii="Helvetica" w:hAnsi="Helvetica" w:cs="Helvetica"/>
          <w:color w:val="000000" w:themeColor="text1"/>
        </w:rPr>
        <w:t>n</w:t>
      </w:r>
      <w:r w:rsidRPr="00DF6671">
        <w:rPr>
          <w:rFonts w:ascii="Helvetica" w:hAnsi="Helvetica" w:cs="Helvetica"/>
          <w:color w:val="000000" w:themeColor="text1"/>
        </w:rPr>
        <w:t>的默认值设定为</w:t>
      </w:r>
      <w:r w:rsidRPr="00DF6671">
        <w:rPr>
          <w:rFonts w:ascii="Helvetica" w:hAnsi="Helvetica" w:cs="Helvetica"/>
          <w:color w:val="000000" w:themeColor="text1"/>
        </w:rPr>
        <w:t>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number"/>
          <w:color w:val="000000" w:themeColor="text1"/>
        </w:rPr>
        <w:t>2</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这样，当我们调用</w:t>
      </w:r>
      <w:r w:rsidRPr="00DF6671">
        <w:rPr>
          <w:rStyle w:val="HTML"/>
          <w:rFonts w:ascii="Consolas" w:hAnsi="Consolas" w:cs="Consolas"/>
          <w:color w:val="000000" w:themeColor="text1"/>
          <w:bdr w:val="single" w:sz="6" w:space="0" w:color="DDDDDD" w:frame="1"/>
          <w:shd w:val="clear" w:color="auto" w:fill="FAFAFA"/>
        </w:rPr>
        <w:t>power(5)</w:t>
      </w:r>
      <w:r w:rsidRPr="00DF6671">
        <w:rPr>
          <w:rFonts w:ascii="Helvetica" w:hAnsi="Helvetica" w:cs="Helvetica"/>
          <w:color w:val="000000" w:themeColor="text1"/>
        </w:rPr>
        <w:t>时，相当于调用</w:t>
      </w:r>
      <w:r w:rsidRPr="00DF6671">
        <w:rPr>
          <w:rStyle w:val="HTML"/>
          <w:rFonts w:ascii="Consolas" w:hAnsi="Consolas" w:cs="Consolas"/>
          <w:color w:val="000000" w:themeColor="text1"/>
          <w:bdr w:val="single" w:sz="6" w:space="0" w:color="DDDDDD" w:frame="1"/>
          <w:shd w:val="clear" w:color="auto" w:fill="FAFAFA"/>
        </w:rPr>
        <w:t>power(5, 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而对于</w:t>
      </w:r>
      <w:r w:rsidRPr="00DF6671">
        <w:rPr>
          <w:rStyle w:val="HTML"/>
          <w:rFonts w:ascii="Consolas" w:hAnsi="Consolas" w:cs="Consolas"/>
          <w:color w:val="000000" w:themeColor="text1"/>
          <w:bdr w:val="single" w:sz="6" w:space="0" w:color="DDDDDD" w:frame="1"/>
          <w:shd w:val="clear" w:color="auto" w:fill="FAFAFA"/>
        </w:rPr>
        <w:t>n &gt; 2</w:t>
      </w:r>
      <w:r w:rsidRPr="00DF6671">
        <w:rPr>
          <w:rFonts w:ascii="Helvetica" w:hAnsi="Helvetica" w:cs="Helvetica"/>
          <w:color w:val="000000" w:themeColor="text1"/>
        </w:rPr>
        <w:t>的其他情况，就必须明确地传入</w:t>
      </w:r>
      <w:r w:rsidRPr="00DF6671">
        <w:rPr>
          <w:rFonts w:ascii="Helvetica" w:hAnsi="Helvetica" w:cs="Helvetica"/>
          <w:color w:val="000000" w:themeColor="text1"/>
        </w:rPr>
        <w:t>n</w:t>
      </w:r>
      <w:r w:rsidRPr="00DF6671">
        <w:rPr>
          <w:rFonts w:ascii="Helvetica" w:hAnsi="Helvetica" w:cs="Helvetica"/>
          <w:color w:val="000000" w:themeColor="text1"/>
        </w:rPr>
        <w:t>，比如</w:t>
      </w:r>
      <w:r w:rsidRPr="00DF6671">
        <w:rPr>
          <w:rStyle w:val="HTML"/>
          <w:rFonts w:ascii="Consolas" w:hAnsi="Consolas" w:cs="Consolas"/>
          <w:color w:val="000000" w:themeColor="text1"/>
          <w:bdr w:val="single" w:sz="6" w:space="0" w:color="DDDDDD" w:frame="1"/>
          <w:shd w:val="clear" w:color="auto" w:fill="FAFAFA"/>
        </w:rPr>
        <w:t>power(5,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从上面的例子可以看出，默认参数可以简化函数的调用。设置默认参数时，有几点要注意：</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一是</w:t>
      </w:r>
      <w:r w:rsidRPr="00CB337B">
        <w:rPr>
          <w:rFonts w:ascii="Helvetica" w:hAnsi="Helvetica" w:cs="Helvetica"/>
          <w:color w:val="70AD47" w:themeColor="accent6"/>
        </w:rPr>
        <w:t>必选参数在前，默认参数在后</w:t>
      </w:r>
      <w:r w:rsidRPr="00DF6671">
        <w:rPr>
          <w:rFonts w:ascii="Helvetica" w:hAnsi="Helvetica" w:cs="Helvetica"/>
          <w:color w:val="000000" w:themeColor="text1"/>
        </w:rPr>
        <w:t>，否则</w:t>
      </w:r>
      <w:r w:rsidRPr="00DF6671">
        <w:rPr>
          <w:rFonts w:ascii="Helvetica" w:hAnsi="Helvetica" w:cs="Helvetica"/>
          <w:color w:val="000000" w:themeColor="text1"/>
        </w:rPr>
        <w:t>Python</w:t>
      </w:r>
      <w:r w:rsidRPr="00DF6671">
        <w:rPr>
          <w:rFonts w:ascii="Helvetica" w:hAnsi="Helvetica" w:cs="Helvetica"/>
          <w:color w:val="000000" w:themeColor="text1"/>
        </w:rPr>
        <w:t>的解释器会报错（思考一下为什么默认参数不能放在必选参数前面）；</w:t>
      </w:r>
      <w:r w:rsidR="00595571">
        <w:rPr>
          <w:rFonts w:ascii="Helvetica" w:hAnsi="Helvetica" w:cs="Helvetica" w:hint="eastAsia"/>
          <w:color w:val="000000" w:themeColor="text1"/>
        </w:rPr>
        <w:t>（</w:t>
      </w:r>
      <w:r w:rsidR="00595571">
        <w:rPr>
          <w:rFonts w:ascii="Helvetica" w:hAnsi="Helvetica" w:cs="Helvetica" w:hint="eastAsia"/>
          <w:color w:val="70AD47" w:themeColor="accent6"/>
        </w:rPr>
        <w:t>答：</w:t>
      </w:r>
      <w:r w:rsidR="0059203B">
        <w:rPr>
          <w:rFonts w:ascii="Helvetica" w:hAnsi="Helvetica" w:cs="Helvetica" w:hint="eastAsia"/>
          <w:color w:val="70AD47" w:themeColor="accent6"/>
        </w:rPr>
        <w:t>如果</w:t>
      </w:r>
      <w:r w:rsidR="00AE720A">
        <w:rPr>
          <w:rFonts w:ascii="Helvetica" w:hAnsi="Helvetica" w:cs="Helvetica" w:hint="eastAsia"/>
          <w:color w:val="70AD47" w:themeColor="accent6"/>
        </w:rPr>
        <w:t>默认参数位于必选参数</w:t>
      </w:r>
      <w:r w:rsidR="00595571" w:rsidRPr="00367019">
        <w:rPr>
          <w:rFonts w:ascii="Helvetica" w:hAnsi="Helvetica" w:cs="Helvetica" w:hint="eastAsia"/>
          <w:color w:val="70AD47" w:themeColor="accent6"/>
        </w:rPr>
        <w:t>之前，则调用函数时就必须使用</w:t>
      </w:r>
      <w:r w:rsidR="00595571" w:rsidRPr="00367019">
        <w:rPr>
          <w:rFonts w:ascii="Helvetica" w:hAnsi="Helvetica" w:cs="Helvetica" w:hint="eastAsia"/>
          <w:color w:val="70AD47" w:themeColor="accent6"/>
        </w:rPr>
        <w:t>key=Value</w:t>
      </w:r>
      <w:r w:rsidR="00595571" w:rsidRPr="00367019">
        <w:rPr>
          <w:rFonts w:ascii="Helvetica" w:hAnsi="Helvetica" w:cs="Helvetica" w:hint="eastAsia"/>
          <w:color w:val="70AD47" w:themeColor="accent6"/>
        </w:rPr>
        <w:t>的形式，而不能使用直接送入</w:t>
      </w:r>
      <w:r w:rsidR="00595571" w:rsidRPr="00367019">
        <w:rPr>
          <w:rFonts w:ascii="Helvetica" w:hAnsi="Helvetica" w:cs="Helvetica" w:hint="eastAsia"/>
          <w:color w:val="70AD47" w:themeColor="accent6"/>
        </w:rPr>
        <w:t>Value</w:t>
      </w:r>
      <w:r w:rsidR="00595571" w:rsidRPr="00367019">
        <w:rPr>
          <w:rFonts w:ascii="Helvetica" w:hAnsi="Helvetica" w:cs="Helvetica" w:hint="eastAsia"/>
          <w:color w:val="70AD47" w:themeColor="accent6"/>
        </w:rPr>
        <w:t>的形式了</w:t>
      </w:r>
      <w:r w:rsidR="00A82E49">
        <w:rPr>
          <w:rFonts w:ascii="Helvetica" w:hAnsi="Helvetica" w:cs="Helvetica" w:hint="eastAsia"/>
          <w:color w:val="70AD47" w:themeColor="accent6"/>
        </w:rPr>
        <w:t>，否则会产生歧义</w:t>
      </w:r>
      <w:r w:rsidR="0083117B">
        <w:rPr>
          <w:rFonts w:ascii="Helvetica" w:hAnsi="Helvetica" w:cs="Helvetica" w:hint="eastAsi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二是如何设置默认参数。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当函数有多个参数时，</w:t>
      </w:r>
      <w:r w:rsidRPr="00CB337B">
        <w:rPr>
          <w:rFonts w:ascii="Helvetica" w:hAnsi="Helvetica" w:cs="Helvetica"/>
          <w:color w:val="70AD47" w:themeColor="accent6"/>
        </w:rPr>
        <w:t>把变化大的参数放前面，变化小的参数放后面。变化小的参数就可以作为默认参数。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使用默认参数有什么好处？最大的好处是能降低调用函数的难度。</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举个例子，我们写个一年级小学生注册的函数，需要传入</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这样，调用</w:t>
      </w:r>
      <w:r w:rsidRPr="00DF6671">
        <w:rPr>
          <w:rStyle w:val="HTML"/>
          <w:rFonts w:ascii="Consolas" w:hAnsi="Consolas" w:cs="Consolas"/>
          <w:color w:val="000000" w:themeColor="text1"/>
          <w:bdr w:val="single" w:sz="6" w:space="0" w:color="DDDDDD" w:frame="1"/>
          <w:shd w:val="clear" w:color="auto" w:fill="FAFAFA"/>
        </w:rPr>
        <w:t>enroll()</w:t>
      </w:r>
      <w:r w:rsidRPr="00DF6671">
        <w:rPr>
          <w:rFonts w:ascii="Helvetica" w:hAnsi="Helvetica" w:cs="Helvetica"/>
          <w:color w:val="000000" w:themeColor="text1"/>
        </w:rPr>
        <w:t>函数只需要传入两个参数：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如果要继续传入年龄、城市等信息怎么办？这样会使得调用函数的复杂度大大增加。</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我们可以把年龄和城市设为默认参数：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 age=</w:t>
      </w:r>
      <w:r w:rsidRPr="00DF6671">
        <w:rPr>
          <w:rStyle w:val="number"/>
          <w:color w:val="000000" w:themeColor="text1"/>
        </w:rPr>
        <w:t>6</w:t>
      </w:r>
      <w:r w:rsidRPr="00DF6671">
        <w:rPr>
          <w:rStyle w:val="params"/>
          <w:color w:val="000000" w:themeColor="text1"/>
        </w:rPr>
        <w:t>, city=</w:t>
      </w:r>
      <w:r w:rsidRPr="00DF6671">
        <w:rPr>
          <w:rStyle w:val="string"/>
          <w:color w:val="000000" w:themeColor="text1"/>
        </w:rPr>
        <w:t>'Beijing'</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'age:'</w:t>
      </w:r>
      <w:r w:rsidRPr="00DF6671">
        <w:rPr>
          <w:rStyle w:val="HTML"/>
          <w:color w:val="000000" w:themeColor="text1"/>
        </w:rPr>
        <w:t>, age)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    print(</w:t>
      </w:r>
      <w:r w:rsidRPr="00DF6671">
        <w:rPr>
          <w:rStyle w:val="string"/>
          <w:color w:val="000000" w:themeColor="text1"/>
        </w:rPr>
        <w:t>'city:'</w:t>
      </w:r>
      <w:r w:rsidRPr="00DF6671">
        <w:rPr>
          <w:rStyle w:val="HTML"/>
          <w:color w:val="000000" w:themeColor="text1"/>
        </w:rPr>
        <w:t>, city)</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这样，大多数学生注册时不需要提供年龄和城市，只提供必须的两个参数：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age: </w:t>
      </w:r>
      <w:r w:rsidRPr="00DF6671">
        <w:rPr>
          <w:rStyle w:val="number"/>
          <w:color w:val="000000" w:themeColor="text1"/>
        </w:rPr>
        <w:t>6</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city: Beijing</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只有与默认参数不符的学生才需要提供额外的信息：</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enroll('Bob', 'M', 7)</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enroll('Adam', 'M', city='Tianjin')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可见，默认参数降低了函数调用的难度，而一旦需要更复杂的调用时，又可以传递更多的参数来实现。无论是简单调用还是复杂调用，函数只需要定义一个。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有多个默认参数时，调用的时候，既可以按顺序提供默认参数</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enroll('Bob', 'M', 7)</w:t>
      </w:r>
      <w:r w:rsidRPr="00DF6671">
        <w:rPr>
          <w:rFonts w:ascii="Helvetica" w:hAnsi="Helvetica" w:cs="Helvetica"/>
          <w:color w:val="000000" w:themeColor="text1"/>
        </w:rPr>
        <w:t>，意思是，除了</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这两个参数外，最后</w:t>
      </w:r>
      <w:r w:rsidRPr="00DF6671">
        <w:rPr>
          <w:rFonts w:ascii="Helvetica" w:hAnsi="Helvetica" w:cs="Helvetica"/>
          <w:color w:val="000000" w:themeColor="text1"/>
        </w:rPr>
        <w:t>1</w:t>
      </w:r>
      <w:r w:rsidRPr="00DF6671">
        <w:rPr>
          <w:rFonts w:ascii="Helvetica" w:hAnsi="Helvetica" w:cs="Helvetica"/>
          <w:color w:val="000000" w:themeColor="text1"/>
        </w:rPr>
        <w:t>个参数应用在参数</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上，</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参数由于没有提供，仍然使用默认值。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也可以不按顺序提供部分默认参数。当不按顺序提供部分默认参数时，需要把参数名写上</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enroll('Adam', 'M', city='Tianjin')</w:t>
      </w:r>
      <w:r w:rsidRPr="00DF6671">
        <w:rPr>
          <w:rFonts w:ascii="Helvetica" w:hAnsi="Helvetica" w:cs="Helvetica"/>
          <w:color w:val="000000" w:themeColor="text1"/>
        </w:rPr>
        <w:t>，意思是，</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参数用传进去的值，其他默认参数继续使用默认值。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默认参数很有用，但使用不当，也会掉坑里</w:t>
      </w:r>
      <w:r w:rsidRPr="00CB337B">
        <w:rPr>
          <w:rFonts w:ascii="Helvetica" w:hAnsi="Helvetica" w:cs="Helvetica"/>
          <w:color w:val="70AD47" w:themeColor="accent6"/>
          <w:shd w:val="pct15" w:color="auto" w:fill="FFFFFF"/>
        </w:rPr>
        <w:t>。默认参数有个最大的坑，</w:t>
      </w:r>
      <w:r w:rsidRPr="00DF6671">
        <w:rPr>
          <w:rFonts w:ascii="Helvetica" w:hAnsi="Helvetica" w:cs="Helvetica"/>
          <w:color w:val="000000" w:themeColor="text1"/>
        </w:rPr>
        <w:t>演示如下：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先定义一个函数，传入一个</w:t>
      </w:r>
      <w:r w:rsidRPr="00DF6671">
        <w:rPr>
          <w:rFonts w:ascii="Helvetica" w:hAnsi="Helvetica" w:cs="Helvetica"/>
          <w:color w:val="000000" w:themeColor="text1"/>
        </w:rPr>
        <w:t>list</w:t>
      </w:r>
      <w:r w:rsidRPr="00DF6671">
        <w:rPr>
          <w:rFonts w:ascii="Helvetica" w:hAnsi="Helvetica" w:cs="Helvetica"/>
          <w:color w:val="000000" w:themeColor="text1"/>
        </w:rPr>
        <w:t>，添加一个</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再返回：</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当你正常调用时，结果似乎不错：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[1, 2, 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lastRenderedPageBreak/>
        <w:t>[1, 2, 3,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['x', 'y', 'z']</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['x', 'y', 'z',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当你使用默认参数调用时，一开始结果也是对的：</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但是，再次调用</w:t>
      </w:r>
      <w:r w:rsidRPr="00DF6671">
        <w:rPr>
          <w:rStyle w:val="HTML"/>
          <w:rFonts w:ascii="Consolas" w:hAnsi="Consolas" w:cs="Consolas"/>
          <w:color w:val="000000" w:themeColor="text1"/>
          <w:bdr w:val="single" w:sz="6" w:space="0" w:color="DDDDDD" w:frame="1"/>
          <w:shd w:val="clear" w:color="auto" w:fill="FAFAFA"/>
        </w:rPr>
        <w:t>add_end()</w:t>
      </w:r>
      <w:r w:rsidRPr="00DF6671">
        <w:rPr>
          <w:rFonts w:ascii="Helvetica" w:hAnsi="Helvetica" w:cs="Helvetica"/>
          <w:color w:val="000000" w:themeColor="text1"/>
        </w:rPr>
        <w:t>时，结果就不对了：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很多初学者很疑惑，默认参数是</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，但是函数似乎每次都</w:t>
      </w:r>
      <w:r w:rsidRPr="00DF6671">
        <w:rPr>
          <w:rFonts w:ascii="Helvetica" w:hAnsi="Helvetica" w:cs="Helvetica"/>
          <w:color w:val="000000" w:themeColor="text1"/>
        </w:rPr>
        <w:t>“</w:t>
      </w:r>
      <w:r w:rsidRPr="00DF6671">
        <w:rPr>
          <w:rFonts w:ascii="Helvetica" w:hAnsi="Helvetica" w:cs="Helvetica"/>
          <w:color w:val="000000" w:themeColor="text1"/>
        </w:rPr>
        <w:t>记住了</w:t>
      </w:r>
      <w:r w:rsidRPr="00DF6671">
        <w:rPr>
          <w:rFonts w:ascii="Helvetica" w:hAnsi="Helvetica" w:cs="Helvetica"/>
          <w:color w:val="000000" w:themeColor="text1"/>
        </w:rPr>
        <w:t>”</w:t>
      </w:r>
      <w:r w:rsidRPr="00DF6671">
        <w:rPr>
          <w:rFonts w:ascii="Helvetica" w:hAnsi="Helvetica" w:cs="Helvetica"/>
          <w:color w:val="000000" w:themeColor="text1"/>
        </w:rPr>
        <w:t>上次添加了</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后的</w:t>
      </w:r>
      <w:r w:rsidRPr="00DF6671">
        <w:rPr>
          <w:rFonts w:ascii="Helvetica" w:hAnsi="Helvetica" w:cs="Helvetica"/>
          <w:color w:val="000000" w:themeColor="text1"/>
        </w:rPr>
        <w:t>list</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原因解释如下：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Python</w:t>
      </w:r>
      <w:r w:rsidRPr="00CB337B">
        <w:rPr>
          <w:rFonts w:ascii="Helvetica" w:hAnsi="Helvetica" w:cs="Helvetica"/>
          <w:color w:val="70AD47" w:themeColor="accent6"/>
        </w:rPr>
        <w:t>函数在定义的时候，默认参数</w:t>
      </w:r>
      <w:r w:rsidRPr="00CB337B">
        <w:rPr>
          <w:rStyle w:val="HTML"/>
          <w:rFonts w:ascii="Consolas" w:hAnsi="Consolas" w:cs="Consolas"/>
          <w:color w:val="70AD47" w:themeColor="accent6"/>
          <w:bdr w:val="single" w:sz="6" w:space="0" w:color="DDDDDD" w:frame="1"/>
          <w:shd w:val="clear" w:color="auto" w:fill="FAFAFA"/>
        </w:rPr>
        <w:t>L</w:t>
      </w:r>
      <w:r w:rsidRPr="00CB337B">
        <w:rPr>
          <w:rFonts w:ascii="Helvetica" w:hAnsi="Helvetica" w:cs="Helvetica"/>
          <w:color w:val="70AD47" w:themeColor="accent6"/>
        </w:rPr>
        <w:t>的值就被计算出来了</w:t>
      </w:r>
      <w:r w:rsidRPr="00DF6671">
        <w:rPr>
          <w:rFonts w:ascii="Helvetica" w:hAnsi="Helvetica" w:cs="Helvetica"/>
          <w:color w:val="000000" w:themeColor="text1"/>
        </w:rPr>
        <w:t>，即</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，因为默认参数</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也是一个变量，它指向对象</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，每次调用该函数，如果改变了</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的内容，则下次调用时，默认参数的内容就变了，不再是函数定义时的</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了。</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所以，定义默认参数要牢记一点：</w:t>
      </w:r>
      <w:r w:rsidRPr="00CB337B">
        <w:rPr>
          <w:rFonts w:ascii="Helvetica" w:hAnsi="Helvetica" w:cs="Helvetica"/>
          <w:b/>
          <w:color w:val="70AD47" w:themeColor="accent6"/>
          <w:shd w:val="pct15" w:color="auto" w:fill="FFFFFF"/>
        </w:rPr>
        <w:t>默认参数必须指向不变对象</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要修改上面的例子，我们可以用</w:t>
      </w:r>
      <w:r w:rsidRPr="00CB337B">
        <w:rPr>
          <w:rStyle w:val="HTML"/>
          <w:rFonts w:ascii="Consolas" w:hAnsi="Consolas" w:cs="Consolas"/>
          <w:color w:val="70AD47" w:themeColor="accent6"/>
          <w:bdr w:val="single" w:sz="6" w:space="0" w:color="DDDDDD" w:frame="1"/>
          <w:shd w:val="clear" w:color="auto" w:fill="FAFAFA"/>
        </w:rPr>
        <w:t>None</w:t>
      </w:r>
      <w:r w:rsidRPr="00CB337B">
        <w:rPr>
          <w:rFonts w:ascii="Helvetica" w:hAnsi="Helvetica" w:cs="Helvetica"/>
          <w:color w:val="70AD47" w:themeColor="accent6"/>
        </w:rPr>
        <w:t>这个不变对象</w:t>
      </w:r>
      <w:r w:rsidRPr="00DF6671">
        <w:rPr>
          <w:rFonts w:ascii="Helvetica" w:hAnsi="Helvetica" w:cs="Helvetica"/>
          <w:color w:val="000000" w:themeColor="text1"/>
        </w:rPr>
        <w:t>来实现：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(L=None)</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L </w:t>
      </w:r>
      <w:r w:rsidRPr="00DF6671">
        <w:rPr>
          <w:rStyle w:val="keyword"/>
          <w:b/>
          <w:bCs/>
          <w:color w:val="000000" w:themeColor="text1"/>
        </w:rPr>
        <w:t>is</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L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现在，无论调用多少次，都不会有问题：</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为什么要设计</w:t>
      </w:r>
      <w:r w:rsidRPr="00DF6671">
        <w:rPr>
          <w:rStyle w:val="HTML"/>
          <w:rFonts w:ascii="Consolas" w:hAnsi="Consolas" w:cs="Consolas"/>
          <w:color w:val="000000" w:themeColor="text1"/>
          <w:bdr w:val="single" w:sz="6" w:space="0" w:color="DDDDDD" w:frame="1"/>
          <w:shd w:val="clear" w:color="auto" w:fill="FAFAFA"/>
        </w:rPr>
        <w:t>str</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None</w:t>
      </w:r>
      <w:r w:rsidRPr="00DF6671">
        <w:rPr>
          <w:rFonts w:ascii="Helvetica" w:hAnsi="Helvetica" w:cs="Helvetica"/>
          <w:color w:val="000000" w:themeColor="text1"/>
        </w:rPr>
        <w:t>这样的不变对象呢？因为不变对象一旦创建，对象内部的数据就不能修改，这样就减少了由于修改数据导致的错误。此外，</w:t>
      </w:r>
      <w:r w:rsidRPr="007437DA">
        <w:rPr>
          <w:rFonts w:ascii="Helvetica" w:hAnsi="Helvetica" w:cs="Helvetica"/>
          <w:color w:val="70AD47" w:themeColor="accent6"/>
        </w:rPr>
        <w:t>由于对象不变，多任务环境下同时读取对象不需要加锁，同时读一点问题都没有。我们在编写程序时，如果可以设计一个不变对象，那就尽量设计成不变对象</w:t>
      </w:r>
      <w:r w:rsidRPr="00DF6671">
        <w:rPr>
          <w:rFonts w:ascii="Helvetica" w:hAnsi="Helvetica" w:cs="Helvetica"/>
          <w:color w:val="000000" w:themeColor="text1"/>
        </w:rPr>
        <w:t>。</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0" w:name="_Toc454522302"/>
      <w:r w:rsidRPr="00DF6671">
        <w:rPr>
          <w:rFonts w:ascii="Helvetica" w:hAnsi="Helvetica" w:cs="Helvetica"/>
          <w:b w:val="0"/>
          <w:bCs w:val="0"/>
          <w:color w:val="000000" w:themeColor="text1"/>
          <w:sz w:val="24"/>
          <w:szCs w:val="24"/>
        </w:rPr>
        <w:t>可变参数</w:t>
      </w:r>
      <w:bookmarkEnd w:id="40"/>
    </w:p>
    <w:p w:rsidR="00DF6671" w:rsidRPr="00C965EA"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函数中，还可以定义可变参数。顾名思义</w:t>
      </w:r>
      <w:r w:rsidRPr="00C965EA">
        <w:rPr>
          <w:rFonts w:ascii="Helvetica" w:hAnsi="Helvetica" w:cs="Helvetica"/>
          <w:color w:val="70AD47" w:themeColor="accent6"/>
        </w:rPr>
        <w:t>，可变参数就是传入的参数个数是可变的，可以是</w:t>
      </w:r>
      <w:r w:rsidRPr="00C965EA">
        <w:rPr>
          <w:rFonts w:ascii="Helvetica" w:hAnsi="Helvetica" w:cs="Helvetica"/>
          <w:color w:val="70AD47" w:themeColor="accent6"/>
        </w:rPr>
        <w:t>1</w:t>
      </w:r>
      <w:r w:rsidRPr="00C965EA">
        <w:rPr>
          <w:rFonts w:ascii="Helvetica" w:hAnsi="Helvetica" w:cs="Helvetica"/>
          <w:color w:val="70AD47" w:themeColor="accent6"/>
        </w:rPr>
        <w:t>个、</w:t>
      </w:r>
      <w:r w:rsidRPr="00C965EA">
        <w:rPr>
          <w:rFonts w:ascii="Helvetica" w:hAnsi="Helvetica" w:cs="Helvetica"/>
          <w:color w:val="70AD47" w:themeColor="accent6"/>
        </w:rPr>
        <w:t>2</w:t>
      </w:r>
      <w:r w:rsidRPr="00C965EA">
        <w:rPr>
          <w:rFonts w:ascii="Helvetica" w:hAnsi="Helvetica" w:cs="Helvetica"/>
          <w:color w:val="70AD47" w:themeColor="accent6"/>
        </w:rPr>
        <w:t>个到任意个，还可以是</w:t>
      </w:r>
      <w:r w:rsidRPr="00C965EA">
        <w:rPr>
          <w:rFonts w:ascii="Helvetica" w:hAnsi="Helvetica" w:cs="Helvetica"/>
          <w:color w:val="70AD47" w:themeColor="accent6"/>
        </w:rPr>
        <w:t>0</w:t>
      </w:r>
      <w:r w:rsidRPr="00C965EA">
        <w:rPr>
          <w:rFonts w:ascii="Helvetica" w:hAnsi="Helvetica" w:cs="Helvetica"/>
          <w:color w:val="70AD47" w:themeColor="accent6"/>
        </w:rPr>
        <w:t>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我们以数学题为例子，给定一组数字</w:t>
      </w:r>
      <w:r w:rsidRPr="00DF6671">
        <w:rPr>
          <w:rFonts w:ascii="Helvetica" w:hAnsi="Helvetica" w:cs="Helvetica"/>
          <w:color w:val="000000" w:themeColor="text1"/>
        </w:rPr>
        <w:t>a</w:t>
      </w:r>
      <w:r w:rsidRPr="00DF6671">
        <w:rPr>
          <w:rFonts w:ascii="Helvetica" w:hAnsi="Helvetica" w:cs="Helvetica"/>
          <w:color w:val="000000" w:themeColor="text1"/>
        </w:rPr>
        <w:t>，</w:t>
      </w:r>
      <w:r w:rsidRPr="00DF6671">
        <w:rPr>
          <w:rFonts w:ascii="Helvetica" w:hAnsi="Helvetica" w:cs="Helvetica"/>
          <w:color w:val="000000" w:themeColor="text1"/>
        </w:rPr>
        <w:t>b</w:t>
      </w:r>
      <w:r w:rsidRPr="00DF6671">
        <w:rPr>
          <w:rFonts w:ascii="Helvetica" w:hAnsi="Helvetica" w:cs="Helvetica"/>
          <w:color w:val="000000" w:themeColor="text1"/>
        </w:rPr>
        <w:t>，</w:t>
      </w:r>
      <w:r w:rsidRPr="00DF6671">
        <w:rPr>
          <w:rFonts w:ascii="Helvetica" w:hAnsi="Helvetica" w:cs="Helvetica"/>
          <w:color w:val="000000" w:themeColor="text1"/>
        </w:rPr>
        <w:t>c……</w:t>
      </w:r>
      <w:r w:rsidRPr="00DF6671">
        <w:rPr>
          <w:rFonts w:ascii="Helvetica" w:hAnsi="Helvetica" w:cs="Helvetica"/>
          <w:color w:val="000000" w:themeColor="text1"/>
        </w:rPr>
        <w:t>，请计算</w:t>
      </w:r>
      <w:r w:rsidRPr="00DF6671">
        <w:rPr>
          <w:rFonts w:ascii="Helvetica" w:hAnsi="Helvetica" w:cs="Helvetica"/>
          <w:color w:val="000000" w:themeColor="text1"/>
        </w:rPr>
        <w:t>a</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b</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c</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要定义出这个函数，我们必须确定输入的参数。</w:t>
      </w:r>
      <w:r w:rsidRPr="006215EC">
        <w:rPr>
          <w:rFonts w:ascii="Helvetica" w:hAnsi="Helvetica" w:cs="Helvetica"/>
          <w:color w:val="70AD47" w:themeColor="accent6"/>
        </w:rPr>
        <w:t>由于参数个数不确定，我们首先想到可以把</w:t>
      </w:r>
      <w:r w:rsidRPr="006215EC">
        <w:rPr>
          <w:rFonts w:ascii="Helvetica" w:hAnsi="Helvetica" w:cs="Helvetica"/>
          <w:color w:val="70AD47" w:themeColor="accent6"/>
        </w:rPr>
        <w:t>a</w:t>
      </w:r>
      <w:r w:rsidRPr="006215EC">
        <w:rPr>
          <w:rFonts w:ascii="Helvetica" w:hAnsi="Helvetica" w:cs="Helvetica"/>
          <w:color w:val="70AD47" w:themeColor="accent6"/>
        </w:rPr>
        <w:t>，</w:t>
      </w:r>
      <w:r w:rsidRPr="006215EC">
        <w:rPr>
          <w:rFonts w:ascii="Helvetica" w:hAnsi="Helvetica" w:cs="Helvetica"/>
          <w:color w:val="70AD47" w:themeColor="accent6"/>
        </w:rPr>
        <w:t>b</w:t>
      </w:r>
      <w:r w:rsidRPr="006215EC">
        <w:rPr>
          <w:rFonts w:ascii="Helvetica" w:hAnsi="Helvetica" w:cs="Helvetica"/>
          <w:color w:val="70AD47" w:themeColor="accent6"/>
        </w:rPr>
        <w:t>，</w:t>
      </w:r>
      <w:r w:rsidRPr="006215EC">
        <w:rPr>
          <w:rFonts w:ascii="Helvetica" w:hAnsi="Helvetica" w:cs="Helvetica"/>
          <w:color w:val="70AD47" w:themeColor="accent6"/>
        </w:rPr>
        <w:t>c……</w:t>
      </w:r>
      <w:r w:rsidRPr="006215EC">
        <w:rPr>
          <w:rFonts w:ascii="Helvetica" w:hAnsi="Helvetica" w:cs="Helvetica"/>
          <w:color w:val="70AD47" w:themeColor="accent6"/>
        </w:rPr>
        <w:t>作为一个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传进来</w:t>
      </w:r>
      <w:r w:rsidRPr="00DF6671">
        <w:rPr>
          <w:rFonts w:ascii="Helvetica" w:hAnsi="Helvetica" w:cs="Helvetica"/>
          <w:color w:val="000000" w:themeColor="text1"/>
        </w:rPr>
        <w:t>，这样，函数可以定义如下：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但是调用的时候，需要先组装出一个</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如果利用可变参数，调用函数的方式可以简化成这样：</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所以，我们把函数的参数改为可变参数：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6215EC">
        <w:rPr>
          <w:rFonts w:ascii="Helvetica" w:hAnsi="Helvetica" w:cs="Helvetica"/>
          <w:color w:val="70AD47" w:themeColor="accent6"/>
        </w:rPr>
        <w:t>定义可变参数和定义一个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参数相比，仅仅在参数前面加了一个</w:t>
      </w:r>
      <w:r w:rsidRPr="006215EC">
        <w:rPr>
          <w:rStyle w:val="HTML"/>
          <w:rFonts w:ascii="Consolas" w:hAnsi="Consolas" w:cs="Consolas"/>
          <w:color w:val="70AD47" w:themeColor="accent6"/>
          <w:bdr w:val="single" w:sz="6" w:space="0" w:color="DDDDDD" w:frame="1"/>
          <w:shd w:val="clear" w:color="auto" w:fill="FAFAFA"/>
        </w:rPr>
        <w:t>*</w:t>
      </w:r>
      <w:r w:rsidRPr="006215EC">
        <w:rPr>
          <w:rFonts w:ascii="Helvetica" w:hAnsi="Helvetica" w:cs="Helvetica"/>
          <w:color w:val="70AD47" w:themeColor="accent6"/>
        </w:rPr>
        <w:t>号。在函数内部，参数</w:t>
      </w:r>
      <w:r w:rsidRPr="006215EC">
        <w:rPr>
          <w:rStyle w:val="HTML"/>
          <w:rFonts w:ascii="Consolas" w:hAnsi="Consolas" w:cs="Consolas"/>
          <w:color w:val="70AD47" w:themeColor="accent6"/>
          <w:bdr w:val="single" w:sz="6" w:space="0" w:color="DDDDDD" w:frame="1"/>
          <w:shd w:val="clear" w:color="auto" w:fill="FAFAFA"/>
        </w:rPr>
        <w:t>numbers</w:t>
      </w:r>
      <w:r w:rsidRPr="006215EC">
        <w:rPr>
          <w:rFonts w:ascii="Helvetica" w:hAnsi="Helvetica" w:cs="Helvetica"/>
          <w:color w:val="70AD47" w:themeColor="accent6"/>
        </w:rPr>
        <w:t>接收到的是一个</w:t>
      </w:r>
      <w:r w:rsidRPr="006215EC">
        <w:rPr>
          <w:rFonts w:ascii="Helvetica" w:hAnsi="Helvetica" w:cs="Helvetica"/>
          <w:color w:val="70AD47" w:themeColor="accent6"/>
        </w:rPr>
        <w:t>tuple</w:t>
      </w:r>
      <w:r w:rsidRPr="00DF6671">
        <w:rPr>
          <w:rFonts w:ascii="Helvetica" w:hAnsi="Helvetica" w:cs="Helvetica"/>
          <w:color w:val="000000" w:themeColor="text1"/>
        </w:rPr>
        <w:t>，因此，函数代码完全不变。但是，调用该函数时，可以传入任意个参数，包括</w:t>
      </w:r>
      <w:r w:rsidRPr="00DF6671">
        <w:rPr>
          <w:rFonts w:ascii="Helvetica" w:hAnsi="Helvetica" w:cs="Helvetica"/>
          <w:color w:val="000000" w:themeColor="text1"/>
        </w:rPr>
        <w:t>0</w:t>
      </w:r>
      <w:r w:rsidRPr="00DF6671">
        <w:rPr>
          <w:rFonts w:ascii="Helvetica" w:hAnsi="Helvetica" w:cs="Helvetica"/>
          <w:color w:val="000000" w:themeColor="text1"/>
        </w:rPr>
        <w:t>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0</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如果已经有一个</w:t>
      </w:r>
      <w:r w:rsidRPr="00DF6671">
        <w:rPr>
          <w:rFonts w:ascii="Helvetica" w:hAnsi="Helvetica" w:cs="Helvetica"/>
          <w:color w:val="000000" w:themeColor="text1"/>
        </w:rPr>
        <w:t>list</w:t>
      </w:r>
      <w:r w:rsidRPr="00DF6671">
        <w:rPr>
          <w:rFonts w:ascii="Helvetica" w:hAnsi="Helvetica" w:cs="Helvetica"/>
          <w:color w:val="000000" w:themeColor="text1"/>
        </w:rPr>
        <w:t>或者</w:t>
      </w:r>
      <w:r w:rsidRPr="00DF6671">
        <w:rPr>
          <w:rFonts w:ascii="Helvetica" w:hAnsi="Helvetica" w:cs="Helvetica"/>
          <w:color w:val="000000" w:themeColor="text1"/>
        </w:rPr>
        <w:t>tuple</w:t>
      </w:r>
      <w:r w:rsidRPr="00DF6671">
        <w:rPr>
          <w:rFonts w:ascii="Helvetica" w:hAnsi="Helvetica" w:cs="Helvetica"/>
          <w:color w:val="000000" w:themeColor="text1"/>
        </w:rPr>
        <w:t>，要调用一个可变参数怎么办？可以这样做：</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calc(nums[</w:t>
      </w:r>
      <w:r w:rsidRPr="00DF6671">
        <w:rPr>
          <w:rStyle w:val="number"/>
          <w:color w:val="000000" w:themeColor="text1"/>
        </w:rPr>
        <w:t>0</w:t>
      </w:r>
      <w:r w:rsidRPr="00DF6671">
        <w:rPr>
          <w:rStyle w:val="HTML"/>
          <w:color w:val="000000" w:themeColor="text1"/>
        </w:rPr>
        <w:t>], nums[</w:t>
      </w:r>
      <w:r w:rsidRPr="00DF6671">
        <w:rPr>
          <w:rStyle w:val="number"/>
          <w:color w:val="000000" w:themeColor="text1"/>
        </w:rPr>
        <w:t>1</w:t>
      </w:r>
      <w:r w:rsidRPr="00DF6671">
        <w:rPr>
          <w:rStyle w:val="HTML"/>
          <w:color w:val="000000" w:themeColor="text1"/>
        </w:rPr>
        <w:t>], nums[</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这种写法当然是可行的，问题是太繁琐，所以</w:t>
      </w:r>
      <w:r w:rsidRPr="00674247">
        <w:rPr>
          <w:rFonts w:ascii="Helvetica" w:hAnsi="Helvetica" w:cs="Helvetica"/>
          <w:color w:val="70AD47" w:themeColor="accent6"/>
          <w:shd w:val="pct15" w:color="auto" w:fill="FFFFFF"/>
        </w:rPr>
        <w:t>Python</w:t>
      </w:r>
      <w:r w:rsidRPr="00674247">
        <w:rPr>
          <w:rFonts w:ascii="Helvetica" w:hAnsi="Helvetica" w:cs="Helvetica"/>
          <w:color w:val="70AD47" w:themeColor="accent6"/>
          <w:shd w:val="pct15" w:color="auto" w:fill="FFFFFF"/>
        </w:rPr>
        <w:t>允许你在</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前面加一个</w:t>
      </w:r>
      <w:r w:rsidRPr="00674247">
        <w:rPr>
          <w:rStyle w:val="HTML"/>
          <w:rFonts w:ascii="Consolas" w:hAnsi="Consolas" w:cs="Consolas"/>
          <w:color w:val="70AD47" w:themeColor="accent6"/>
          <w:bdr w:val="single" w:sz="6" w:space="0" w:color="DDDDDD" w:frame="1"/>
          <w:shd w:val="pct15" w:color="auto" w:fill="FFFFFF"/>
        </w:rPr>
        <w:t>*</w:t>
      </w:r>
      <w:r w:rsidRPr="00674247">
        <w:rPr>
          <w:rFonts w:ascii="Helvetica" w:hAnsi="Helvetica" w:cs="Helvetica"/>
          <w:color w:val="70AD47" w:themeColor="accent6"/>
          <w:shd w:val="pct15" w:color="auto" w:fill="FFFFFF"/>
        </w:rPr>
        <w:t>号，把</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的元素变成可变参数传进去</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calc(*nums)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表示把</w:t>
      </w: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这个</w:t>
      </w:r>
      <w:r w:rsidRPr="00DF6671">
        <w:rPr>
          <w:rFonts w:ascii="Helvetica" w:hAnsi="Helvetica" w:cs="Helvetica"/>
          <w:color w:val="000000" w:themeColor="text1"/>
        </w:rPr>
        <w:t>list</w:t>
      </w:r>
      <w:r w:rsidRPr="00DF6671">
        <w:rPr>
          <w:rFonts w:ascii="Helvetica" w:hAnsi="Helvetica" w:cs="Helvetica"/>
          <w:color w:val="000000" w:themeColor="text1"/>
        </w:rPr>
        <w:t>的所有元素作为可变参数传进去。这种写法相当有用，而且很常见。</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1" w:name="_Toc454522303"/>
      <w:r w:rsidRPr="00DF6671">
        <w:rPr>
          <w:rFonts w:ascii="Helvetica" w:hAnsi="Helvetica" w:cs="Helvetica"/>
          <w:b w:val="0"/>
          <w:bCs w:val="0"/>
          <w:color w:val="000000" w:themeColor="text1"/>
          <w:sz w:val="24"/>
          <w:szCs w:val="24"/>
        </w:rPr>
        <w:t>关键字参数</w:t>
      </w:r>
      <w:bookmarkEnd w:id="41"/>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可变参数允许你传入</w:t>
      </w:r>
      <w:r w:rsidRPr="00DF6671">
        <w:rPr>
          <w:rFonts w:ascii="Helvetica" w:hAnsi="Helvetica" w:cs="Helvetica"/>
          <w:color w:val="000000" w:themeColor="text1"/>
        </w:rPr>
        <w:t>0</w:t>
      </w:r>
      <w:r w:rsidRPr="00DF6671">
        <w:rPr>
          <w:rFonts w:ascii="Helvetica" w:hAnsi="Helvetica" w:cs="Helvetica"/>
          <w:color w:val="000000" w:themeColor="text1"/>
        </w:rPr>
        <w:t>个或任意个参数，这些可变参数在函数调用时自动组装为一个</w:t>
      </w:r>
      <w:r w:rsidRPr="00DF6671">
        <w:rPr>
          <w:rFonts w:ascii="Helvetica" w:hAnsi="Helvetica" w:cs="Helvetica"/>
          <w:color w:val="000000" w:themeColor="text1"/>
        </w:rPr>
        <w:t>tuple</w:t>
      </w:r>
      <w:r w:rsidRPr="00DF6671">
        <w:rPr>
          <w:rFonts w:ascii="Helvetica" w:hAnsi="Helvetica" w:cs="Helvetica"/>
          <w:color w:val="000000" w:themeColor="text1"/>
        </w:rPr>
        <w:t>。而</w:t>
      </w:r>
      <w:r w:rsidRPr="001F1F76">
        <w:rPr>
          <w:rFonts w:ascii="Helvetica" w:hAnsi="Helvetica" w:cs="Helvetica"/>
          <w:color w:val="70AD47" w:themeColor="accent6"/>
        </w:rPr>
        <w:t>关键字参数允许你传入</w:t>
      </w:r>
      <w:r w:rsidRPr="001F1F76">
        <w:rPr>
          <w:rFonts w:ascii="Helvetica" w:hAnsi="Helvetica" w:cs="Helvetica"/>
          <w:color w:val="70AD47" w:themeColor="accent6"/>
        </w:rPr>
        <w:t>0</w:t>
      </w:r>
      <w:r w:rsidRPr="001F1F76">
        <w:rPr>
          <w:rFonts w:ascii="Helvetica" w:hAnsi="Helvetica" w:cs="Helvetica"/>
          <w:color w:val="70AD47" w:themeColor="accent6"/>
        </w:rPr>
        <w:t>个或任意个含参数名的参数，这些关键字参数在函数内部自动组装为一个</w:t>
      </w:r>
      <w:r w:rsidRPr="001F1F76">
        <w:rPr>
          <w:rFonts w:ascii="Helvetica" w:hAnsi="Helvetica" w:cs="Helvetica"/>
          <w:color w:val="70AD47" w:themeColor="accent6"/>
        </w:rPr>
        <w:t>dict</w:t>
      </w:r>
      <w:r w:rsidRPr="00DF6671">
        <w:rPr>
          <w:rFonts w:ascii="Helvetica" w:hAnsi="Helvetica" w:cs="Helvetica"/>
          <w:color w:val="000000" w:themeColor="text1"/>
        </w:rPr>
        <w:t>。请看示例：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1F1F7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函数</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除了必选参数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外，还接受关键字参数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w:t>
      </w:r>
      <w:r w:rsidRPr="001F1F76">
        <w:rPr>
          <w:rFonts w:ascii="Helvetica" w:hAnsi="Helvetica" w:cs="Helvetica"/>
          <w:color w:val="70AD47" w:themeColor="accent6"/>
        </w:rPr>
        <w:t>在调用该函数时，可以只传入必选参数：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'Michael'</w:t>
      </w:r>
      <w:r w:rsidRPr="00DF6671">
        <w:rPr>
          <w:rStyle w:val="HTML"/>
          <w:color w:val="000000" w:themeColor="text1"/>
        </w:rPr>
        <w:t xml:space="preserve">, </w:t>
      </w:r>
      <w:r w:rsidRPr="00DF6671">
        <w:rPr>
          <w:rStyle w:val="number"/>
          <w:color w:val="000000" w:themeColor="text1"/>
        </w:rPr>
        <w:t>30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Michael age: </w:t>
      </w:r>
      <w:r w:rsidRPr="00DF6671">
        <w:rPr>
          <w:rStyle w:val="number"/>
          <w:color w:val="000000" w:themeColor="text1"/>
        </w:rPr>
        <w:t>30</w:t>
      </w:r>
      <w:r w:rsidRPr="00DF6671">
        <w:rPr>
          <w:rStyle w:val="HTML"/>
          <w:color w:val="000000" w:themeColor="text1"/>
        </w:rPr>
        <w:t xml:space="preserve"> other: {}</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也可以传入任意个数的关键字参数：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'Bob'</w:t>
      </w:r>
      <w:r w:rsidRPr="00DF6671">
        <w:rPr>
          <w:rStyle w:val="HTML"/>
          <w:color w:val="000000" w:themeColor="text1"/>
        </w:rPr>
        <w:t xml:space="preserve">, </w:t>
      </w:r>
      <w:r w:rsidRPr="00DF6671">
        <w:rPr>
          <w:rStyle w:val="number"/>
          <w:color w:val="000000" w:themeColor="text1"/>
        </w:rPr>
        <w:t>35</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Bob age: </w:t>
      </w:r>
      <w:r w:rsidRPr="00DF6671">
        <w:rPr>
          <w:rStyle w:val="number"/>
          <w:color w:val="000000" w:themeColor="text1"/>
        </w:rPr>
        <w:t>35</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'Adam'</w:t>
      </w:r>
      <w:r w:rsidRPr="00DF6671">
        <w:rPr>
          <w:rStyle w:val="HTML"/>
          <w:color w:val="000000" w:themeColor="text1"/>
        </w:rPr>
        <w:t xml:space="preserve">, </w:t>
      </w:r>
      <w:r w:rsidRPr="00DF6671">
        <w:rPr>
          <w:rStyle w:val="number"/>
          <w:color w:val="000000" w:themeColor="text1"/>
        </w:rPr>
        <w:t>45</w:t>
      </w:r>
      <w:r w:rsidRPr="00DF6671">
        <w:rPr>
          <w:rStyle w:val="HTML"/>
          <w:color w:val="000000" w:themeColor="text1"/>
        </w:rPr>
        <w:t>, gender=</w:t>
      </w:r>
      <w:r w:rsidRPr="00DF6671">
        <w:rPr>
          <w:rStyle w:val="string"/>
          <w:color w:val="000000" w:themeColor="text1"/>
        </w:rPr>
        <w:t>'M'</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Adam age: </w:t>
      </w:r>
      <w:r w:rsidRPr="00DF6671">
        <w:rPr>
          <w:rStyle w:val="number"/>
          <w:color w:val="000000" w:themeColor="text1"/>
        </w:rPr>
        <w:t>45</w:t>
      </w:r>
      <w:r w:rsidRPr="00DF6671">
        <w:rPr>
          <w:rStyle w:val="HTML"/>
          <w:color w:val="000000" w:themeColor="text1"/>
        </w:rPr>
        <w:t xml:space="preserve"> other: {</w:t>
      </w:r>
      <w:r w:rsidRPr="00DF6671">
        <w:rPr>
          <w:rStyle w:val="string"/>
          <w:color w:val="000000" w:themeColor="text1"/>
        </w:rPr>
        <w:t>'gender'</w:t>
      </w:r>
      <w:r w:rsidRPr="00DF6671">
        <w:rPr>
          <w:rStyle w:val="HTML"/>
          <w:color w:val="000000" w:themeColor="text1"/>
        </w:rPr>
        <w:t xml:space="preserve">: </w:t>
      </w:r>
      <w:r w:rsidRPr="00DF6671">
        <w:rPr>
          <w:rStyle w:val="string"/>
          <w:color w:val="000000" w:themeColor="text1"/>
        </w:rPr>
        <w:t>'M'</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1F1F76">
        <w:rPr>
          <w:rFonts w:ascii="Helvetica" w:hAnsi="Helvetica" w:cs="Helvetica"/>
          <w:color w:val="70AD47" w:themeColor="accent6"/>
        </w:rPr>
        <w:t>关键字参数有什么用？它可以扩展函数的功能。</w:t>
      </w:r>
      <w:r w:rsidRPr="00DF6671">
        <w:rPr>
          <w:rFonts w:ascii="Helvetica" w:hAnsi="Helvetica" w:cs="Helvetica"/>
          <w:color w:val="000000" w:themeColor="text1"/>
        </w:rPr>
        <w:t>比如，在</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函数里，我们保证能接收到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这两个参数，但是，如果调用者愿意提供更多的参数，我们也能收到。试想你正在做一个用户注册的功能，除了用户名和年龄是必填项外，其他都是可选项，利用关键字参数来定义这个函数就能满足注册的需求。</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和可变参数类似，也可以先组装出一个</w:t>
      </w:r>
      <w:r w:rsidRPr="00DF6671">
        <w:rPr>
          <w:rFonts w:ascii="Helvetica" w:hAnsi="Helvetica" w:cs="Helvetica"/>
          <w:color w:val="000000" w:themeColor="text1"/>
        </w:rPr>
        <w:t>dict</w:t>
      </w:r>
      <w:r w:rsidRPr="00DF6671">
        <w:rPr>
          <w:rFonts w:ascii="Helvetica" w:hAnsi="Helvetica" w:cs="Helvetica"/>
          <w:color w:val="000000" w:themeColor="text1"/>
        </w:rPr>
        <w:t>，然后，把该</w:t>
      </w:r>
      <w:r w:rsidRPr="00DF6671">
        <w:rPr>
          <w:rFonts w:ascii="Helvetica" w:hAnsi="Helvetica" w:cs="Helvetica"/>
          <w:color w:val="000000" w:themeColor="text1"/>
        </w:rPr>
        <w:t>dict</w:t>
      </w:r>
      <w:r w:rsidRPr="00DF6671">
        <w:rPr>
          <w:rFonts w:ascii="Helvetica" w:hAnsi="Helvetica" w:cs="Helvetica"/>
          <w:color w:val="000000" w:themeColor="text1"/>
        </w:rPr>
        <w:t>转换为关键字参数传进去：</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city=extra[</w:t>
      </w:r>
      <w:r w:rsidRPr="00DF6671">
        <w:rPr>
          <w:rStyle w:val="string"/>
          <w:color w:val="000000" w:themeColor="text1"/>
        </w:rPr>
        <w:t>'city'</w:t>
      </w:r>
      <w:r w:rsidRPr="00DF6671">
        <w:rPr>
          <w:rStyle w:val="HTML"/>
          <w:color w:val="000000" w:themeColor="text1"/>
        </w:rPr>
        <w:t>], job=extra[</w:t>
      </w:r>
      <w:r w:rsidRPr="00DF6671">
        <w:rPr>
          <w:rStyle w:val="string"/>
          <w:color w:val="000000" w:themeColor="text1"/>
        </w:rPr>
        <w:t>'job'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当然，上面复杂的调用可以用简化的写法：</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**extra)</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表示把</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这个</w:t>
      </w:r>
      <w:r w:rsidRPr="005A29C6">
        <w:rPr>
          <w:rFonts w:ascii="Helvetica" w:hAnsi="Helvetica" w:cs="Helvetica"/>
          <w:color w:val="70AD47" w:themeColor="accent6"/>
        </w:rPr>
        <w:t>dict</w:t>
      </w:r>
      <w:r w:rsidRPr="005A29C6">
        <w:rPr>
          <w:rFonts w:ascii="Helvetica" w:hAnsi="Helvetica" w:cs="Helvetica"/>
          <w:color w:val="70AD47" w:themeColor="accent6"/>
        </w:rPr>
        <w:t>的所有</w:t>
      </w:r>
      <w:r w:rsidRPr="005A29C6">
        <w:rPr>
          <w:rFonts w:ascii="Helvetica" w:hAnsi="Helvetica" w:cs="Helvetica"/>
          <w:color w:val="70AD47" w:themeColor="accent6"/>
        </w:rPr>
        <w:t>key-value</w:t>
      </w:r>
      <w:r w:rsidRPr="005A29C6">
        <w:rPr>
          <w:rFonts w:ascii="Helvetica" w:hAnsi="Helvetica" w:cs="Helvetica"/>
          <w:color w:val="70AD47" w:themeColor="accent6"/>
        </w:rPr>
        <w:t>用关键字参数传入到函数的</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参数，</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将获得一个</w:t>
      </w:r>
      <w:r w:rsidRPr="005A29C6">
        <w:rPr>
          <w:rFonts w:ascii="Helvetica" w:hAnsi="Helvetica" w:cs="Helvetica"/>
          <w:color w:val="70AD47" w:themeColor="accent6"/>
        </w:rPr>
        <w:t>dict</w:t>
      </w:r>
      <w:r w:rsidRPr="005A29C6">
        <w:rPr>
          <w:rFonts w:ascii="Helvetica" w:hAnsi="Helvetica" w:cs="Helvetica"/>
          <w:color w:val="70AD47" w:themeColor="accent6"/>
        </w:rPr>
        <w:t>，注意</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获得的</w:t>
      </w:r>
      <w:r w:rsidRPr="005A29C6">
        <w:rPr>
          <w:rFonts w:ascii="Helvetica" w:hAnsi="Helvetica" w:cs="Helvetica"/>
          <w:color w:val="70AD47" w:themeColor="accent6"/>
        </w:rPr>
        <w:t>dict</w:t>
      </w:r>
      <w:r w:rsidRPr="005A29C6">
        <w:rPr>
          <w:rFonts w:ascii="Helvetica" w:hAnsi="Helvetica" w:cs="Helvetica"/>
          <w:color w:val="70AD47" w:themeColor="accent6"/>
        </w:rPr>
        <w:t>是</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的一份拷贝，对</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的改动不会影响到函数外的</w:t>
      </w:r>
      <w:r w:rsidRPr="005A29C6">
        <w:rPr>
          <w:rStyle w:val="HTML"/>
          <w:rFonts w:ascii="Consolas" w:hAnsi="Consolas" w:cs="Consolas"/>
          <w:color w:val="70AD47" w:themeColor="accent6"/>
          <w:bdr w:val="single" w:sz="6" w:space="0" w:color="DDDDDD" w:frame="1"/>
          <w:shd w:val="clear" w:color="auto" w:fill="FAFAFA"/>
        </w:rPr>
        <w:t>extra</w:t>
      </w:r>
      <w:r w:rsidRPr="00DF6671">
        <w:rPr>
          <w:rFonts w:ascii="Helvetica" w:hAnsi="Helvetica" w:cs="Helvetica"/>
          <w:color w:val="000000" w:themeColor="text1"/>
        </w:rPr>
        <w:t>。</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2" w:name="_Toc454522304"/>
      <w:r w:rsidRPr="00DF6671">
        <w:rPr>
          <w:rFonts w:ascii="Helvetica" w:hAnsi="Helvetica" w:cs="Helvetica"/>
          <w:b w:val="0"/>
          <w:bCs w:val="0"/>
          <w:color w:val="000000" w:themeColor="text1"/>
          <w:sz w:val="24"/>
          <w:szCs w:val="24"/>
        </w:rPr>
        <w:t>命名关键字参数</w:t>
      </w:r>
      <w:bookmarkEnd w:id="42"/>
    </w:p>
    <w:p w:rsidR="00DF6671" w:rsidRPr="005A29C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对于关键字参数，函数的调用者可以传入任意不受限制的关键字参数。</w:t>
      </w:r>
      <w:r w:rsidRPr="005A29C6">
        <w:rPr>
          <w:rFonts w:ascii="Helvetica" w:hAnsi="Helvetica" w:cs="Helvetica"/>
          <w:color w:val="70AD47" w:themeColor="accent6"/>
        </w:rPr>
        <w:t>至于到底传入了哪些，就需要在函数内部通过</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检查。</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仍以</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函数为例，我们希望检查是否有</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'city'</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w:t>
      </w:r>
      <w:r w:rsidRPr="00DF6671">
        <w:rPr>
          <w:rStyle w:val="comment"/>
          <w:i/>
          <w:iCs/>
          <w:color w:val="000000" w:themeColor="text1"/>
        </w:rPr>
        <w:t># 有city参数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w:t>
      </w:r>
      <w:r w:rsidRPr="00DF6671">
        <w:rPr>
          <w:rStyle w:val="comment"/>
          <w:i/>
          <w:iCs/>
          <w:color w:val="000000" w:themeColor="text1"/>
        </w:rPr>
        <w:t># 有job参数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但是调用者仍可以传入不受限制的关键字参数：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addr=</w:t>
      </w:r>
      <w:r w:rsidRPr="00DF6671">
        <w:rPr>
          <w:rStyle w:val="string"/>
          <w:color w:val="000000" w:themeColor="text1"/>
        </w:rPr>
        <w:t>'Chaoyang'</w:t>
      </w:r>
      <w:r w:rsidRPr="00DF6671">
        <w:rPr>
          <w:rStyle w:val="HTML"/>
          <w:color w:val="000000" w:themeColor="text1"/>
        </w:rPr>
        <w:t>, zipcode=</w:t>
      </w:r>
      <w:r w:rsidRPr="00DF6671">
        <w:rPr>
          <w:rStyle w:val="number"/>
          <w:color w:val="000000" w:themeColor="text1"/>
        </w:rPr>
        <w:t>123456</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Fonts w:ascii="Helvetica" w:hAnsi="Helvetica" w:cs="Helvetica"/>
          <w:color w:val="70AD47" w:themeColor="accent6"/>
        </w:rPr>
        <w:lastRenderedPageBreak/>
        <w:t>如果要限制关键字参数的名字，就可以用命名关键字参数</w:t>
      </w:r>
      <w:r w:rsidRPr="00DF6671">
        <w:rPr>
          <w:rFonts w:ascii="Helvetica" w:hAnsi="Helvetica" w:cs="Helvetica"/>
          <w:color w:val="000000" w:themeColor="text1"/>
        </w:rPr>
        <w:t>，例如，只接收</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作为关键字参数。这种方式定义的函数如下：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不同，</w:t>
      </w:r>
      <w:r w:rsidRPr="00A10E76">
        <w:rPr>
          <w:rFonts w:ascii="Helvetica" w:hAnsi="Helvetica" w:cs="Helvetica"/>
          <w:color w:val="70AD47" w:themeColor="accent6"/>
        </w:rPr>
        <w:t>命名关键字参数需要一个特殊分隔符</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后面的参数被视为命名关键字参数。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调用方式如下：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outlineLvl w:val="0"/>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r w:rsidR="00F23A38">
        <w:rPr>
          <w:rStyle w:val="HTML"/>
          <w:color w:val="000000" w:themeColor="text1"/>
        </w:rPr>
        <w:tab/>
      </w:r>
    </w:p>
    <w:p w:rsidR="00DF6671" w:rsidRPr="00B72470"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B72470">
        <w:rPr>
          <w:rFonts w:ascii="Helvetica" w:hAnsi="Helvetica" w:cs="Helvetica"/>
          <w:color w:val="70AD47" w:themeColor="accent6"/>
        </w:rPr>
        <w:t>如果函数定义中已经有了一个可变参数，后面跟着的命名关键字参数就不再需要一个特殊分隔符</w:t>
      </w:r>
      <w:r w:rsidRPr="00B72470">
        <w:rPr>
          <w:rStyle w:val="HTML"/>
          <w:rFonts w:ascii="Consolas" w:hAnsi="Consolas" w:cs="Consolas"/>
          <w:color w:val="70AD47" w:themeColor="accent6"/>
          <w:bdr w:val="single" w:sz="6" w:space="0" w:color="DDDDDD" w:frame="1"/>
          <w:shd w:val="clear" w:color="auto" w:fill="FAFAFA"/>
        </w:rPr>
        <w:t>*</w:t>
      </w:r>
      <w:r w:rsidRPr="00B72470">
        <w:rPr>
          <w:rFonts w:ascii="Helvetica" w:hAnsi="Helvetica" w:cs="Helvetica"/>
          <w:color w:val="70AD47" w:themeColor="accent6"/>
        </w:rPr>
        <w:t>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*args,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args,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B72470">
        <w:rPr>
          <w:rFonts w:ascii="Helvetica" w:hAnsi="Helvetica" w:cs="Helvetica"/>
          <w:color w:val="70AD47" w:themeColor="accent6"/>
        </w:rPr>
        <w:t>命名关键字参数必须传入</w:t>
      </w:r>
      <w:r w:rsidRPr="00A13E71">
        <w:rPr>
          <w:rFonts w:ascii="Helvetica" w:hAnsi="Helvetica" w:cs="Helvetica"/>
          <w:color w:val="70AD47" w:themeColor="accent6"/>
          <w:shd w:val="pct15" w:color="auto" w:fill="FFFFFF"/>
        </w:rPr>
        <w:t>参数名</w:t>
      </w:r>
      <w:r w:rsidRPr="00B72470">
        <w:rPr>
          <w:rFonts w:ascii="Helvetica" w:hAnsi="Helvetica" w:cs="Helvetica"/>
          <w:color w:val="70AD47" w:themeColor="accent6"/>
        </w:rPr>
        <w:t>，这和位置参数不同</w:t>
      </w:r>
      <w:r w:rsidRPr="00DF6671">
        <w:rPr>
          <w:rFonts w:ascii="Helvetica" w:hAnsi="Helvetica" w:cs="Helvetica"/>
          <w:color w:val="000000" w:themeColor="text1"/>
        </w:rPr>
        <w:t>。如果没有传入参数名，调用将报错：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person('Jack', 24, 'Beijing', 'Engineer')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TypeError: person() takes 2 positional arguments but 4 were given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由于调用时缺少参数名</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w:t>
      </w:r>
      <w:r w:rsidRPr="00DF6671">
        <w:rPr>
          <w:rFonts w:ascii="Helvetica" w:hAnsi="Helvetica" w:cs="Helvetica"/>
          <w:color w:val="000000" w:themeColor="text1"/>
        </w:rPr>
        <w:t>Python</w:t>
      </w:r>
      <w:r w:rsidRPr="00DF6671">
        <w:rPr>
          <w:rFonts w:ascii="Helvetica" w:hAnsi="Helvetica" w:cs="Helvetica"/>
          <w:color w:val="000000" w:themeColor="text1"/>
        </w:rPr>
        <w:t>解释器把这</w:t>
      </w:r>
      <w:r w:rsidRPr="00DF6671">
        <w:rPr>
          <w:rFonts w:ascii="Helvetica" w:hAnsi="Helvetica" w:cs="Helvetica"/>
          <w:color w:val="000000" w:themeColor="text1"/>
        </w:rPr>
        <w:t>4</w:t>
      </w:r>
      <w:r w:rsidRPr="00DF6671">
        <w:rPr>
          <w:rFonts w:ascii="Helvetica" w:hAnsi="Helvetica" w:cs="Helvetica"/>
          <w:color w:val="000000" w:themeColor="text1"/>
        </w:rPr>
        <w:t>个参数均视为位置参数，但</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函数仅接受</w:t>
      </w:r>
      <w:r w:rsidRPr="00DF6671">
        <w:rPr>
          <w:rFonts w:ascii="Helvetica" w:hAnsi="Helvetica" w:cs="Helvetica"/>
          <w:color w:val="000000" w:themeColor="text1"/>
        </w:rPr>
        <w:t>2</w:t>
      </w:r>
      <w:r w:rsidRPr="00DF6671">
        <w:rPr>
          <w:rFonts w:ascii="Helvetica" w:hAnsi="Helvetica" w:cs="Helvetica"/>
          <w:color w:val="000000" w:themeColor="text1"/>
        </w:rPr>
        <w:t>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命名关键字参数可以有缺省值，从而简化调用</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w:t>
      </w:r>
      <w:r w:rsidRPr="00DF6671">
        <w:rPr>
          <w:rStyle w:val="string"/>
          <w:color w:val="000000" w:themeColor="text1"/>
        </w:rPr>
        <w:t>'Beijing'</w:t>
      </w:r>
      <w:r w:rsidRPr="00DF6671">
        <w:rPr>
          <w:rStyle w:val="params"/>
          <w:color w:val="000000" w:themeColor="text1"/>
        </w:rPr>
        <w:t>,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由于命名关键字参数</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具有默认值，调用时，可不传入</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p>
    <w:p w:rsidR="00DF6671" w:rsidRPr="00A13E71"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A13E71">
        <w:rPr>
          <w:rFonts w:ascii="Helvetica" w:hAnsi="Helvetica" w:cs="Helvetica"/>
          <w:color w:val="70AD47" w:themeColor="accent6"/>
        </w:rPr>
        <w:t>使用命名关键字参数时，要特别注意，如果没有可变参数，就必须加一个</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作为特殊分隔符。如果缺少</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w:t>
      </w:r>
      <w:r w:rsidRPr="00A13E71">
        <w:rPr>
          <w:rFonts w:ascii="Helvetica" w:hAnsi="Helvetica" w:cs="Helvetica"/>
          <w:color w:val="70AD47" w:themeColor="accent6"/>
        </w:rPr>
        <w:t>Python</w:t>
      </w:r>
      <w:r w:rsidRPr="00A13E71">
        <w:rPr>
          <w:rFonts w:ascii="Helvetica" w:hAnsi="Helvetica" w:cs="Helvetica"/>
          <w:color w:val="70AD47" w:themeColor="accent6"/>
        </w:rPr>
        <w:t>解释器将无法识别位置参数和命名关键字参数：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city, job)</w:t>
      </w:r>
      <w:r w:rsidRPr="00DF6671">
        <w:rPr>
          <w:rStyle w:val="function"/>
          <w:color w:val="000000" w:themeColor="text1"/>
        </w:rPr>
        <w:t>:</w:t>
      </w:r>
    </w:p>
    <w:p w:rsidR="00DF6671" w:rsidRPr="00DF6671" w:rsidRDefault="00DF667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F6671">
        <w:rPr>
          <w:rStyle w:val="HTML"/>
          <w:color w:val="000000" w:themeColor="text1"/>
        </w:rPr>
        <w:t xml:space="preserve">    </w:t>
      </w:r>
      <w:r w:rsidRPr="00DF6671">
        <w:rPr>
          <w:rStyle w:val="comment"/>
          <w:i/>
          <w:iCs/>
          <w:color w:val="000000" w:themeColor="text1"/>
        </w:rPr>
        <w:t># 缺少 *，city和job被视为位置参数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3" w:name="_Toc454522305"/>
      <w:r w:rsidRPr="00DF6671">
        <w:rPr>
          <w:rFonts w:ascii="Helvetica" w:hAnsi="Helvetica" w:cs="Helvetica"/>
          <w:b w:val="0"/>
          <w:bCs w:val="0"/>
          <w:color w:val="000000" w:themeColor="text1"/>
          <w:sz w:val="24"/>
          <w:szCs w:val="24"/>
        </w:rPr>
        <w:t>参数组合</w:t>
      </w:r>
      <w:bookmarkEnd w:id="43"/>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中定义函数，可以用必选参数、默认参数、可变参数、关键字参数和命名关键字参数，这</w:t>
      </w:r>
      <w:r w:rsidRPr="00DF6671">
        <w:rPr>
          <w:rFonts w:ascii="Helvetica" w:hAnsi="Helvetica" w:cs="Helvetica"/>
          <w:color w:val="000000" w:themeColor="text1"/>
        </w:rPr>
        <w:t>5</w:t>
      </w:r>
      <w:r w:rsidRPr="00DF6671">
        <w:rPr>
          <w:rFonts w:ascii="Helvetica" w:hAnsi="Helvetica" w:cs="Helvetica"/>
          <w:color w:val="000000" w:themeColor="text1"/>
        </w:rPr>
        <w:t>种参数都可以组合使用。但是请注意，</w:t>
      </w:r>
      <w:r w:rsidRPr="00A13E71">
        <w:rPr>
          <w:rFonts w:ascii="Helvetica" w:hAnsi="Helvetica" w:cs="Helvetica"/>
          <w:color w:val="70AD47" w:themeColor="accent6"/>
        </w:rPr>
        <w:t>参数定义的顺序必须是：必选参数、默认参数、可变参数、命名关键字参数和关键字参数</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比如定义一个函数，包含上述若干种参数：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f1</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*args,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'args ='</w:t>
      </w:r>
      <w:r w:rsidRPr="00DF6671">
        <w:rPr>
          <w:rStyle w:val="HTML"/>
          <w:color w:val="000000" w:themeColor="text1"/>
        </w:rPr>
        <w:t xml:space="preserve">, args,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f2</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 d,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'd ='</w:t>
      </w:r>
      <w:r w:rsidRPr="00DF6671">
        <w:rPr>
          <w:rStyle w:val="HTML"/>
          <w:color w:val="000000" w:themeColor="text1"/>
        </w:rPr>
        <w:t xml:space="preserve">, d,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在函数调用的时候，</w:t>
      </w:r>
      <w:r w:rsidRPr="00DF6671">
        <w:rPr>
          <w:rFonts w:ascii="Helvetica" w:hAnsi="Helvetica" w:cs="Helvetica"/>
          <w:color w:val="000000" w:themeColor="text1"/>
        </w:rPr>
        <w:t>Python</w:t>
      </w:r>
      <w:r w:rsidRPr="00DF6671">
        <w:rPr>
          <w:rFonts w:ascii="Helvetica" w:hAnsi="Helvetica" w:cs="Helvetica"/>
          <w:color w:val="000000" w:themeColor="text1"/>
        </w:rPr>
        <w:t>解释器自动按照参数位置和参数名把对应的参数传进去。</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c=</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x=</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r w:rsidRPr="00DF6671">
        <w:rPr>
          <w:rStyle w:val="string"/>
          <w:color w:val="000000" w:themeColor="text1"/>
        </w:rPr>
        <w:t>'x'</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d=</w:t>
      </w:r>
      <w:r w:rsidRPr="00DF6671">
        <w:rPr>
          <w:rStyle w:val="number"/>
          <w:color w:val="000000" w:themeColor="text1"/>
        </w:rPr>
        <w:t>99</w:t>
      </w:r>
      <w:r w:rsidRPr="00DF6671">
        <w:rPr>
          <w:rStyle w:val="HTML"/>
          <w:color w:val="000000" w:themeColor="text1"/>
        </w:rPr>
        <w:t>, ext=</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d = </w:t>
      </w:r>
      <w:r w:rsidRPr="00DF6671">
        <w:rPr>
          <w:rStyle w:val="number"/>
          <w:color w:val="000000" w:themeColor="text1"/>
        </w:rPr>
        <w:t>99</w:t>
      </w:r>
      <w:r w:rsidRPr="00DF6671">
        <w:rPr>
          <w:rStyle w:val="HTML"/>
          <w:color w:val="000000" w:themeColor="text1"/>
        </w:rPr>
        <w:t xml:space="preserve"> kw = {</w:t>
      </w:r>
      <w:r w:rsidRPr="00DF6671">
        <w:rPr>
          <w:rStyle w:val="string"/>
          <w:color w:val="000000" w:themeColor="text1"/>
        </w:rPr>
        <w:t>'ext'</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最神奇的是通过一个</w:t>
      </w:r>
      <w:r w:rsidRPr="00A13E71">
        <w:rPr>
          <w:rFonts w:ascii="Helvetica" w:hAnsi="Helvetica" w:cs="Helvetica"/>
          <w:color w:val="70AD47" w:themeColor="accent6"/>
        </w:rPr>
        <w:t>tuple</w:t>
      </w:r>
      <w:r w:rsidRPr="00A13E71">
        <w:rPr>
          <w:rFonts w:ascii="Helvetica" w:hAnsi="Helvetica" w:cs="Helvetica"/>
          <w:color w:val="70AD47" w:themeColor="accent6"/>
        </w:rPr>
        <w:t>和</w:t>
      </w:r>
      <w:r w:rsidRPr="00A13E71">
        <w:rPr>
          <w:rFonts w:ascii="Helvetica" w:hAnsi="Helvetica" w:cs="Helvetica"/>
          <w:color w:val="70AD47" w:themeColor="accent6"/>
        </w:rPr>
        <w:t>dict</w:t>
      </w:r>
      <w:r w:rsidRPr="00A13E71">
        <w:rPr>
          <w:rFonts w:ascii="Helvetica" w:hAnsi="Helvetica" w:cs="Helvetica"/>
          <w:color w:val="70AD47" w:themeColor="accent6"/>
        </w:rPr>
        <w:t>，你也可以调用上述函数</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4</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number"/>
          <w:color w:val="000000" w:themeColor="text1"/>
        </w:rPr>
        <w:t>4</w:t>
      </w:r>
      <w:r w:rsidRPr="00DF6671">
        <w:rPr>
          <w:rStyle w:val="HTML"/>
          <w:color w:val="000000" w:themeColor="text1"/>
        </w:rPr>
        <w:t>,) 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88</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d = </w:t>
      </w:r>
      <w:r w:rsidRPr="00DF6671">
        <w:rPr>
          <w:rStyle w:val="number"/>
          <w:color w:val="000000" w:themeColor="text1"/>
        </w:rPr>
        <w:t>88</w:t>
      </w:r>
      <w:r w:rsidRPr="00DF6671">
        <w:rPr>
          <w:rStyle w:val="HTML"/>
          <w:color w:val="000000" w:themeColor="text1"/>
        </w:rPr>
        <w:t xml:space="preserve"> kw =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123A92"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所以，</w:t>
      </w:r>
      <w:r w:rsidRPr="00123A92">
        <w:rPr>
          <w:rFonts w:ascii="Helvetica" w:hAnsi="Helvetica" w:cs="Helvetica"/>
          <w:color w:val="70AD47" w:themeColor="accent6"/>
        </w:rPr>
        <w:t>对于任意函数，都可以通过类似</w:t>
      </w:r>
      <w:r w:rsidRPr="00123A92">
        <w:rPr>
          <w:rStyle w:val="HTML"/>
          <w:rFonts w:ascii="Consolas" w:hAnsi="Consolas" w:cs="Consolas"/>
          <w:color w:val="70AD47" w:themeColor="accent6"/>
          <w:bdr w:val="single" w:sz="6" w:space="0" w:color="DDDDDD" w:frame="1"/>
          <w:shd w:val="clear" w:color="auto" w:fill="FAFAFA"/>
        </w:rPr>
        <w:t>func(*args, **kw)</w:t>
      </w:r>
      <w:r w:rsidRPr="00123A92">
        <w:rPr>
          <w:rFonts w:ascii="Helvetica" w:hAnsi="Helvetica" w:cs="Helvetica"/>
          <w:color w:val="70AD47" w:themeColor="accent6"/>
        </w:rPr>
        <w:t>的形式调用它，无论它的参数是如何定义的。</w:t>
      </w:r>
    </w:p>
    <w:p w:rsidR="00DF6671" w:rsidRPr="00DF6671" w:rsidRDefault="00DF6671"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4" w:name="_Toc454522306"/>
      <w:r w:rsidRPr="00DF6671">
        <w:rPr>
          <w:rFonts w:ascii="Helvetica" w:hAnsi="Helvetica" w:cs="Helvetica"/>
          <w:b w:val="0"/>
          <w:bCs w:val="0"/>
          <w:color w:val="000000" w:themeColor="text1"/>
          <w:sz w:val="24"/>
          <w:szCs w:val="24"/>
        </w:rPr>
        <w:t>小结</w:t>
      </w:r>
      <w:bookmarkEnd w:id="44"/>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的函数具有非常灵活的参数形态，既可以实现简单的调用，又可以传入非常复杂的参数。</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默认参数一定要用不可变对象，如果是可变对象，程序运行时会有逻辑错误！</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要注意定义可变参数和关键字参数的语法：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*args</w:t>
      </w:r>
      <w:r w:rsidRPr="00C33E55">
        <w:rPr>
          <w:rFonts w:ascii="Helvetica" w:hAnsi="Helvetica" w:cs="Helvetica"/>
          <w:color w:val="70AD47" w:themeColor="accent6"/>
        </w:rPr>
        <w:t>是可变参数，</w:t>
      </w:r>
      <w:r w:rsidRPr="00C33E55">
        <w:rPr>
          <w:rFonts w:ascii="Helvetica" w:hAnsi="Helvetica" w:cs="Helvetica"/>
          <w:color w:val="70AD47" w:themeColor="accent6"/>
        </w:rPr>
        <w:t>args</w:t>
      </w:r>
      <w:r w:rsidRPr="00C33E55">
        <w:rPr>
          <w:rFonts w:ascii="Helvetica" w:hAnsi="Helvetica" w:cs="Helvetica"/>
          <w:color w:val="70AD47" w:themeColor="accent6"/>
        </w:rPr>
        <w:t>接收的是一个</w:t>
      </w:r>
      <w:r w:rsidRPr="00C33E55">
        <w:rPr>
          <w:rFonts w:ascii="Helvetica" w:hAnsi="Helvetica" w:cs="Helvetica"/>
          <w:color w:val="70AD47" w:themeColor="accent6"/>
        </w:rPr>
        <w:t>tuple</w:t>
      </w:r>
      <w:r w:rsidRPr="00C33E55">
        <w:rPr>
          <w:rFonts w:ascii="Helvetica" w:hAnsi="Helvetica" w:cs="Helvetica"/>
          <w:color w:val="70AD47" w:themeColor="accent6"/>
        </w:rPr>
        <w:t>；</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**kw</w:t>
      </w:r>
      <w:r w:rsidRPr="00C33E55">
        <w:rPr>
          <w:rFonts w:ascii="Helvetica" w:hAnsi="Helvetica" w:cs="Helvetica"/>
          <w:color w:val="70AD47" w:themeColor="accent6"/>
        </w:rPr>
        <w:t>是关键字参数，</w:t>
      </w:r>
      <w:r w:rsidRPr="00C33E55">
        <w:rPr>
          <w:rFonts w:ascii="Helvetica" w:hAnsi="Helvetica" w:cs="Helvetica"/>
          <w:color w:val="70AD47" w:themeColor="accent6"/>
        </w:rPr>
        <w:t>kw</w:t>
      </w:r>
      <w:r w:rsidRPr="00C33E55">
        <w:rPr>
          <w:rFonts w:ascii="Helvetica" w:hAnsi="Helvetica" w:cs="Helvetica"/>
          <w:color w:val="70AD47" w:themeColor="accent6"/>
        </w:rPr>
        <w:t>接收的是一个</w:t>
      </w:r>
      <w:r w:rsidRPr="00C33E55">
        <w:rPr>
          <w:rFonts w:ascii="Helvetica" w:hAnsi="Helvetica" w:cs="Helvetica"/>
          <w:color w:val="70AD47" w:themeColor="accent6"/>
        </w:rPr>
        <w:t>dict</w:t>
      </w:r>
      <w:r w:rsidRPr="00C33E55">
        <w:rPr>
          <w:rFonts w:ascii="Helvetica" w:hAnsi="Helvetica" w:cs="Helvetic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以及调用函数时如何传入可变参数和关键字参数的语法：</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可变参数既可以直接传入：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，又可以先组装</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关键字参数既可以直接传入：</w:t>
      </w:r>
      <w:r w:rsidRPr="00DF6671">
        <w:rPr>
          <w:rStyle w:val="HTML"/>
          <w:rFonts w:ascii="Consolas" w:hAnsi="Consolas" w:cs="Consolas"/>
          <w:color w:val="000000" w:themeColor="text1"/>
          <w:bdr w:val="single" w:sz="6" w:space="0" w:color="DDDDDD" w:frame="1"/>
          <w:shd w:val="clear" w:color="auto" w:fill="FAFAFA"/>
        </w:rPr>
        <w:t>func(a=1, b=2)</w:t>
      </w:r>
      <w:r w:rsidRPr="00DF6671">
        <w:rPr>
          <w:rFonts w:ascii="Helvetica" w:hAnsi="Helvetica" w:cs="Helvetica"/>
          <w:color w:val="000000" w:themeColor="text1"/>
        </w:rPr>
        <w:t>，又可以先组装</w:t>
      </w:r>
      <w:r w:rsidRPr="00DF6671">
        <w:rPr>
          <w:rFonts w:ascii="Helvetica" w:hAnsi="Helvetica" w:cs="Helvetica"/>
          <w:color w:val="000000" w:themeColor="text1"/>
        </w:rPr>
        <w:t>dict</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func(**{'a': 1, 'b': 2})</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是</w:t>
      </w:r>
      <w:r w:rsidRPr="00DF6671">
        <w:rPr>
          <w:rFonts w:ascii="Helvetica" w:hAnsi="Helvetica" w:cs="Helvetica"/>
          <w:color w:val="000000" w:themeColor="text1"/>
        </w:rPr>
        <w:t>Python</w:t>
      </w:r>
      <w:r w:rsidRPr="00DF6671">
        <w:rPr>
          <w:rFonts w:ascii="Helvetica" w:hAnsi="Helvetica" w:cs="Helvetica"/>
          <w:color w:val="000000" w:themeColor="text1"/>
        </w:rPr>
        <w:t>的习惯写法，当然也可以用其他参数名，但最好使用习惯用法。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命名的关键字参数是为了限制调用者可以传入的参数名，同时可以提供默认值。</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定义命名的关键字参数在没有可变参数的情况下不要忘了写分隔符</w:t>
      </w:r>
      <w:r w:rsidRPr="00C33E55">
        <w:rPr>
          <w:rStyle w:val="HTML"/>
          <w:rFonts w:ascii="Consolas" w:hAnsi="Consolas" w:cs="Consolas"/>
          <w:color w:val="70AD47" w:themeColor="accent6"/>
          <w:bdr w:val="single" w:sz="6" w:space="0" w:color="DDDDDD" w:frame="1"/>
          <w:shd w:val="clear" w:color="auto" w:fill="FAFAFA"/>
        </w:rPr>
        <w:t>*</w:t>
      </w:r>
      <w:r w:rsidRPr="00C33E55">
        <w:rPr>
          <w:rFonts w:ascii="Helvetica" w:hAnsi="Helvetica" w:cs="Helvetica"/>
          <w:color w:val="70AD47" w:themeColor="accent6"/>
        </w:rPr>
        <w:t>，否则定义的将是位置参数。</w:t>
      </w:r>
    </w:p>
    <w:p w:rsidR="00DF6671" w:rsidRDefault="00DF6671" w:rsidP="00EB21CC"/>
    <w:p w:rsidR="00056092" w:rsidRDefault="00056092" w:rsidP="00E83F69">
      <w:pPr>
        <w:pStyle w:val="2"/>
        <w:rPr>
          <w:sz w:val="24"/>
        </w:rPr>
      </w:pPr>
      <w:bookmarkStart w:id="45" w:name="_Toc454522307"/>
      <w:r w:rsidRPr="00056092">
        <w:rPr>
          <w:sz w:val="24"/>
        </w:rPr>
        <w:t>第</w:t>
      </w:r>
      <w:r w:rsidRPr="00056092">
        <w:rPr>
          <w:rFonts w:hint="eastAsia"/>
          <w:sz w:val="24"/>
        </w:rPr>
        <w:t>16</w:t>
      </w:r>
      <w:r w:rsidRPr="00056092">
        <w:rPr>
          <w:rFonts w:hint="eastAsia"/>
          <w:sz w:val="24"/>
        </w:rPr>
        <w:t>课</w:t>
      </w:r>
      <w:r w:rsidRPr="00056092">
        <w:rPr>
          <w:rFonts w:hint="eastAsia"/>
          <w:sz w:val="24"/>
        </w:rPr>
        <w:t xml:space="preserve">  </w:t>
      </w:r>
      <w:r w:rsidRPr="00056092">
        <w:rPr>
          <w:rFonts w:hint="eastAsia"/>
          <w:sz w:val="24"/>
        </w:rPr>
        <w:t>递归函数</w:t>
      </w:r>
      <w:bookmarkEnd w:id="45"/>
    </w:p>
    <w:p w:rsidR="00056092" w:rsidRPr="000B2014" w:rsidRDefault="00056092" w:rsidP="00056092">
      <w:pPr>
        <w:pStyle w:val="a5"/>
        <w:shd w:val="clear" w:color="auto" w:fill="FFFFFF"/>
        <w:spacing w:before="0" w:beforeAutospacing="0" w:after="225" w:afterAutospacing="0" w:line="300" w:lineRule="atLeast"/>
        <w:rPr>
          <w:rFonts w:ascii="Helvetica" w:hAnsi="Helvetica" w:cs="Helvetica"/>
          <w:color w:val="70AD47" w:themeColor="accent6"/>
        </w:rPr>
      </w:pPr>
      <w:r w:rsidRPr="00056092">
        <w:rPr>
          <w:rFonts w:ascii="Helvetica" w:hAnsi="Helvetica" w:cs="Helvetica"/>
          <w:color w:val="000000" w:themeColor="text1"/>
        </w:rPr>
        <w:t>在函数内部，可以调用其他函数。</w:t>
      </w:r>
      <w:r w:rsidRPr="000B2014">
        <w:rPr>
          <w:rFonts w:ascii="Helvetica" w:hAnsi="Helvetica" w:cs="Helvetica"/>
          <w:color w:val="70AD47" w:themeColor="accent6"/>
        </w:rPr>
        <w:t>如果一个函数在内部调用自身本身，这个函数就是递归函数。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举个例子，我们来计算阶乘</w:t>
      </w:r>
      <w:r w:rsidRPr="00056092">
        <w:rPr>
          <w:rStyle w:val="HTML"/>
          <w:rFonts w:ascii="Consolas" w:hAnsi="Consolas" w:cs="Consolas"/>
          <w:color w:val="000000" w:themeColor="text1"/>
          <w:bdr w:val="single" w:sz="6" w:space="0" w:color="DDDDDD" w:frame="1"/>
          <w:shd w:val="clear" w:color="auto" w:fill="FAFAFA"/>
        </w:rPr>
        <w:t>n! = 1 x 2 x 3 x ... x n</w:t>
      </w:r>
      <w:r w:rsidRPr="00056092">
        <w:rPr>
          <w:rFonts w:ascii="Helvetica" w:hAnsi="Helvetica" w:cs="Helvetica"/>
          <w:color w:val="000000" w:themeColor="text1"/>
        </w:rPr>
        <w:t>，用函数</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表示，可以看出：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fact(n) = n! = 1 x 2 x 3 x ... x (n-1) x n = (n-1)! x n = fact(n-1) x n</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所以，</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可以表示为</w:t>
      </w:r>
      <w:r w:rsidRPr="00056092">
        <w:rPr>
          <w:rStyle w:val="HTML"/>
          <w:rFonts w:ascii="Consolas" w:hAnsi="Consolas" w:cs="Consolas"/>
          <w:color w:val="000000" w:themeColor="text1"/>
          <w:bdr w:val="single" w:sz="6" w:space="0" w:color="DDDDDD" w:frame="1"/>
          <w:shd w:val="clear" w:color="auto" w:fill="FAFAFA"/>
        </w:rPr>
        <w:t>n x fact(n-1)</w:t>
      </w:r>
      <w:r w:rsidRPr="00056092">
        <w:rPr>
          <w:rFonts w:ascii="Helvetica" w:hAnsi="Helvetica" w:cs="Helvetica"/>
          <w:color w:val="000000" w:themeColor="text1"/>
        </w:rPr>
        <w:t>，只有</w:t>
      </w:r>
      <w:r w:rsidRPr="00056092">
        <w:rPr>
          <w:rFonts w:ascii="Helvetica" w:hAnsi="Helvetica" w:cs="Helvetica"/>
          <w:color w:val="000000" w:themeColor="text1"/>
        </w:rPr>
        <w:t>n=1</w:t>
      </w:r>
      <w:r w:rsidRPr="00056092">
        <w:rPr>
          <w:rFonts w:ascii="Helvetica" w:hAnsi="Helvetica" w:cs="Helvetica"/>
          <w:color w:val="000000" w:themeColor="text1"/>
        </w:rPr>
        <w:t>时需要特殊处理。</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于是，</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用递归的方式写出来就是：</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if</w:t>
      </w:r>
      <w:r w:rsidRPr="00056092">
        <w:rPr>
          <w:rStyle w:val="HTML"/>
          <w:color w:val="000000" w:themeColor="text1"/>
        </w:rPr>
        <w:t xml:space="preserve"> n==</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w:t>
      </w: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n * fact(n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上面就是一个递归函数。可以试试：</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120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100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lastRenderedPageBreak/>
        <w:t>93326215443944152681699238856266700490715968264381621468592963895217599993229915608941463976156518286253697920827223758251185210916864000000000000000000000000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如果我们计算</w:t>
      </w:r>
      <w:r w:rsidRPr="00056092">
        <w:rPr>
          <w:rStyle w:val="HTML"/>
          <w:rFonts w:ascii="Consolas" w:hAnsi="Consolas" w:cs="Consolas"/>
          <w:color w:val="000000" w:themeColor="text1"/>
          <w:bdr w:val="single" w:sz="6" w:space="0" w:color="DDDDDD" w:frame="1"/>
          <w:shd w:val="clear" w:color="auto" w:fill="FAFAFA"/>
        </w:rPr>
        <w:t>fact(5)</w:t>
      </w:r>
      <w:r w:rsidRPr="00056092">
        <w:rPr>
          <w:rFonts w:ascii="Helvetica" w:hAnsi="Helvetica" w:cs="Helvetica"/>
          <w:color w:val="000000" w:themeColor="text1"/>
        </w:rPr>
        <w:t>，可以根据函数定义看到计算过程如下：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fact(</w:t>
      </w:r>
      <w:r w:rsidRPr="00056092">
        <w:rPr>
          <w:rStyle w:val="number"/>
          <w:color w:val="000000" w:themeColor="text1"/>
        </w:rPr>
        <w:t>4</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fact(</w:t>
      </w:r>
      <w:r w:rsidRPr="00056092">
        <w:rPr>
          <w:rStyle w:val="number"/>
          <w:color w:val="000000" w:themeColor="text1"/>
        </w:rPr>
        <w:t>3</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fact(</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6</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24</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递归函数的优点是定义简单，逻辑清晰。</w:t>
      </w:r>
      <w:r w:rsidRPr="004C786D">
        <w:rPr>
          <w:rFonts w:ascii="Helvetica" w:hAnsi="Helvetica" w:cs="Helvetica"/>
          <w:color w:val="70AD47" w:themeColor="accent6"/>
          <w:shd w:val="pct15" w:color="auto" w:fill="FFFFFF"/>
        </w:rPr>
        <w:t>理论上，所有的递归函数都可以写成循环的方式，但循环的逻辑不如递归清晰。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6E5127">
        <w:rPr>
          <w:rFonts w:ascii="Helvetica" w:hAnsi="Helvetica" w:cs="Helvetica"/>
          <w:color w:val="70AD47" w:themeColor="accent6"/>
        </w:rPr>
        <w:t>使用递归函数需要注意防止栈溢出。在计算机中，函数调用是通过</w:t>
      </w:r>
      <w:r w:rsidRPr="00224310">
        <w:rPr>
          <w:rFonts w:ascii="Helvetica" w:hAnsi="Helvetica" w:cs="Helvetica"/>
          <w:b/>
          <w:color w:val="70AD47" w:themeColor="accent6"/>
        </w:rPr>
        <w:t>栈（</w:t>
      </w:r>
      <w:r w:rsidRPr="00224310">
        <w:rPr>
          <w:rFonts w:ascii="Helvetica" w:hAnsi="Helvetica" w:cs="Helvetica"/>
          <w:b/>
          <w:color w:val="70AD47" w:themeColor="accent6"/>
        </w:rPr>
        <w:t>stack</w:t>
      </w:r>
      <w:r w:rsidRPr="00224310">
        <w:rPr>
          <w:rFonts w:ascii="Helvetica" w:hAnsi="Helvetica" w:cs="Helvetica"/>
          <w:b/>
          <w:color w:val="70AD47" w:themeColor="accent6"/>
        </w:rPr>
        <w:t>）</w:t>
      </w:r>
      <w:r w:rsidRPr="006E5127">
        <w:rPr>
          <w:rFonts w:ascii="Helvetica" w:hAnsi="Helvetica" w:cs="Helvetica"/>
          <w:color w:val="70AD47" w:themeColor="accent6"/>
        </w:rPr>
        <w:t>这种数据结构实现的，每当进入一个函数调用，栈就会加一层栈帧，每当函数返回，栈就会减一层栈帧。由于栈的大小不是无限的，所以，递归调用的次数过多，会导致栈溢出</w:t>
      </w:r>
      <w:r w:rsidRPr="00056092">
        <w:rPr>
          <w:rFonts w:ascii="Helvetica" w:hAnsi="Helvetica" w:cs="Helvetica"/>
          <w:color w:val="000000" w:themeColor="text1"/>
        </w:rPr>
        <w:t>。可以试试</w:t>
      </w:r>
      <w:r w:rsidRPr="00056092">
        <w:rPr>
          <w:rStyle w:val="HTML"/>
          <w:rFonts w:ascii="Consolas" w:hAnsi="Consolas" w:cs="Consolas"/>
          <w:color w:val="000000" w:themeColor="text1"/>
          <w:bdr w:val="single" w:sz="6" w:space="0" w:color="DDDDDD" w:frame="1"/>
          <w:shd w:val="clear" w:color="auto" w:fill="FAFAFA"/>
        </w:rPr>
        <w:t>fact(1000)</w:t>
      </w:r>
      <w:r w:rsidRPr="00056092">
        <w:rPr>
          <w:rFonts w:ascii="Helvetica" w:hAnsi="Helvetica" w:cs="Helvetica"/>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&gt;&gt;&gt; fact(1000)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Traceback (most recent call last):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xml:space="preserve">", line 1, in </w:t>
      </w:r>
      <w:r w:rsidRPr="00056092">
        <w:rPr>
          <w:rStyle w:val="tag"/>
          <w:color w:val="000000" w:themeColor="text1"/>
        </w:rPr>
        <w:t>&lt;</w:t>
      </w:r>
      <w:r w:rsidRPr="00056092">
        <w:rPr>
          <w:rStyle w:val="10"/>
          <w:color w:val="000000" w:themeColor="text1"/>
        </w:rPr>
        <w:t>module</w:t>
      </w:r>
      <w:r w:rsidRPr="00056092">
        <w:rPr>
          <w:rStyle w:val="tag"/>
          <w:color w:val="000000" w:themeColor="text1"/>
        </w:rPr>
        <w:t>&gt;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p>
    <w:p w:rsidR="00056092" w:rsidRPr="00056092" w:rsidRDefault="0005609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lastRenderedPageBreak/>
        <w:t>RuntimeError: maximum recursion depth exceeded in comparison</w:t>
      </w:r>
    </w:p>
    <w:p w:rsidR="00056092" w:rsidRPr="00887670"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887670">
        <w:rPr>
          <w:rFonts w:ascii="Helvetica" w:hAnsi="Helvetica" w:cs="Helvetica"/>
          <w:color w:val="70AD47" w:themeColor="accent6"/>
        </w:rPr>
        <w:t>解决递归调用栈溢出的方法是通过</w:t>
      </w:r>
      <w:r w:rsidRPr="00887670">
        <w:rPr>
          <w:rStyle w:val="a8"/>
          <w:rFonts w:ascii="Helvetica" w:hAnsi="Helvetica" w:cs="Helvetica"/>
          <w:color w:val="70AD47" w:themeColor="accent6"/>
        </w:rPr>
        <w:t>尾递归</w:t>
      </w:r>
      <w:r w:rsidRPr="00887670">
        <w:rPr>
          <w:rFonts w:ascii="Helvetica" w:hAnsi="Helvetica" w:cs="Helvetica"/>
          <w:color w:val="70AD47" w:themeColor="accent6"/>
        </w:rPr>
        <w:t>优化，事实上尾递归和循环的效果是一样的，所以，把循环看成是一种特殊的尾递归函数也是可以的。</w:t>
      </w:r>
    </w:p>
    <w:p w:rsidR="00056092" w:rsidRPr="00A11123"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A11123">
        <w:rPr>
          <w:rFonts w:ascii="Helvetica" w:hAnsi="Helvetica" w:cs="Helvetica"/>
          <w:color w:val="70AD47" w:themeColor="accent6"/>
        </w:rPr>
        <w:t>尾递归是指，在函数返回的时候，调用自身本身，并且，</w:t>
      </w:r>
      <w:r w:rsidRPr="00A11123">
        <w:rPr>
          <w:rFonts w:ascii="Helvetica" w:hAnsi="Helvetica" w:cs="Helvetica"/>
          <w:color w:val="70AD47" w:themeColor="accent6"/>
        </w:rPr>
        <w:t>return</w:t>
      </w:r>
      <w:r w:rsidRPr="00A11123">
        <w:rPr>
          <w:rFonts w:ascii="Helvetica" w:hAnsi="Helvetica" w:cs="Helvetica"/>
          <w:color w:val="70AD47" w:themeColor="accent6"/>
        </w:rPr>
        <w:t>语句不能包含表达式。这样，编译器或者解释器就可以把尾递归做优化，使递归本身无论调用多少次，都只占用一个栈帧，不会出现栈溢出的情况。</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上面的</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函数由于</w:t>
      </w:r>
      <w:r w:rsidRPr="00056092">
        <w:rPr>
          <w:rStyle w:val="HTML"/>
          <w:rFonts w:ascii="Consolas" w:hAnsi="Consolas" w:cs="Consolas"/>
          <w:color w:val="000000" w:themeColor="text1"/>
          <w:bdr w:val="single" w:sz="6" w:space="0" w:color="DDDDDD" w:frame="1"/>
          <w:shd w:val="clear" w:color="auto" w:fill="FAFAFA"/>
        </w:rPr>
        <w:t>return n * fact(n - 1)</w:t>
      </w:r>
      <w:r w:rsidRPr="00056092">
        <w:rPr>
          <w:rFonts w:ascii="Helvetica" w:hAnsi="Helvetica" w:cs="Helvetica"/>
          <w:color w:val="000000" w:themeColor="text1"/>
        </w:rPr>
        <w:t>引入了乘法表达式，所以就不是尾递归了。要改成尾递归方式，需要多一点代码，主要是要把每一步的乘积传入到递归函数中：</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fact_iter</w:t>
      </w:r>
      <w:r w:rsidRPr="00056092">
        <w:rPr>
          <w:rStyle w:val="params"/>
          <w:color w:val="000000" w:themeColor="text1"/>
        </w:rPr>
        <w:t>(num, product)</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if</w:t>
      </w:r>
      <w:r w:rsidRPr="00056092">
        <w:rPr>
          <w:rStyle w:val="HTML"/>
          <w:color w:val="000000" w:themeColor="text1"/>
        </w:rPr>
        <w:t xml:space="preserve"> num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product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fact_iter(num - </w:t>
      </w:r>
      <w:r w:rsidRPr="00056092">
        <w:rPr>
          <w:rStyle w:val="number"/>
          <w:color w:val="000000" w:themeColor="text1"/>
        </w:rPr>
        <w:t>1</w:t>
      </w:r>
      <w:r w:rsidRPr="00056092">
        <w:rPr>
          <w:rStyle w:val="HTML"/>
          <w:color w:val="000000" w:themeColor="text1"/>
        </w:rPr>
        <w:t>, num * product)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可以看到，</w:t>
      </w:r>
      <w:r w:rsidRPr="00056092">
        <w:rPr>
          <w:rStyle w:val="HTML"/>
          <w:rFonts w:ascii="Consolas" w:hAnsi="Consolas" w:cs="Consolas"/>
          <w:color w:val="000000" w:themeColor="text1"/>
          <w:bdr w:val="single" w:sz="6" w:space="0" w:color="DDDDDD" w:frame="1"/>
          <w:shd w:val="clear" w:color="auto" w:fill="FAFAFA"/>
        </w:rPr>
        <w:t>return fact_iter(num - 1, num * product)</w:t>
      </w:r>
      <w:r w:rsidRPr="00056092">
        <w:rPr>
          <w:rFonts w:ascii="Helvetica" w:hAnsi="Helvetica" w:cs="Helvetica"/>
          <w:color w:val="000000" w:themeColor="text1"/>
        </w:rPr>
        <w:t>仅返回递归函数本身，</w:t>
      </w:r>
      <w:r w:rsidRPr="00056092">
        <w:rPr>
          <w:rStyle w:val="HTML"/>
          <w:rFonts w:ascii="Consolas" w:hAnsi="Consolas" w:cs="Consolas"/>
          <w:color w:val="000000" w:themeColor="text1"/>
          <w:bdr w:val="single" w:sz="6" w:space="0" w:color="DDDDDD" w:frame="1"/>
          <w:shd w:val="clear" w:color="auto" w:fill="FAFAFA"/>
        </w:rPr>
        <w:t>num - 1</w:t>
      </w:r>
      <w:r w:rsidRPr="00056092">
        <w:rPr>
          <w:rFonts w:ascii="Helvetica" w:hAnsi="Helvetica" w:cs="Helvetica"/>
          <w:color w:val="000000" w:themeColor="text1"/>
        </w:rPr>
        <w:t>和</w:t>
      </w:r>
      <w:r w:rsidRPr="00056092">
        <w:rPr>
          <w:rStyle w:val="HTML"/>
          <w:rFonts w:ascii="Consolas" w:hAnsi="Consolas" w:cs="Consolas"/>
          <w:color w:val="000000" w:themeColor="text1"/>
          <w:bdr w:val="single" w:sz="6" w:space="0" w:color="DDDDDD" w:frame="1"/>
          <w:shd w:val="clear" w:color="auto" w:fill="FAFAFA"/>
        </w:rPr>
        <w:t>num * product</w:t>
      </w:r>
      <w:r w:rsidRPr="00056092">
        <w:rPr>
          <w:rFonts w:ascii="Helvetica" w:hAnsi="Helvetica" w:cs="Helvetica"/>
          <w:color w:val="000000" w:themeColor="text1"/>
        </w:rPr>
        <w:t>在函数调用前就会被计算，不影响函数调用。</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Style w:val="HTML"/>
          <w:rFonts w:ascii="Consolas" w:hAnsi="Consolas" w:cs="Consolas"/>
          <w:color w:val="000000" w:themeColor="text1"/>
          <w:bdr w:val="single" w:sz="6" w:space="0" w:color="DDDDDD" w:frame="1"/>
          <w:shd w:val="clear" w:color="auto" w:fill="FAFAFA"/>
        </w:rPr>
        <w:t>fact(5)</w:t>
      </w:r>
      <w:r w:rsidRPr="00056092">
        <w:rPr>
          <w:rFonts w:ascii="Helvetica" w:hAnsi="Helvetica" w:cs="Helvetica"/>
          <w:color w:val="000000" w:themeColor="text1"/>
        </w:rPr>
        <w:t>对应的</w:t>
      </w:r>
      <w:r w:rsidRPr="00056092">
        <w:rPr>
          <w:rStyle w:val="HTML"/>
          <w:rFonts w:ascii="Consolas" w:hAnsi="Consolas" w:cs="Consolas"/>
          <w:color w:val="000000" w:themeColor="text1"/>
          <w:bdr w:val="single" w:sz="6" w:space="0" w:color="DDDDDD" w:frame="1"/>
          <w:shd w:val="clear" w:color="auto" w:fill="FAFAFA"/>
        </w:rPr>
        <w:t>fact_iter(5, 1)</w:t>
      </w:r>
      <w:r w:rsidRPr="00056092">
        <w:rPr>
          <w:rFonts w:ascii="Helvetica" w:hAnsi="Helvetica" w:cs="Helvetica"/>
          <w:color w:val="000000" w:themeColor="text1"/>
        </w:rPr>
        <w:t>的调用如下：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5</w:t>
      </w:r>
      <w:r w:rsidRPr="00056092">
        <w:rPr>
          <w:rStyle w:val="HTML"/>
          <w:color w:val="000000" w:themeColor="text1"/>
        </w:rPr>
        <w:t xml:space="preserve">,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4</w:t>
      </w:r>
      <w:r w:rsidRPr="00056092">
        <w:rPr>
          <w:rStyle w:val="HTML"/>
          <w:color w:val="000000" w:themeColor="text1"/>
        </w:rPr>
        <w:t xml:space="preserve">, </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3</w:t>
      </w:r>
      <w:r w:rsidRPr="00056092">
        <w:rPr>
          <w:rStyle w:val="HTML"/>
          <w:color w:val="000000" w:themeColor="text1"/>
        </w:rPr>
        <w:t xml:space="preserve">, </w:t>
      </w:r>
      <w:r w:rsidRPr="00056092">
        <w:rPr>
          <w:rStyle w:val="number"/>
          <w:color w:val="000000" w:themeColor="text1"/>
        </w:rPr>
        <w:t>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2</w:t>
      </w:r>
      <w:r w:rsidRPr="00056092">
        <w:rPr>
          <w:rStyle w:val="HTML"/>
          <w:color w:val="000000" w:themeColor="text1"/>
        </w:rPr>
        <w:t xml:space="preserve">, </w:t>
      </w:r>
      <w:r w:rsidRPr="00056092">
        <w:rPr>
          <w:rStyle w:val="number"/>
          <w:color w:val="000000" w:themeColor="text1"/>
        </w:rPr>
        <w:t>60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1</w:t>
      </w:r>
      <w:r w:rsidRPr="00056092">
        <w:rPr>
          <w:rStyle w:val="HTML"/>
          <w:color w:val="000000" w:themeColor="text1"/>
        </w:rPr>
        <w:t xml:space="preserve">, </w:t>
      </w:r>
      <w:r w:rsidRPr="00056092">
        <w:rPr>
          <w:rStyle w:val="number"/>
          <w:color w:val="000000" w:themeColor="text1"/>
        </w:rPr>
        <w:t>120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尾递归调用时，如果做了优化，栈不会增长，因此，无论多少次调用也不会导致栈溢出。</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lastRenderedPageBreak/>
        <w:t>遗憾的是，大多数编程语言没有针对尾递归做优化，</w:t>
      </w:r>
      <w:r w:rsidRPr="004F2BCD">
        <w:rPr>
          <w:rFonts w:ascii="Helvetica" w:hAnsi="Helvetica" w:cs="Helvetica"/>
          <w:color w:val="70AD47" w:themeColor="accent6"/>
        </w:rPr>
        <w:t>Python</w:t>
      </w:r>
      <w:r w:rsidRPr="004F2BCD">
        <w:rPr>
          <w:rFonts w:ascii="Helvetica" w:hAnsi="Helvetica" w:cs="Helvetica"/>
          <w:color w:val="70AD47" w:themeColor="accent6"/>
        </w:rPr>
        <w:t>解释器也没有做优化，所以，即使把上面的</w:t>
      </w:r>
      <w:r w:rsidRPr="004F2BCD">
        <w:rPr>
          <w:rStyle w:val="HTML"/>
          <w:rFonts w:ascii="Consolas" w:hAnsi="Consolas" w:cs="Consolas"/>
          <w:color w:val="70AD47" w:themeColor="accent6"/>
          <w:bdr w:val="single" w:sz="6" w:space="0" w:color="DDDDDD" w:frame="1"/>
          <w:shd w:val="clear" w:color="auto" w:fill="FAFAFA"/>
        </w:rPr>
        <w:t>fact(n)</w:t>
      </w:r>
      <w:r w:rsidRPr="004F2BCD">
        <w:rPr>
          <w:rFonts w:ascii="Helvetica" w:hAnsi="Helvetica" w:cs="Helvetica"/>
          <w:color w:val="70AD47" w:themeColor="accent6"/>
        </w:rPr>
        <w:t>函数改成尾递归方式，也会导致栈溢出。</w:t>
      </w:r>
    </w:p>
    <w:p w:rsidR="00056092" w:rsidRPr="00056092" w:rsidRDefault="00056092"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6" w:name="_Toc454522308"/>
      <w:r w:rsidRPr="00056092">
        <w:rPr>
          <w:rFonts w:ascii="Helvetica" w:hAnsi="Helvetica" w:cs="Helvetica"/>
          <w:b w:val="0"/>
          <w:bCs w:val="0"/>
          <w:color w:val="000000" w:themeColor="text1"/>
          <w:sz w:val="24"/>
          <w:szCs w:val="24"/>
        </w:rPr>
        <w:t>小结</w:t>
      </w:r>
      <w:bookmarkEnd w:id="46"/>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使用递归函数的优点是逻辑简单清晰，缺点是过深的调用会导致栈溢出。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针对尾递归优化的语言可以通过尾递归防止栈溢出。</w:t>
      </w:r>
      <w:r w:rsidRPr="004F2BCD">
        <w:rPr>
          <w:rFonts w:ascii="Helvetica" w:hAnsi="Helvetica" w:cs="Helvetica"/>
          <w:color w:val="70AD47" w:themeColor="accent6"/>
        </w:rPr>
        <w:t>尾递归事实上和循环是等价的，没有循环语句的编程语言只能通过尾递归实现循环</w:t>
      </w:r>
      <w:r w:rsidRPr="00056092">
        <w:rPr>
          <w:rFonts w:ascii="Helvetica" w:hAnsi="Helvetica" w:cs="Helvetica"/>
          <w:color w:val="000000" w:themeColor="text1"/>
        </w:rPr>
        <w:t>。</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t>Python</w:t>
      </w:r>
      <w:r w:rsidRPr="004F2BCD">
        <w:rPr>
          <w:rFonts w:ascii="Helvetica" w:hAnsi="Helvetica" w:cs="Helvetica"/>
          <w:color w:val="70AD47" w:themeColor="accent6"/>
        </w:rPr>
        <w:t>标准的解释器没有针对尾递归做优化，任何递归函数都存在栈溢出的问题。</w:t>
      </w:r>
    </w:p>
    <w:p w:rsidR="00056092" w:rsidRDefault="00F95F6E" w:rsidP="00E83F69">
      <w:pPr>
        <w:pStyle w:val="2"/>
        <w:rPr>
          <w:sz w:val="24"/>
        </w:rPr>
      </w:pPr>
      <w:bookmarkStart w:id="47" w:name="_Toc454522309"/>
      <w:r w:rsidRPr="00F95F6E">
        <w:rPr>
          <w:rFonts w:hint="eastAsia"/>
          <w:sz w:val="24"/>
        </w:rPr>
        <w:t>第</w:t>
      </w:r>
      <w:r w:rsidRPr="00F95F6E">
        <w:rPr>
          <w:rFonts w:hint="eastAsia"/>
          <w:sz w:val="24"/>
        </w:rPr>
        <w:t>17</w:t>
      </w:r>
      <w:r w:rsidRPr="00F95F6E">
        <w:rPr>
          <w:rFonts w:hint="eastAsia"/>
          <w:sz w:val="24"/>
        </w:rPr>
        <w:t>课</w:t>
      </w:r>
      <w:r w:rsidRPr="00F95F6E">
        <w:rPr>
          <w:rFonts w:hint="eastAsia"/>
          <w:sz w:val="24"/>
        </w:rPr>
        <w:t xml:space="preserve">  </w:t>
      </w:r>
      <w:r w:rsidRPr="00F95F6E">
        <w:rPr>
          <w:rFonts w:hint="eastAsia"/>
          <w:sz w:val="24"/>
        </w:rPr>
        <w:t>高级特性</w:t>
      </w:r>
      <w:bookmarkEnd w:id="47"/>
    </w:p>
    <w:p w:rsidR="00F95F6E" w:rsidRPr="00F95F6E" w:rsidRDefault="00F95F6E" w:rsidP="00F95F6E">
      <w:pPr>
        <w:pStyle w:val="a5"/>
        <w:shd w:val="clear" w:color="auto" w:fill="FFFFFF"/>
        <w:spacing w:before="0"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掌握了</w:t>
      </w:r>
      <w:r w:rsidRPr="00F95F6E">
        <w:rPr>
          <w:rFonts w:ascii="Helvetica" w:hAnsi="Helvetica" w:cs="Helvetica"/>
          <w:color w:val="000000" w:themeColor="text1"/>
        </w:rPr>
        <w:t>Python</w:t>
      </w:r>
      <w:r w:rsidRPr="00F95F6E">
        <w:rPr>
          <w:rFonts w:ascii="Helvetica" w:hAnsi="Helvetica" w:cs="Helvetica"/>
          <w:color w:val="000000" w:themeColor="text1"/>
        </w:rPr>
        <w:t>的数据类型、语句和函数，基本上就可以编写出很多有用的程序了。</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比如构造一个</w:t>
      </w:r>
      <w:r w:rsidRPr="00F95F6E">
        <w:rPr>
          <w:rStyle w:val="HTML"/>
          <w:rFonts w:ascii="Consolas" w:hAnsi="Consolas" w:cs="Consolas"/>
          <w:color w:val="000000" w:themeColor="text1"/>
          <w:bdr w:val="single" w:sz="6" w:space="0" w:color="DDDDDD" w:frame="1"/>
          <w:shd w:val="clear" w:color="auto" w:fill="FAFAFA"/>
        </w:rPr>
        <w:t>1, 3, 5, 7, ..., 99</w:t>
      </w:r>
      <w:r w:rsidRPr="00F95F6E">
        <w:rPr>
          <w:rFonts w:ascii="Helvetica" w:hAnsi="Helvetica" w:cs="Helvetica"/>
          <w:color w:val="000000" w:themeColor="text1"/>
        </w:rPr>
        <w:t>的列表，可以通过循环实现：</w:t>
      </w:r>
    </w:p>
    <w:p w:rsidR="00F95F6E" w:rsidRPr="00F95F6E" w:rsidRDefault="00F95F6E"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F95F6E">
        <w:rPr>
          <w:rStyle w:val="HTML"/>
          <w:color w:val="000000" w:themeColor="text1"/>
        </w:rPr>
        <w:t>L = []</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F95F6E">
        <w:rPr>
          <w:rStyle w:val="HTML"/>
          <w:color w:val="000000" w:themeColor="text1"/>
        </w:rPr>
        <w:t>n = 1</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HTML"/>
          <w:color w:val="000000" w:themeColor="text1"/>
        </w:rPr>
        <w:t xml:space="preserve">while n </w:t>
      </w:r>
      <w:r w:rsidRPr="00F95F6E">
        <w:rPr>
          <w:rStyle w:val="tag"/>
          <w:color w:val="000000" w:themeColor="text1"/>
        </w:rPr>
        <w:t>&lt;</w:t>
      </w:r>
      <w:r w:rsidRPr="00F95F6E">
        <w:rPr>
          <w:rStyle w:val="21"/>
          <w:color w:val="000000" w:themeColor="text1"/>
        </w:rPr>
        <w:t>=</w:t>
      </w:r>
      <w:r w:rsidRPr="00F95F6E">
        <w:rPr>
          <w:rStyle w:val="tag"/>
          <w:color w:val="000000" w:themeColor="text1"/>
        </w:rPr>
        <w:t xml:space="preserve"> </w:t>
      </w:r>
      <w:r w:rsidRPr="00F95F6E">
        <w:rPr>
          <w:rStyle w:val="attribute"/>
          <w:color w:val="000000" w:themeColor="text1"/>
        </w:rPr>
        <w:t>99:</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L.append</w:t>
      </w:r>
      <w:r w:rsidRPr="00F95F6E">
        <w:rPr>
          <w:rStyle w:val="tag"/>
          <w:color w:val="000000" w:themeColor="text1"/>
        </w:rPr>
        <w:t>(</w:t>
      </w:r>
      <w:r w:rsidRPr="00F95F6E">
        <w:rPr>
          <w:rStyle w:val="attribute"/>
          <w:color w:val="000000" w:themeColor="text1"/>
        </w:rPr>
        <w:t>n</w:t>
      </w:r>
      <w:r w:rsidRPr="00F95F6E">
        <w:rPr>
          <w:rStyle w:val="tag"/>
          <w:color w:val="000000" w:themeColor="text1"/>
        </w:rPr>
        <w:t>)</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2</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取</w:t>
      </w:r>
      <w:r w:rsidRPr="00F95F6E">
        <w:rPr>
          <w:rFonts w:ascii="Helvetica" w:hAnsi="Helvetica" w:cs="Helvetica"/>
          <w:color w:val="000000" w:themeColor="text1"/>
        </w:rPr>
        <w:t>list</w:t>
      </w:r>
      <w:r w:rsidRPr="00F95F6E">
        <w:rPr>
          <w:rFonts w:ascii="Helvetica" w:hAnsi="Helvetica" w:cs="Helvetica"/>
          <w:color w:val="000000" w:themeColor="text1"/>
        </w:rPr>
        <w:t>的前一半的元素，也可以通过循环实现。</w:t>
      </w:r>
    </w:p>
    <w:p w:rsidR="00F95F6E" w:rsidRPr="00AC7261" w:rsidRDefault="00F95F6E" w:rsidP="00F95F6E">
      <w:pPr>
        <w:pStyle w:val="a5"/>
        <w:shd w:val="clear" w:color="auto" w:fill="FFFFFF"/>
        <w:spacing w:before="225" w:beforeAutospacing="0" w:after="225" w:afterAutospacing="0" w:line="300" w:lineRule="atLeast"/>
        <w:rPr>
          <w:rFonts w:ascii="Helvetica" w:hAnsi="Helvetica" w:cs="Helvetica"/>
          <w:color w:val="70AD47" w:themeColor="accent6"/>
        </w:rPr>
      </w:pPr>
      <w:r w:rsidRPr="00F95F6E">
        <w:rPr>
          <w:rFonts w:ascii="Helvetica" w:hAnsi="Helvetica" w:cs="Helvetica"/>
          <w:color w:val="000000" w:themeColor="text1"/>
        </w:rPr>
        <w:t>但是在</w:t>
      </w:r>
      <w:r w:rsidRPr="00F95F6E">
        <w:rPr>
          <w:rFonts w:ascii="Helvetica" w:hAnsi="Helvetica" w:cs="Helvetica"/>
          <w:color w:val="000000" w:themeColor="text1"/>
        </w:rPr>
        <w:t>Python</w:t>
      </w:r>
      <w:r w:rsidRPr="00F95F6E">
        <w:rPr>
          <w:rFonts w:ascii="Helvetica" w:hAnsi="Helvetica" w:cs="Helvetica"/>
          <w:color w:val="000000" w:themeColor="text1"/>
        </w:rPr>
        <w:t>中，</w:t>
      </w:r>
      <w:r w:rsidRPr="00AC7261">
        <w:rPr>
          <w:rFonts w:ascii="Helvetica" w:hAnsi="Helvetica" w:cs="Helvetica"/>
          <w:color w:val="70AD47" w:themeColor="accent6"/>
        </w:rPr>
        <w:t>代码不是越多越好，而是越少越好。代码不是越复杂越好，而是越简单越好。</w:t>
      </w:r>
    </w:p>
    <w:p w:rsid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基于这一思想，我们来介绍</w:t>
      </w:r>
      <w:r w:rsidRPr="00F95F6E">
        <w:rPr>
          <w:rFonts w:ascii="Helvetica" w:hAnsi="Helvetica" w:cs="Helvetica"/>
          <w:color w:val="000000" w:themeColor="text1"/>
        </w:rPr>
        <w:t>Python</w:t>
      </w:r>
      <w:r w:rsidRPr="00F95F6E">
        <w:rPr>
          <w:rFonts w:ascii="Helvetica" w:hAnsi="Helvetica" w:cs="Helvetica"/>
          <w:color w:val="000000" w:themeColor="text1"/>
        </w:rPr>
        <w:t>中非常有用的高级特性，</w:t>
      </w:r>
      <w:r w:rsidRPr="00F95F6E">
        <w:rPr>
          <w:rFonts w:ascii="Helvetica" w:hAnsi="Helvetica" w:cs="Helvetica"/>
          <w:color w:val="000000" w:themeColor="text1"/>
        </w:rPr>
        <w:t>1</w:t>
      </w:r>
      <w:r w:rsidRPr="00F95F6E">
        <w:rPr>
          <w:rFonts w:ascii="Helvetica" w:hAnsi="Helvetica" w:cs="Helvetica"/>
          <w:color w:val="000000" w:themeColor="text1"/>
        </w:rPr>
        <w:t>行代码能实现的功能，决不写</w:t>
      </w:r>
      <w:r w:rsidRPr="00F95F6E">
        <w:rPr>
          <w:rFonts w:ascii="Helvetica" w:hAnsi="Helvetica" w:cs="Helvetica"/>
          <w:color w:val="000000" w:themeColor="text1"/>
        </w:rPr>
        <w:t>5</w:t>
      </w:r>
      <w:r w:rsidRPr="00F95F6E">
        <w:rPr>
          <w:rFonts w:ascii="Helvetica" w:hAnsi="Helvetica" w:cs="Helvetica"/>
          <w:color w:val="000000" w:themeColor="text1"/>
        </w:rPr>
        <w:t>行代码。请始终牢记，代码越少，开发效率越高。</w:t>
      </w:r>
    </w:p>
    <w:p w:rsidR="00DF096B" w:rsidRDefault="00DF096B" w:rsidP="00F95F6E">
      <w:pPr>
        <w:pStyle w:val="a5"/>
        <w:shd w:val="clear" w:color="auto" w:fill="FFFFFF"/>
        <w:spacing w:before="225" w:beforeAutospacing="0" w:after="225" w:afterAutospacing="0" w:line="300" w:lineRule="atLeast"/>
        <w:rPr>
          <w:rFonts w:ascii="Helvetica" w:hAnsi="Helvetica" w:cs="Helvetica"/>
          <w:color w:val="000000" w:themeColor="text1"/>
        </w:rPr>
      </w:pPr>
    </w:p>
    <w:p w:rsidR="00DF096B" w:rsidRPr="00DF096B" w:rsidRDefault="00DF096B" w:rsidP="00E83F69">
      <w:pPr>
        <w:pStyle w:val="2"/>
        <w:rPr>
          <w:sz w:val="24"/>
        </w:rPr>
      </w:pPr>
      <w:bookmarkStart w:id="48" w:name="_Toc454522310"/>
      <w:r w:rsidRPr="00DF096B">
        <w:rPr>
          <w:sz w:val="24"/>
        </w:rPr>
        <w:t>第</w:t>
      </w:r>
      <w:r w:rsidRPr="00DF096B">
        <w:rPr>
          <w:rFonts w:hint="eastAsia"/>
          <w:sz w:val="24"/>
        </w:rPr>
        <w:t>18</w:t>
      </w:r>
      <w:r w:rsidRPr="00DF096B">
        <w:rPr>
          <w:rFonts w:hint="eastAsia"/>
          <w:sz w:val="24"/>
        </w:rPr>
        <w:t>课</w:t>
      </w:r>
      <w:r w:rsidRPr="00DF096B">
        <w:rPr>
          <w:rFonts w:hint="eastAsia"/>
          <w:sz w:val="24"/>
        </w:rPr>
        <w:t xml:space="preserve"> </w:t>
      </w:r>
      <w:r w:rsidRPr="00DF096B">
        <w:rPr>
          <w:rFonts w:hint="eastAsia"/>
          <w:sz w:val="24"/>
        </w:rPr>
        <w:t>切片</w:t>
      </w:r>
      <w:bookmarkEnd w:id="48"/>
    </w:p>
    <w:p w:rsidR="00DF096B" w:rsidRPr="00DF096B" w:rsidRDefault="00DF096B" w:rsidP="00DF096B">
      <w:pPr>
        <w:pStyle w:val="a5"/>
        <w:shd w:val="clear" w:color="auto" w:fill="FFFFFF"/>
        <w:spacing w:before="0" w:beforeAutospacing="0" w:after="225" w:afterAutospacing="0" w:line="300" w:lineRule="atLeast"/>
        <w:rPr>
          <w:rFonts w:ascii="Helvetica" w:hAnsi="Helvetica" w:cs="Helvetica"/>
        </w:rPr>
      </w:pPr>
      <w:r w:rsidRPr="00DF096B">
        <w:rPr>
          <w:rFonts w:ascii="Helvetica" w:hAnsi="Helvetica" w:cs="Helvetica"/>
        </w:rPr>
        <w:t>取一个</w:t>
      </w:r>
      <w:r w:rsidRPr="00DF096B">
        <w:rPr>
          <w:rFonts w:ascii="Helvetica" w:hAnsi="Helvetica" w:cs="Helvetica"/>
        </w:rPr>
        <w:t>list</w:t>
      </w:r>
      <w:r w:rsidRPr="00DF096B">
        <w:rPr>
          <w:rFonts w:ascii="Helvetica" w:hAnsi="Helvetica" w:cs="Helvetica"/>
        </w:rPr>
        <w:t>或</w:t>
      </w:r>
      <w:r w:rsidRPr="00DF096B">
        <w:rPr>
          <w:rFonts w:ascii="Helvetica" w:hAnsi="Helvetica" w:cs="Helvetica"/>
        </w:rPr>
        <w:t>tuple</w:t>
      </w:r>
      <w:r w:rsidRPr="00DF096B">
        <w:rPr>
          <w:rFonts w:ascii="Helvetica" w:hAnsi="Helvetica" w:cs="Helvetica"/>
        </w:rPr>
        <w:t>的部分元素是非常常见的操作。比如，一个</w:t>
      </w:r>
      <w:r w:rsidRPr="00DF096B">
        <w:rPr>
          <w:rFonts w:ascii="Helvetica" w:hAnsi="Helvetica" w:cs="Helvetica"/>
        </w:rPr>
        <w:t>list</w:t>
      </w:r>
      <w:r w:rsidRPr="00DF096B">
        <w:rPr>
          <w:rFonts w:ascii="Helvetica" w:hAnsi="Helvetica" w:cs="Helvetica"/>
        </w:rPr>
        <w:t>如下：</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 xml:space="preserve">, </w:t>
      </w:r>
      <w:r w:rsidRPr="00DF096B">
        <w:rPr>
          <w:rStyle w:val="string"/>
        </w:rPr>
        <w:t>'Bob'</w:t>
      </w:r>
      <w:r w:rsidRPr="00DF096B">
        <w:rPr>
          <w:rStyle w:val="HTML"/>
        </w:rPr>
        <w:t xml:space="preserve">, </w:t>
      </w:r>
      <w:r w:rsidRPr="00DF096B">
        <w:rPr>
          <w:rStyle w:val="string"/>
        </w:rPr>
        <w:t>'Jack'</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lastRenderedPageBreak/>
        <w:t>取前</w:t>
      </w:r>
      <w:r w:rsidRPr="00DF096B">
        <w:rPr>
          <w:rFonts w:ascii="Helvetica" w:hAnsi="Helvetica" w:cs="Helvetica"/>
        </w:rPr>
        <w:t>3</w:t>
      </w:r>
      <w:r w:rsidRPr="00DF096B">
        <w:rPr>
          <w:rFonts w:ascii="Helvetica" w:hAnsi="Helvetica" w:cs="Helvetica"/>
        </w:rPr>
        <w:t>个元素，应该怎么做？</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笨办法：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attrselector"/>
        </w:rPr>
        <w:t>[L[0]</w:t>
      </w:r>
      <w:r w:rsidRPr="00DF096B">
        <w:rPr>
          <w:rStyle w:val="HTML"/>
        </w:rPr>
        <w:t xml:space="preserve">, </w:t>
      </w:r>
      <w:r w:rsidRPr="00DF096B">
        <w:rPr>
          <w:rStyle w:val="tag"/>
        </w:rPr>
        <w:t>L</w:t>
      </w:r>
      <w:r w:rsidRPr="00DF096B">
        <w:rPr>
          <w:rStyle w:val="attrselector"/>
        </w:rPr>
        <w:t>[1]</w:t>
      </w:r>
      <w:r w:rsidRPr="00DF096B">
        <w:rPr>
          <w:rStyle w:val="HTML"/>
        </w:rPr>
        <w:t xml:space="preserve">, </w:t>
      </w:r>
      <w:r w:rsidRPr="00DF096B">
        <w:rPr>
          <w:rStyle w:val="tag"/>
        </w:rPr>
        <w:t>L</w:t>
      </w:r>
      <w:r w:rsidRPr="00DF096B">
        <w:rPr>
          <w:rStyle w:val="attrselector"/>
        </w:rPr>
        <w:t>[2]</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之所以是笨办法是因为扩展一下，取前</w:t>
      </w:r>
      <w:r w:rsidRPr="00DF096B">
        <w:rPr>
          <w:rFonts w:ascii="Helvetica" w:hAnsi="Helvetica" w:cs="Helvetica"/>
        </w:rPr>
        <w:t>N</w:t>
      </w:r>
      <w:r w:rsidRPr="00DF096B">
        <w:rPr>
          <w:rFonts w:ascii="Helvetica" w:hAnsi="Helvetica" w:cs="Helvetica"/>
        </w:rPr>
        <w:t>个元素就没辙了。</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取前</w:t>
      </w:r>
      <w:r w:rsidRPr="00DF096B">
        <w:rPr>
          <w:rFonts w:ascii="Helvetica" w:hAnsi="Helvetica" w:cs="Helvetica"/>
        </w:rPr>
        <w:t>N</w:t>
      </w:r>
      <w:r w:rsidRPr="00DF096B">
        <w:rPr>
          <w:rFonts w:ascii="Helvetica" w:hAnsi="Helvetica" w:cs="Helvetica"/>
        </w:rPr>
        <w:t>个元素，也就是索引为</w:t>
      </w:r>
      <w:r w:rsidRPr="00DF096B">
        <w:rPr>
          <w:rFonts w:ascii="Helvetica" w:hAnsi="Helvetica" w:cs="Helvetica"/>
        </w:rPr>
        <w:t>0-(N-1)</w:t>
      </w:r>
      <w:r w:rsidRPr="00DF096B">
        <w:rPr>
          <w:rFonts w:ascii="Helvetica" w:hAnsi="Helvetica" w:cs="Helvetica"/>
        </w:rPr>
        <w:t>的元素，可以用循环：</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 =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 xml:space="preserve">n = </w:t>
      </w:r>
      <w:r w:rsidRPr="00DF096B">
        <w:rPr>
          <w:rStyle w:val="numbe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keyword"/>
          <w:b/>
          <w:bCs/>
        </w:rPr>
        <w:t>for</w:t>
      </w:r>
      <w:r w:rsidRPr="00DF096B">
        <w:rPr>
          <w:rStyle w:val="HTML"/>
        </w:rPr>
        <w:t xml:space="preserve"> i </w:t>
      </w:r>
      <w:r w:rsidRPr="00DF096B">
        <w:rPr>
          <w:rStyle w:val="keyword"/>
          <w:b/>
          <w:bCs/>
        </w:rPr>
        <w:t>in</w:t>
      </w:r>
      <w:r w:rsidRPr="00DF096B">
        <w:rPr>
          <w:rStyle w:val="HTML"/>
        </w:rPr>
        <w:t xml:space="preserve"> range(n):</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r w:rsidRPr="00DF096B">
        <w:rPr>
          <w:rStyle w:val="HTML"/>
        </w:rPr>
        <w:t xml:space="preserve">    r.append(L[i])</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对这种经常取指定索引范围的操作，用循环十分繁琐，因此，</w:t>
      </w:r>
      <w:r w:rsidRPr="00DF096B">
        <w:rPr>
          <w:rFonts w:ascii="Helvetica" w:hAnsi="Helvetica" w:cs="Helvetica"/>
        </w:rPr>
        <w:t>Python</w:t>
      </w:r>
      <w:r w:rsidRPr="00DF096B">
        <w:rPr>
          <w:rFonts w:ascii="Helvetica" w:hAnsi="Helvetica" w:cs="Helvetica"/>
        </w:rPr>
        <w:t>提供了切片（</w:t>
      </w:r>
      <w:r w:rsidRPr="00DF096B">
        <w:rPr>
          <w:rFonts w:ascii="Helvetica" w:hAnsi="Helvetica" w:cs="Helvetica"/>
        </w:rPr>
        <w:t>Slice</w:t>
      </w:r>
      <w:r w:rsidRPr="00DF096B">
        <w:rPr>
          <w:rFonts w:ascii="Helvetica" w:hAnsi="Helvetica" w:cs="Helvetica"/>
        </w:rPr>
        <w:t>）操作符，能大大简化这种操作。</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对应上面的问题，取前</w:t>
      </w:r>
      <w:r w:rsidRPr="00DF096B">
        <w:rPr>
          <w:rFonts w:ascii="Helvetica" w:hAnsi="Helvetica" w:cs="Helvetica"/>
        </w:rPr>
        <w:t>3</w:t>
      </w:r>
      <w:r w:rsidRPr="00DF096B">
        <w:rPr>
          <w:rFonts w:ascii="Helvetica" w:hAnsi="Helvetica" w:cs="Helvetica"/>
        </w:rPr>
        <w:t>个元素，用一行代码就可以完成切片：</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[0:3]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Style w:val="HTML"/>
          <w:rFonts w:ascii="Consolas" w:hAnsi="Consolas" w:cs="Consolas"/>
          <w:bdr w:val="single" w:sz="6" w:space="0" w:color="DDDDDD" w:frame="1"/>
          <w:shd w:val="clear" w:color="auto" w:fill="FAFAFA"/>
        </w:rPr>
        <w:t>L[0:3]</w:t>
      </w:r>
      <w:r w:rsidRPr="00DF096B">
        <w:rPr>
          <w:rFonts w:ascii="Helvetica" w:hAnsi="Helvetica" w:cs="Helvetica"/>
        </w:rPr>
        <w:t>表示，从索引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开始取，直到索引</w:t>
      </w:r>
      <w:r w:rsidRPr="00DF096B">
        <w:rPr>
          <w:rStyle w:val="HTML"/>
          <w:rFonts w:ascii="Consolas" w:hAnsi="Consolas" w:cs="Consolas"/>
          <w:bdr w:val="single" w:sz="6" w:space="0" w:color="DDDDDD" w:frame="1"/>
          <w:shd w:val="clear" w:color="auto" w:fill="FAFAFA"/>
        </w:rPr>
        <w:t>3</w:t>
      </w:r>
      <w:r w:rsidRPr="00DF096B">
        <w:rPr>
          <w:rFonts w:ascii="Helvetica" w:hAnsi="Helvetica" w:cs="Helvetica"/>
        </w:rPr>
        <w:t>为止，</w:t>
      </w:r>
      <w:r w:rsidRPr="004E4D50">
        <w:rPr>
          <w:rFonts w:ascii="Helvetica" w:hAnsi="Helvetica" w:cs="Helvetica"/>
          <w:color w:val="FF0000"/>
        </w:rPr>
        <w:t>但不包括索引</w:t>
      </w:r>
      <w:r w:rsidRPr="004E4D50">
        <w:rPr>
          <w:rStyle w:val="HTML"/>
          <w:rFonts w:ascii="Consolas" w:hAnsi="Consolas" w:cs="Consolas"/>
          <w:color w:val="FF0000"/>
          <w:bdr w:val="single" w:sz="6" w:space="0" w:color="DDDDDD" w:frame="1"/>
          <w:shd w:val="clear" w:color="auto" w:fill="FAFAFA"/>
        </w:rPr>
        <w:t>3</w:t>
      </w:r>
      <w:r w:rsidRPr="00DF096B">
        <w:rPr>
          <w:rFonts w:ascii="Helvetica" w:hAnsi="Helvetica" w:cs="Helvetica"/>
        </w:rPr>
        <w:t>。即索引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1</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2</w:t>
      </w:r>
      <w:r w:rsidRPr="00DF096B">
        <w:rPr>
          <w:rFonts w:ascii="Helvetica" w:hAnsi="Helvetica" w:cs="Helvetica"/>
        </w:rPr>
        <w:t>，正好是</w:t>
      </w:r>
      <w:r w:rsidRPr="00DF096B">
        <w:rPr>
          <w:rFonts w:ascii="Helvetica" w:hAnsi="Helvetica" w:cs="Helvetica"/>
        </w:rPr>
        <w:t>3</w:t>
      </w:r>
      <w:r w:rsidRPr="00DF096B">
        <w:rPr>
          <w:rFonts w:ascii="Helvetica" w:hAnsi="Helvetica" w:cs="Helvetica"/>
        </w:rPr>
        <w:t>个元素。</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如果第一个索引是</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，还可以省略：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也可以从索引</w:t>
      </w:r>
      <w:r w:rsidRPr="00DF096B">
        <w:rPr>
          <w:rFonts w:ascii="Helvetica" w:hAnsi="Helvetica" w:cs="Helvetica"/>
        </w:rPr>
        <w:t>1</w:t>
      </w:r>
      <w:r w:rsidRPr="00DF096B">
        <w:rPr>
          <w:rFonts w:ascii="Helvetica" w:hAnsi="Helvetica" w:cs="Helvetica"/>
        </w:rPr>
        <w:t>开始，取出</w:t>
      </w:r>
      <w:r w:rsidRPr="00DF096B">
        <w:rPr>
          <w:rFonts w:ascii="Helvetica" w:hAnsi="Helvetica" w:cs="Helvetica"/>
        </w:rPr>
        <w:t>2</w:t>
      </w:r>
      <w:r w:rsidRPr="00DF096B">
        <w:rPr>
          <w:rFonts w:ascii="Helvetica" w:hAnsi="Helvetica" w:cs="Helvetica"/>
        </w:rPr>
        <w:t>个元素出来：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lastRenderedPageBreak/>
        <w:t xml:space="preserve">&gt;&gt;&gt; </w:t>
      </w:r>
      <w:r w:rsidRPr="00DF096B">
        <w:rPr>
          <w:rStyle w:val="tag"/>
        </w:rPr>
        <w:t>L</w:t>
      </w:r>
      <w:r w:rsidRPr="00DF096B">
        <w:rPr>
          <w:rStyle w:val="attrselector"/>
        </w:rPr>
        <w:t>[1:3]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类似的，既然</w:t>
      </w:r>
      <w:r w:rsidRPr="00DF096B">
        <w:rPr>
          <w:rFonts w:ascii="Helvetica" w:hAnsi="Helvetica" w:cs="Helvetica"/>
        </w:rPr>
        <w:t>Python</w:t>
      </w:r>
      <w:r w:rsidRPr="00DF096B">
        <w:rPr>
          <w:rFonts w:ascii="Helvetica" w:hAnsi="Helvetica" w:cs="Helvetica"/>
        </w:rPr>
        <w:t>支持</w:t>
      </w:r>
      <w:r w:rsidRPr="00DF096B">
        <w:rPr>
          <w:rStyle w:val="HTML"/>
          <w:rFonts w:ascii="Consolas" w:hAnsi="Consolas" w:cs="Consolas"/>
          <w:bdr w:val="single" w:sz="6" w:space="0" w:color="DDDDDD" w:frame="1"/>
          <w:shd w:val="clear" w:color="auto" w:fill="FAFAFA"/>
        </w:rPr>
        <w:t>L[-1]</w:t>
      </w:r>
      <w:r w:rsidRPr="00DF096B">
        <w:rPr>
          <w:rFonts w:ascii="Helvetica" w:hAnsi="Helvetica" w:cs="Helvetica"/>
        </w:rPr>
        <w:t>取倒数第一个元素，那么它</w:t>
      </w:r>
      <w:r w:rsidRPr="00ED1ADC">
        <w:rPr>
          <w:rFonts w:ascii="Helvetica" w:hAnsi="Helvetica" w:cs="Helvetica"/>
          <w:color w:val="70AD47" w:themeColor="accent6"/>
        </w:rPr>
        <w:t>同样支持倒数切片</w:t>
      </w:r>
      <w:r w:rsidRPr="00DF096B">
        <w:rPr>
          <w:rFonts w:ascii="Helvetica" w:hAnsi="Helvetica" w:cs="Helvetica"/>
        </w:rPr>
        <w:t>，试试：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 'Jack']</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[-2:-1]</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715F2C">
        <w:rPr>
          <w:rFonts w:ascii="Helvetica" w:hAnsi="Helvetica" w:cs="Helvetica"/>
          <w:color w:val="70AD47" w:themeColor="accent6"/>
        </w:rPr>
        <w:t>记住倒数第一个元素的索引是</w:t>
      </w:r>
      <w:r w:rsidRPr="00715F2C">
        <w:rPr>
          <w:rStyle w:val="HTML"/>
          <w:rFonts w:ascii="Consolas" w:hAnsi="Consolas" w:cs="Consolas"/>
          <w:color w:val="70AD47" w:themeColor="accent6"/>
          <w:bdr w:val="single" w:sz="6" w:space="0" w:color="DDDDDD" w:frame="1"/>
          <w:shd w:val="clear" w:color="auto" w:fill="FAFAFA"/>
        </w:rPr>
        <w:t>-1</w:t>
      </w:r>
      <w:r w:rsidRPr="00DF096B">
        <w:rPr>
          <w:rFonts w:ascii="Helvetica" w:hAnsi="Helvetica" w:cs="Helvetica"/>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切片操作十分有用。我们先创建一个</w:t>
      </w:r>
      <w:r w:rsidRPr="00DF096B">
        <w:rPr>
          <w:rFonts w:ascii="Helvetica" w:hAnsi="Helvetica" w:cs="Helvetica"/>
        </w:rPr>
        <w:t>0-99</w:t>
      </w:r>
      <w:r w:rsidRPr="00DF096B">
        <w:rPr>
          <w:rFonts w:ascii="Helvetica" w:hAnsi="Helvetica" w:cs="Helvetica"/>
        </w:rPr>
        <w:t>的数列：</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list(range(</w:t>
      </w:r>
      <w:r w:rsidRPr="00DF096B">
        <w:rPr>
          <w:rStyle w:val="number"/>
        </w:rPr>
        <w:t>100</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number"/>
        </w:rPr>
        <w:t>0</w:t>
      </w:r>
      <w:r w:rsidRPr="00DF096B">
        <w:rPr>
          <w:rStyle w:val="HTML"/>
        </w:rPr>
        <w:t xml:space="preserve">, </w:t>
      </w:r>
      <w:r w:rsidRPr="00DF096B">
        <w:rPr>
          <w:rStyle w:val="number"/>
        </w:rPr>
        <w:t>1</w:t>
      </w:r>
      <w:r w:rsidRPr="00DF096B">
        <w:rPr>
          <w:rStyle w:val="HTML"/>
        </w:rPr>
        <w:t xml:space="preserve">, </w:t>
      </w:r>
      <w:r w:rsidRPr="00DF096B">
        <w:rPr>
          <w:rStyle w:val="number"/>
        </w:rPr>
        <w:t>2</w:t>
      </w:r>
      <w:r w:rsidRPr="00DF096B">
        <w:rPr>
          <w:rStyle w:val="HTML"/>
        </w:rPr>
        <w:t xml:space="preserve">, </w:t>
      </w:r>
      <w:r w:rsidRPr="00DF096B">
        <w:rPr>
          <w:rStyle w:val="number"/>
        </w:rPr>
        <w:t>3</w:t>
      </w:r>
      <w:r w:rsidRPr="00DF096B">
        <w:rPr>
          <w:rStyle w:val="HTML"/>
        </w:rPr>
        <w:t xml:space="preserve">, ..., </w:t>
      </w:r>
      <w:r w:rsidRPr="00DF096B">
        <w:rPr>
          <w:rStyle w:val="number"/>
        </w:rPr>
        <w:t>99</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可以通过切片轻松取出某一段数列。比如前</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1, 2, 3, 4, 5, 6, 7, 8, 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后</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[90, 91, 92, 93, 94, 95, 96, 97, 98,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前</w:t>
      </w:r>
      <w:r w:rsidRPr="00DF096B">
        <w:rPr>
          <w:rFonts w:ascii="Helvetica" w:hAnsi="Helvetica" w:cs="Helvetica"/>
        </w:rPr>
        <w:t>11-20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[10, 11, 12, 13, 14, 15, 16, 17, 18, 19]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lastRenderedPageBreak/>
        <w:t>前</w:t>
      </w:r>
      <w:r w:rsidRPr="00DF096B">
        <w:rPr>
          <w:rFonts w:ascii="Helvetica" w:hAnsi="Helvetica" w:cs="Helvetica"/>
        </w:rPr>
        <w:t>10</w:t>
      </w:r>
      <w:r w:rsidRPr="00DF096B">
        <w:rPr>
          <w:rFonts w:ascii="Helvetica" w:hAnsi="Helvetica" w:cs="Helvetica"/>
        </w:rPr>
        <w:t>个数，每两个取一个：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2, 4, 6, 8]</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所有数，每</w:t>
      </w:r>
      <w:r w:rsidRPr="00DF096B">
        <w:rPr>
          <w:rFonts w:ascii="Helvetica" w:hAnsi="Helvetica" w:cs="Helvetica"/>
        </w:rPr>
        <w:t>5</w:t>
      </w:r>
      <w:r w:rsidRPr="00DF096B">
        <w:rPr>
          <w:rFonts w:ascii="Helvetica" w:hAnsi="Helvetica" w:cs="Helvetica"/>
        </w:rPr>
        <w:t>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[::5]</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5, 10, 15, 20, 25, 30, 35, 40, 45, 50, 55, 60, 65, 70, 75, 80, 85, 90, 95]</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甚至什么都不写，</w:t>
      </w:r>
      <w:r w:rsidRPr="00562A4F">
        <w:rPr>
          <w:rFonts w:ascii="Helvetica" w:hAnsi="Helvetica" w:cs="Helvetica"/>
          <w:color w:val="70AD47" w:themeColor="accent6"/>
        </w:rPr>
        <w:t>只写</w:t>
      </w:r>
      <w:r w:rsidRPr="00562A4F">
        <w:rPr>
          <w:rStyle w:val="HTML"/>
          <w:rFonts w:ascii="Consolas" w:hAnsi="Consolas" w:cs="Consolas"/>
          <w:color w:val="70AD47" w:themeColor="accent6"/>
          <w:bdr w:val="single" w:sz="6" w:space="0" w:color="DDDDDD" w:frame="1"/>
          <w:shd w:val="clear" w:color="auto" w:fill="FAFAFA"/>
        </w:rPr>
        <w:t>[:]</w:t>
      </w:r>
      <w:r w:rsidRPr="00562A4F">
        <w:rPr>
          <w:rFonts w:ascii="Helvetica" w:hAnsi="Helvetica" w:cs="Helvetica"/>
          <w:color w:val="70AD47" w:themeColor="accent6"/>
        </w:rPr>
        <w:t>就可以原样复制一个</w:t>
      </w:r>
      <w:r w:rsidRPr="00562A4F">
        <w:rPr>
          <w:rFonts w:ascii="Helvetica" w:hAnsi="Helvetica" w:cs="Helvetica"/>
          <w:color w:val="70AD47" w:themeColor="accent6"/>
        </w:rPr>
        <w:t>list</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1, 2, 3, ...,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tuple</w:t>
      </w:r>
      <w:r w:rsidRPr="005B352E">
        <w:rPr>
          <w:rFonts w:ascii="Helvetica" w:hAnsi="Helvetica" w:cs="Helvetica"/>
          <w:color w:val="70AD47" w:themeColor="accent6"/>
        </w:rPr>
        <w:t>也是一种</w:t>
      </w:r>
      <w:r w:rsidRPr="005B352E">
        <w:rPr>
          <w:rFonts w:ascii="Helvetica" w:hAnsi="Helvetica" w:cs="Helvetica"/>
          <w:color w:val="70AD47" w:themeColor="accent6"/>
        </w:rPr>
        <w:t>list</w:t>
      </w:r>
      <w:r w:rsidRPr="005B352E">
        <w:rPr>
          <w:rFonts w:ascii="Helvetica" w:hAnsi="Helvetica" w:cs="Helvetica"/>
          <w:color w:val="70AD47" w:themeColor="accent6"/>
        </w:rPr>
        <w:t>，唯一区别是</w:t>
      </w:r>
      <w:r w:rsidRPr="005B352E">
        <w:rPr>
          <w:rFonts w:ascii="Helvetica" w:hAnsi="Helvetica" w:cs="Helvetica"/>
          <w:color w:val="70AD47" w:themeColor="accent6"/>
        </w:rPr>
        <w:t>tuple</w:t>
      </w:r>
      <w:r w:rsidRPr="005B352E">
        <w:rPr>
          <w:rFonts w:ascii="Helvetica" w:hAnsi="Helvetica" w:cs="Helvetica"/>
          <w:color w:val="70AD47" w:themeColor="accent6"/>
        </w:rPr>
        <w:t>不可变。因此，</w:t>
      </w:r>
      <w:r w:rsidRPr="005B352E">
        <w:rPr>
          <w:rFonts w:ascii="Helvetica" w:hAnsi="Helvetica" w:cs="Helvetica"/>
          <w:color w:val="70AD47" w:themeColor="accent6"/>
        </w:rPr>
        <w:t>tuple</w:t>
      </w:r>
      <w:r w:rsidRPr="005B352E">
        <w:rPr>
          <w:rFonts w:ascii="Helvetica" w:hAnsi="Helvetica" w:cs="Helvetica"/>
          <w:color w:val="70AD47" w:themeColor="accent6"/>
        </w:rPr>
        <w:t>也可以用切片操作，只是操作的结果仍是</w:t>
      </w:r>
      <w:r w:rsidRPr="005B352E">
        <w:rPr>
          <w:rFonts w:ascii="Helvetica" w:hAnsi="Helvetica" w:cs="Helvetica"/>
          <w:color w:val="70AD47" w:themeColor="accent6"/>
        </w:rPr>
        <w:t>tuple</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&gt;&gt;&gt; (0, 1, 2, 3, 4, 5)</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(0, 1, 2)</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字符串</w:t>
      </w:r>
      <w:r w:rsidRPr="005B352E">
        <w:rPr>
          <w:rStyle w:val="HTML"/>
          <w:rFonts w:ascii="Consolas" w:hAnsi="Consolas" w:cs="Consolas"/>
          <w:color w:val="70AD47" w:themeColor="accent6"/>
          <w:bdr w:val="single" w:sz="6" w:space="0" w:color="DDDDDD" w:frame="1"/>
          <w:shd w:val="clear" w:color="auto" w:fill="FAFAFA"/>
        </w:rPr>
        <w:t>'xxx'</w:t>
      </w:r>
      <w:r w:rsidRPr="005B352E">
        <w:rPr>
          <w:rFonts w:ascii="Helvetica" w:hAnsi="Helvetica" w:cs="Helvetica"/>
          <w:color w:val="70AD47" w:themeColor="accent6"/>
        </w:rPr>
        <w:t>也可以看成是一种</w:t>
      </w:r>
      <w:r w:rsidRPr="005B352E">
        <w:rPr>
          <w:rFonts w:ascii="Helvetica" w:hAnsi="Helvetica" w:cs="Helvetica"/>
          <w:color w:val="70AD47" w:themeColor="accent6"/>
        </w:rPr>
        <w:t>list</w:t>
      </w:r>
      <w:r w:rsidRPr="005B352E">
        <w:rPr>
          <w:rFonts w:ascii="Helvetica" w:hAnsi="Helvetica" w:cs="Helvetica"/>
          <w:color w:val="70AD47" w:themeColor="accent6"/>
        </w:rPr>
        <w:t>，每个元素就是一个字符。因此，字符串也可以用切片操作，只是操作结果仍是字符串</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string"/>
        </w:rPr>
        <w:t>'ABCDEFG'</w:t>
      </w:r>
      <w:r w:rsidRPr="00DF096B">
        <w:rPr>
          <w:rStyle w:val="HTML"/>
        </w:rPr>
        <w:t>[:</w:t>
      </w:r>
      <w:r w:rsidRPr="00DF096B">
        <w:rPr>
          <w:rStyle w:val="number"/>
        </w:rPr>
        <w:t>3</w:t>
      </w:r>
      <w:r w:rsidRPr="00DF096B">
        <w:rPr>
          <w:rStyle w:val="HTML"/>
        </w:rPr>
        <w:t>]</w:t>
      </w:r>
    </w:p>
    <w:p w:rsidR="00DF096B" w:rsidRPr="00DF096B" w:rsidRDefault="00DF096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DF096B">
        <w:rPr>
          <w:rStyle w:val="string"/>
        </w:rPr>
        <w:t>'ABC'</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string"/>
        </w:rPr>
        <w:t>'ABCDEFG'</w:t>
      </w:r>
      <w:r w:rsidRPr="00DF096B">
        <w:rPr>
          <w:rStyle w:val="HTML"/>
        </w:rPr>
        <w:t>[::</w:t>
      </w:r>
      <w:r w:rsidRPr="00DF096B">
        <w:rPr>
          <w:rStyle w:val="number"/>
        </w:rPr>
        <w:t>2</w:t>
      </w:r>
      <w:r w:rsidRPr="00DF096B">
        <w:rPr>
          <w:rStyle w:val="HTML"/>
        </w:rPr>
        <w:t>]</w:t>
      </w:r>
    </w:p>
    <w:p w:rsidR="00DF096B" w:rsidRPr="00DF096B" w:rsidRDefault="00DF096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DF096B">
        <w:rPr>
          <w:rStyle w:val="string"/>
        </w:rPr>
        <w:t>'ACEG'</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在很多编程语言中，针对字符串提供了很多各种截取函数（例如，</w:t>
      </w:r>
      <w:r w:rsidRPr="00DF096B">
        <w:rPr>
          <w:rFonts w:ascii="Helvetica" w:hAnsi="Helvetica" w:cs="Helvetica"/>
        </w:rPr>
        <w:t>substring</w:t>
      </w:r>
      <w:r w:rsidRPr="00DF096B">
        <w:rPr>
          <w:rFonts w:ascii="Helvetica" w:hAnsi="Helvetica" w:cs="Helvetica"/>
        </w:rPr>
        <w:t>），其实目的就是对字符串切片。</w:t>
      </w:r>
      <w:r w:rsidRPr="005B352E">
        <w:rPr>
          <w:rFonts w:ascii="Helvetica" w:hAnsi="Helvetica" w:cs="Helvetica"/>
          <w:color w:val="70AD47" w:themeColor="accent6"/>
        </w:rPr>
        <w:t>Python</w:t>
      </w:r>
      <w:r w:rsidRPr="005B352E">
        <w:rPr>
          <w:rFonts w:ascii="Helvetica" w:hAnsi="Helvetica" w:cs="Helvetica"/>
          <w:color w:val="70AD47" w:themeColor="accent6"/>
        </w:rPr>
        <w:t>没有针对字符串的截取函数，只需要切片一个操作就可以完成，非常简单</w:t>
      </w:r>
      <w:r w:rsidRPr="00DF096B">
        <w:rPr>
          <w:rFonts w:ascii="Helvetica" w:hAnsi="Helvetica" w:cs="Helvetica"/>
        </w:rPr>
        <w:t>。</w:t>
      </w:r>
    </w:p>
    <w:p w:rsidR="00DF096B" w:rsidRPr="00DF096B" w:rsidRDefault="00DF096B" w:rsidP="00E83F69">
      <w:pPr>
        <w:pStyle w:val="3"/>
        <w:shd w:val="clear" w:color="auto" w:fill="FFFFFF"/>
        <w:spacing w:before="375" w:after="225" w:line="360" w:lineRule="atLeast"/>
        <w:rPr>
          <w:rFonts w:ascii="Helvetica" w:hAnsi="Helvetica" w:cs="Helvetica"/>
          <w:b w:val="0"/>
          <w:bCs w:val="0"/>
          <w:sz w:val="24"/>
          <w:szCs w:val="24"/>
        </w:rPr>
      </w:pPr>
      <w:bookmarkStart w:id="49" w:name="_Toc454522311"/>
      <w:r w:rsidRPr="00DF096B">
        <w:rPr>
          <w:rFonts w:ascii="Helvetica" w:hAnsi="Helvetica" w:cs="Helvetica"/>
          <w:b w:val="0"/>
          <w:bCs w:val="0"/>
          <w:sz w:val="24"/>
          <w:szCs w:val="24"/>
        </w:rPr>
        <w:lastRenderedPageBreak/>
        <w:t>小结</w:t>
      </w:r>
      <w:bookmarkEnd w:id="49"/>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有了切片操作，很多地方循环就不再需要了。</w:t>
      </w:r>
      <w:r w:rsidRPr="00DF096B">
        <w:rPr>
          <w:rFonts w:ascii="Helvetica" w:hAnsi="Helvetica" w:cs="Helvetica"/>
        </w:rPr>
        <w:t>Python</w:t>
      </w:r>
      <w:r w:rsidRPr="00DF096B">
        <w:rPr>
          <w:rFonts w:ascii="Helvetica" w:hAnsi="Helvetica" w:cs="Helvetica"/>
        </w:rPr>
        <w:t>的切片非常灵活，一行代码就可以实现很多行循环才能完成的操作。</w:t>
      </w:r>
    </w:p>
    <w:p w:rsidR="00DF096B" w:rsidRPr="00DE3AC6" w:rsidRDefault="00DE3AC6" w:rsidP="00E83F69">
      <w:pPr>
        <w:pStyle w:val="2"/>
        <w:rPr>
          <w:sz w:val="21"/>
          <w:szCs w:val="24"/>
        </w:rPr>
      </w:pPr>
      <w:bookmarkStart w:id="50" w:name="_Toc454522312"/>
      <w:r w:rsidRPr="00DE3AC6">
        <w:rPr>
          <w:rFonts w:hint="eastAsia"/>
          <w:sz w:val="24"/>
        </w:rPr>
        <w:t>第</w:t>
      </w:r>
      <w:r w:rsidRPr="00DE3AC6">
        <w:rPr>
          <w:rFonts w:hint="eastAsia"/>
          <w:sz w:val="24"/>
        </w:rPr>
        <w:t>19</w:t>
      </w:r>
      <w:r w:rsidRPr="00DE3AC6">
        <w:rPr>
          <w:rFonts w:hint="eastAsia"/>
          <w:sz w:val="24"/>
        </w:rPr>
        <w:t>课</w:t>
      </w:r>
      <w:r w:rsidRPr="00DE3AC6">
        <w:rPr>
          <w:rFonts w:hint="eastAsia"/>
          <w:sz w:val="24"/>
        </w:rPr>
        <w:t xml:space="preserve"> </w:t>
      </w:r>
      <w:r w:rsidRPr="00DE3AC6">
        <w:rPr>
          <w:rFonts w:hint="eastAsia"/>
          <w:sz w:val="24"/>
        </w:rPr>
        <w:t>迭代</w:t>
      </w:r>
      <w:bookmarkEnd w:id="50"/>
    </w:p>
    <w:p w:rsidR="00DE3AC6" w:rsidRPr="00DE3AC6" w:rsidRDefault="00DE3AC6" w:rsidP="00DE3AC6">
      <w:pPr>
        <w:pStyle w:val="a5"/>
        <w:shd w:val="clear" w:color="auto" w:fill="FFFFFF"/>
        <w:spacing w:before="0"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如果给定一个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，我们可以通过</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循环来遍历这个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，这种遍历我们称为</w:t>
      </w:r>
      <w:r w:rsidRPr="00E1427A">
        <w:rPr>
          <w:rFonts w:ascii="Helvetica" w:hAnsi="Helvetica" w:cs="Helvetica"/>
          <w:color w:val="70AD47" w:themeColor="accent6"/>
        </w:rPr>
        <w:t>迭代（</w:t>
      </w:r>
      <w:r w:rsidRPr="00E1427A">
        <w:rPr>
          <w:rFonts w:ascii="Helvetica" w:hAnsi="Helvetica" w:cs="Helvetica"/>
          <w:color w:val="70AD47" w:themeColor="accent6"/>
        </w:rPr>
        <w:t>Iteration</w:t>
      </w:r>
      <w:r w:rsidRPr="00E1427A">
        <w:rPr>
          <w:rFonts w:ascii="Helvetica" w:hAnsi="Helvetica" w:cs="Helvetica"/>
          <w:color w:val="70AD47" w:themeColor="accent6"/>
        </w:rPr>
        <w:t>）</w:t>
      </w:r>
      <w:r w:rsidRPr="00DE3AC6">
        <w:rPr>
          <w:rFonts w:ascii="Helvetica" w:hAnsi="Helvetica" w:cs="Helvetica"/>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在</w:t>
      </w:r>
      <w:r w:rsidRPr="00DE3AC6">
        <w:rPr>
          <w:rFonts w:ascii="Helvetica" w:hAnsi="Helvetica" w:cs="Helvetica"/>
          <w:color w:val="000000" w:themeColor="text1"/>
        </w:rPr>
        <w:t>Python</w:t>
      </w:r>
      <w:r w:rsidRPr="00DE3AC6">
        <w:rPr>
          <w:rFonts w:ascii="Helvetica" w:hAnsi="Helvetica" w:cs="Helvetica"/>
          <w:color w:val="000000" w:themeColor="text1"/>
        </w:rPr>
        <w:t>中，迭代是通过</w:t>
      </w:r>
      <w:r w:rsidRPr="00DE3AC6">
        <w:rPr>
          <w:rStyle w:val="HTML"/>
          <w:rFonts w:ascii="Consolas" w:hAnsi="Consolas" w:cs="Consolas"/>
          <w:color w:val="000000" w:themeColor="text1"/>
          <w:bdr w:val="single" w:sz="6" w:space="0" w:color="DDDDDD" w:frame="1"/>
          <w:shd w:val="clear" w:color="auto" w:fill="FAFAFA"/>
        </w:rPr>
        <w:t>for ... in</w:t>
      </w:r>
      <w:r w:rsidRPr="00DE3AC6">
        <w:rPr>
          <w:rFonts w:ascii="Helvetica" w:hAnsi="Helvetica" w:cs="Helvetica"/>
          <w:color w:val="000000" w:themeColor="text1"/>
        </w:rPr>
        <w:t>来完成的，而很多语言比如</w:t>
      </w:r>
      <w:r w:rsidRPr="00DE3AC6">
        <w:rPr>
          <w:rFonts w:ascii="Helvetica" w:hAnsi="Helvetica" w:cs="Helvetica"/>
          <w:color w:val="000000" w:themeColor="text1"/>
        </w:rPr>
        <w:t>C</w:t>
      </w:r>
      <w:r w:rsidRPr="00DE3AC6">
        <w:rPr>
          <w:rFonts w:ascii="Helvetica" w:hAnsi="Helvetica" w:cs="Helvetica"/>
          <w:color w:val="000000" w:themeColor="text1"/>
        </w:rPr>
        <w:t>或者</w:t>
      </w:r>
      <w:r w:rsidRPr="00DE3AC6">
        <w:rPr>
          <w:rFonts w:ascii="Helvetica" w:hAnsi="Helvetica" w:cs="Helvetica"/>
          <w:color w:val="000000" w:themeColor="text1"/>
        </w:rPr>
        <w:t>Java</w:t>
      </w:r>
      <w:r w:rsidRPr="00DE3AC6">
        <w:rPr>
          <w:rFonts w:ascii="Helvetica" w:hAnsi="Helvetica" w:cs="Helvetica"/>
          <w:color w:val="000000" w:themeColor="text1"/>
        </w:rPr>
        <w:t>，迭代</w:t>
      </w:r>
      <w:r w:rsidRPr="00DE3AC6">
        <w:rPr>
          <w:rFonts w:ascii="Helvetica" w:hAnsi="Helvetica" w:cs="Helvetica"/>
          <w:color w:val="000000" w:themeColor="text1"/>
        </w:rPr>
        <w:t>list</w:t>
      </w:r>
      <w:r w:rsidRPr="00DE3AC6">
        <w:rPr>
          <w:rFonts w:ascii="Helvetica" w:hAnsi="Helvetica" w:cs="Helvetica"/>
          <w:color w:val="000000" w:themeColor="text1"/>
        </w:rPr>
        <w:t>是通过下标完成的，比如</w:t>
      </w:r>
      <w:r w:rsidRPr="00DE3AC6">
        <w:rPr>
          <w:rFonts w:ascii="Helvetica" w:hAnsi="Helvetica" w:cs="Helvetica"/>
          <w:color w:val="000000" w:themeColor="text1"/>
        </w:rPr>
        <w:t>Java</w:t>
      </w:r>
      <w:r w:rsidRPr="00DE3AC6">
        <w:rPr>
          <w:rFonts w:ascii="Helvetica" w:hAnsi="Helvetica" w:cs="Helvetica"/>
          <w:color w:val="000000" w:themeColor="text1"/>
        </w:rPr>
        <w:t>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HTML"/>
          <w:color w:val="000000" w:themeColor="text1"/>
        </w:rPr>
        <w:t>for (i=0; i</w:t>
      </w:r>
      <w:r w:rsidRPr="00DE3AC6">
        <w:rPr>
          <w:rStyle w:val="tag"/>
          <w:color w:val="000000" w:themeColor="text1"/>
        </w:rPr>
        <w:t>&lt;</w:t>
      </w:r>
      <w:r w:rsidRPr="00DE3AC6">
        <w:rPr>
          <w:rStyle w:val="21"/>
          <w:color w:val="000000" w:themeColor="text1"/>
        </w:rPr>
        <w:t>list.length;</w:t>
      </w:r>
      <w:r w:rsidRPr="00DE3AC6">
        <w:rPr>
          <w:rStyle w:val="tag"/>
          <w:color w:val="000000" w:themeColor="text1"/>
        </w:rPr>
        <w:t xml:space="preserve"> </w:t>
      </w:r>
      <w:r w:rsidRPr="00DE3AC6">
        <w:rPr>
          <w:rStyle w:val="attribute"/>
          <w:color w:val="000000" w:themeColor="text1"/>
        </w:rPr>
        <w:t>i</w:t>
      </w:r>
      <w:r w:rsidRPr="00DE3AC6">
        <w:rPr>
          <w:rStyle w:val="tag"/>
          <w:color w:val="000000" w:themeColor="text1"/>
        </w:rPr>
        <w:t>++) {</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 xml:space="preserve">    </w:t>
      </w:r>
      <w:r w:rsidRPr="00DE3AC6">
        <w:rPr>
          <w:rStyle w:val="attribute"/>
          <w:color w:val="000000" w:themeColor="text1"/>
        </w:rPr>
        <w:t>n</w:t>
      </w:r>
      <w:r w:rsidRPr="00DE3AC6">
        <w:rPr>
          <w:rStyle w:val="tag"/>
          <w:color w:val="000000" w:themeColor="text1"/>
        </w:rPr>
        <w:t xml:space="preserve"> = </w:t>
      </w:r>
      <w:r w:rsidRPr="00DE3AC6">
        <w:rPr>
          <w:rStyle w:val="attribute"/>
          <w:color w:val="000000" w:themeColor="text1"/>
        </w:rPr>
        <w:t>list</w:t>
      </w:r>
      <w:r w:rsidRPr="00DE3AC6">
        <w:rPr>
          <w:rStyle w:val="tag"/>
          <w:color w:val="000000" w:themeColor="text1"/>
        </w:rPr>
        <w:t>[</w:t>
      </w:r>
      <w:r w:rsidRPr="00DE3AC6">
        <w:rPr>
          <w:rStyle w:val="attribute"/>
          <w:color w:val="000000" w:themeColor="text1"/>
        </w:rPr>
        <w:t>i</w:t>
      </w:r>
      <w:r w:rsidRPr="00DE3AC6">
        <w:rPr>
          <w:rStyle w:val="tag"/>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可以看出，</w:t>
      </w:r>
      <w:r w:rsidRPr="00DE3AC6">
        <w:rPr>
          <w:rFonts w:ascii="Helvetica" w:hAnsi="Helvetica" w:cs="Helvetica"/>
          <w:color w:val="000000" w:themeColor="text1"/>
        </w:rPr>
        <w:t>Python</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循环抽象程度要高于</w:t>
      </w:r>
      <w:r w:rsidRPr="00DE3AC6">
        <w:rPr>
          <w:rFonts w:ascii="Helvetica" w:hAnsi="Helvetica" w:cs="Helvetica"/>
          <w:color w:val="000000" w:themeColor="text1"/>
        </w:rPr>
        <w:t>Java</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循环，因为</w:t>
      </w:r>
      <w:r w:rsidRPr="008F3A80">
        <w:rPr>
          <w:rFonts w:ascii="Helvetica" w:hAnsi="Helvetica" w:cs="Helvetica"/>
          <w:color w:val="70AD47" w:themeColor="accent6"/>
        </w:rPr>
        <w:t>Python</w:t>
      </w:r>
      <w:r w:rsidRPr="008F3A80">
        <w:rPr>
          <w:rFonts w:ascii="Helvetica" w:hAnsi="Helvetica" w:cs="Helvetica"/>
          <w:color w:val="70AD47" w:themeColor="accent6"/>
        </w:rPr>
        <w:t>的</w:t>
      </w:r>
      <w:r w:rsidRPr="008F3A80">
        <w:rPr>
          <w:rStyle w:val="HTML"/>
          <w:rFonts w:ascii="Consolas" w:hAnsi="Consolas" w:cs="Consolas"/>
          <w:color w:val="70AD47" w:themeColor="accent6"/>
          <w:bdr w:val="single" w:sz="6" w:space="0" w:color="DDDDDD" w:frame="1"/>
          <w:shd w:val="clear" w:color="auto" w:fill="FAFAFA"/>
        </w:rPr>
        <w:t>for</w:t>
      </w:r>
      <w:r w:rsidRPr="008F3A80">
        <w:rPr>
          <w:rFonts w:ascii="Helvetica" w:hAnsi="Helvetica" w:cs="Helvetica"/>
          <w:color w:val="70AD47" w:themeColor="accent6"/>
        </w:rPr>
        <w:t>循环不仅可以用在</w:t>
      </w:r>
      <w:r w:rsidRPr="008F3A80">
        <w:rPr>
          <w:rFonts w:ascii="Helvetica" w:hAnsi="Helvetica" w:cs="Helvetica"/>
          <w:color w:val="70AD47" w:themeColor="accent6"/>
        </w:rPr>
        <w:t>list</w:t>
      </w:r>
      <w:r w:rsidRPr="008F3A80">
        <w:rPr>
          <w:rFonts w:ascii="Helvetica" w:hAnsi="Helvetica" w:cs="Helvetica"/>
          <w:color w:val="70AD47" w:themeColor="accent6"/>
        </w:rPr>
        <w:t>或</w:t>
      </w:r>
      <w:r w:rsidRPr="008F3A80">
        <w:rPr>
          <w:rFonts w:ascii="Helvetica" w:hAnsi="Helvetica" w:cs="Helvetica"/>
          <w:color w:val="70AD47" w:themeColor="accent6"/>
        </w:rPr>
        <w:t>tuple</w:t>
      </w:r>
      <w:r w:rsidRPr="008F3A80">
        <w:rPr>
          <w:rFonts w:ascii="Helvetica" w:hAnsi="Helvetica" w:cs="Helvetica"/>
          <w:color w:val="70AD47" w:themeColor="accent6"/>
        </w:rPr>
        <w:t>上，还可以作用在其他可迭代对象上。</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list</w:t>
      </w:r>
      <w:r w:rsidRPr="00DE3AC6">
        <w:rPr>
          <w:rFonts w:ascii="Helvetica" w:hAnsi="Helvetica" w:cs="Helvetica"/>
          <w:color w:val="000000" w:themeColor="text1"/>
        </w:rPr>
        <w:t>这种数据类型虽然有下标，但很多其他数据类型是没有下标的，但是</w:t>
      </w:r>
      <w:r w:rsidRPr="008F3A80">
        <w:rPr>
          <w:rFonts w:ascii="Helvetica" w:hAnsi="Helvetica" w:cs="Helvetica"/>
          <w:color w:val="70AD47" w:themeColor="accent6"/>
        </w:rPr>
        <w:t>，只要是可迭代对象，无论有无下标，都可以迭代</w:t>
      </w:r>
      <w:r w:rsidRPr="00DE3AC6">
        <w:rPr>
          <w:rFonts w:ascii="Helvetica" w:hAnsi="Helvetica" w:cs="Helvetica"/>
          <w:color w:val="000000" w:themeColor="text1"/>
        </w:rPr>
        <w:t>，比如</w:t>
      </w:r>
      <w:r w:rsidRPr="00DE3AC6">
        <w:rPr>
          <w:rFonts w:ascii="Helvetica" w:hAnsi="Helvetica" w:cs="Helvetica"/>
          <w:color w:val="000000" w:themeColor="text1"/>
        </w:rPr>
        <w:t>dict</w:t>
      </w:r>
      <w:r w:rsidRPr="00DE3AC6">
        <w:rPr>
          <w:rFonts w:ascii="Helvetica" w:hAnsi="Helvetica" w:cs="Helvetica"/>
          <w:color w:val="000000" w:themeColor="text1"/>
        </w:rPr>
        <w:t>就可以迭代：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d = {</w:t>
      </w:r>
      <w:r w:rsidRPr="00DE3AC6">
        <w:rPr>
          <w:rStyle w:val="string"/>
          <w:color w:val="000000" w:themeColor="text1"/>
        </w:rPr>
        <w:t>'a'</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number"/>
          <w:color w:val="000000" w:themeColor="text1"/>
        </w:rPr>
        <w:t>2</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 xml:space="preserve">: </w:t>
      </w:r>
      <w:r w:rsidRPr="00DE3AC6">
        <w:rPr>
          <w:rStyle w:val="number"/>
          <w:color w:val="000000" w:themeColor="text1"/>
        </w:rPr>
        <w:t>3</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key </w:t>
      </w:r>
      <w:r w:rsidRPr="00DE3AC6">
        <w:rPr>
          <w:rStyle w:val="keyword"/>
          <w:b/>
          <w:bCs/>
          <w:color w:val="000000" w:themeColor="text1"/>
        </w:rPr>
        <w:t>in</w:t>
      </w:r>
      <w:r w:rsidRPr="00DE3AC6">
        <w:rPr>
          <w:rStyle w:val="HTML"/>
          <w:color w:val="000000" w:themeColor="text1"/>
        </w:rPr>
        <w:t xml:space="preserve"> d:</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print(key)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b</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8F3A80">
        <w:rPr>
          <w:rFonts w:ascii="Helvetica" w:hAnsi="Helvetica" w:cs="Helvetica"/>
          <w:color w:val="70AD47" w:themeColor="accent6"/>
        </w:rPr>
        <w:t>因为</w:t>
      </w:r>
      <w:r w:rsidRPr="008F3A80">
        <w:rPr>
          <w:rFonts w:ascii="Helvetica" w:hAnsi="Helvetica" w:cs="Helvetica"/>
          <w:color w:val="70AD47" w:themeColor="accent6"/>
        </w:rPr>
        <w:t>dict</w:t>
      </w:r>
      <w:r w:rsidRPr="008F3A80">
        <w:rPr>
          <w:rFonts w:ascii="Helvetica" w:hAnsi="Helvetica" w:cs="Helvetica"/>
          <w:color w:val="70AD47" w:themeColor="accent6"/>
        </w:rPr>
        <w:t>的存储不是按照</w:t>
      </w:r>
      <w:r w:rsidRPr="008F3A80">
        <w:rPr>
          <w:rFonts w:ascii="Helvetica" w:hAnsi="Helvetica" w:cs="Helvetica"/>
          <w:color w:val="70AD47" w:themeColor="accent6"/>
        </w:rPr>
        <w:t>list</w:t>
      </w:r>
      <w:r w:rsidRPr="008F3A80">
        <w:rPr>
          <w:rFonts w:ascii="Helvetica" w:hAnsi="Helvetica" w:cs="Helvetica"/>
          <w:color w:val="70AD47" w:themeColor="accent6"/>
        </w:rPr>
        <w:t>的方式顺序排列</w:t>
      </w:r>
      <w:r w:rsidRPr="00DE3AC6">
        <w:rPr>
          <w:rFonts w:ascii="Helvetica" w:hAnsi="Helvetica" w:cs="Helvetica"/>
          <w:color w:val="000000" w:themeColor="text1"/>
        </w:rPr>
        <w:t>，所以，迭代出的结果顺序很可能不一样。</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默认情况下，</w:t>
      </w:r>
      <w:r w:rsidRPr="008F3A80">
        <w:rPr>
          <w:rFonts w:ascii="Helvetica" w:hAnsi="Helvetica" w:cs="Helvetica"/>
          <w:color w:val="70AD47" w:themeColor="accent6"/>
        </w:rPr>
        <w:t>dict</w:t>
      </w:r>
      <w:r w:rsidRPr="008F3A80">
        <w:rPr>
          <w:rFonts w:ascii="Helvetica" w:hAnsi="Helvetica" w:cs="Helvetica"/>
          <w:color w:val="70AD47" w:themeColor="accent6"/>
        </w:rPr>
        <w:t>迭代的是</w:t>
      </w:r>
      <w:r w:rsidRPr="008F3A80">
        <w:rPr>
          <w:rFonts w:ascii="Helvetica" w:hAnsi="Helvetica" w:cs="Helvetica"/>
          <w:color w:val="70AD47" w:themeColor="accent6"/>
        </w:rPr>
        <w:t>key</w:t>
      </w:r>
      <w:r w:rsidRPr="008F3A80">
        <w:rPr>
          <w:rFonts w:ascii="Helvetica" w:hAnsi="Helvetica" w:cs="Helvetica"/>
          <w:color w:val="70AD47" w:themeColor="accent6"/>
        </w:rPr>
        <w:t>。如果要迭代</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value in d.values()</w:t>
      </w:r>
      <w:r w:rsidRPr="008F3A80">
        <w:rPr>
          <w:rFonts w:ascii="Helvetica" w:hAnsi="Helvetica" w:cs="Helvetica"/>
          <w:color w:val="70AD47" w:themeColor="accent6"/>
        </w:rPr>
        <w:t>，如果要同时迭代</w:t>
      </w:r>
      <w:r w:rsidRPr="008F3A80">
        <w:rPr>
          <w:rFonts w:ascii="Helvetica" w:hAnsi="Helvetica" w:cs="Helvetica"/>
          <w:color w:val="70AD47" w:themeColor="accent6"/>
        </w:rPr>
        <w:t>key</w:t>
      </w:r>
      <w:r w:rsidRPr="008F3A80">
        <w:rPr>
          <w:rFonts w:ascii="Helvetica" w:hAnsi="Helvetica" w:cs="Helvetica"/>
          <w:color w:val="70AD47" w:themeColor="accent6"/>
        </w:rPr>
        <w:t>和</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k, v in d.items()</w:t>
      </w:r>
      <w:r w:rsidRPr="008F3A80">
        <w:rPr>
          <w:rFonts w:ascii="Helvetica" w:hAnsi="Helvetica" w:cs="Helvetica"/>
          <w:color w:val="70AD47" w:themeColor="accent6"/>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由于字符串也是可迭代对象，因此，也可以作用于</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lastRenderedPageBreak/>
        <w:t xml:space="preserve">&gt;&gt;&gt; </w:t>
      </w:r>
      <w:r w:rsidRPr="00DE3AC6">
        <w:rPr>
          <w:rStyle w:val="keyword"/>
          <w:b/>
          <w:bCs/>
          <w:color w:val="000000" w:themeColor="text1"/>
        </w:rPr>
        <w:t>for</w:t>
      </w:r>
      <w:r w:rsidRPr="00DE3AC6">
        <w:rPr>
          <w:rStyle w:val="HTML"/>
          <w:color w:val="000000" w:themeColor="text1"/>
        </w:rPr>
        <w:t xml:space="preserve"> ch </w:t>
      </w:r>
      <w:r w:rsidRPr="00DE3AC6">
        <w:rPr>
          <w:rStyle w:val="keyword"/>
          <w:b/>
          <w:bCs/>
          <w:color w:val="000000" w:themeColor="text1"/>
        </w:rPr>
        <w:t>in</w:t>
      </w:r>
      <w:r w:rsidRPr="00DE3AC6">
        <w:rPr>
          <w:rStyle w:val="HTML"/>
          <w:color w:val="000000" w:themeColor="text1"/>
        </w:rPr>
        <w:t xml:space="preserve"> </w:t>
      </w:r>
      <w:r w:rsidRPr="00DE3AC6">
        <w:rPr>
          <w:rStyle w:val="string"/>
          <w:color w:val="000000" w:themeColor="text1"/>
        </w:rPr>
        <w:t>'ABC'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print(ch)</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HTML"/>
          <w:color w:val="000000" w:themeColor="text1"/>
        </w:rPr>
        <w:t>A</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HTML"/>
          <w:color w:val="000000" w:themeColor="text1"/>
        </w:rPr>
        <w:t>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所以，当我们使用</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循环时，只要作用于一个可迭代对象，</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循环就可以正常运行，而我们不太关心该对象究竟是</w:t>
      </w:r>
      <w:r w:rsidRPr="00DE3AC6">
        <w:rPr>
          <w:rFonts w:ascii="Helvetica" w:hAnsi="Helvetica" w:cs="Helvetica"/>
          <w:color w:val="000000" w:themeColor="text1"/>
        </w:rPr>
        <w:t>list</w:t>
      </w:r>
      <w:r w:rsidRPr="00DE3AC6">
        <w:rPr>
          <w:rFonts w:ascii="Helvetica" w:hAnsi="Helvetica" w:cs="Helvetica"/>
          <w:color w:val="000000" w:themeColor="text1"/>
        </w:rPr>
        <w:t>还是其他数据类型。</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那么，如何判断一个对象是可迭代对象呢？方法是通过</w:t>
      </w:r>
      <w:r w:rsidRPr="008F3A80">
        <w:rPr>
          <w:rFonts w:ascii="Helvetica" w:hAnsi="Helvetica" w:cs="Helvetica"/>
          <w:color w:val="70AD47" w:themeColor="accent6"/>
        </w:rPr>
        <w:t>collections</w:t>
      </w:r>
      <w:r w:rsidRPr="008F3A80">
        <w:rPr>
          <w:rFonts w:ascii="Helvetica" w:hAnsi="Helvetica" w:cs="Helvetica"/>
          <w:color w:val="70AD47" w:themeColor="accent6"/>
        </w:rPr>
        <w:t>模块的</w:t>
      </w:r>
      <w:r w:rsidRPr="008F3A80">
        <w:rPr>
          <w:rFonts w:ascii="Helvetica" w:hAnsi="Helvetica" w:cs="Helvetica"/>
          <w:color w:val="70AD47" w:themeColor="accent6"/>
        </w:rPr>
        <w:t>Iterable</w:t>
      </w:r>
      <w:r w:rsidRPr="008F3A80">
        <w:rPr>
          <w:rFonts w:ascii="Helvetica" w:hAnsi="Helvetica" w:cs="Helvetica"/>
          <w:color w:val="70AD47" w:themeColor="accent6"/>
        </w:rPr>
        <w:t>类型判断：</w:t>
      </w:r>
      <w:r w:rsidR="00277773">
        <w:rPr>
          <w:rFonts w:ascii="Helvetica" w:hAnsi="Helvetica" w:cs="Helvetica" w:hint="eastAsia"/>
          <w:color w:val="70AD47" w:themeColor="accent6"/>
        </w:rPr>
        <w:t>（</w:t>
      </w:r>
      <w:r w:rsidR="00277773" w:rsidRPr="00277773">
        <w:rPr>
          <w:rFonts w:ascii="Helvetica" w:hAnsi="Helvetica" w:cs="Helvetica" w:hint="eastAsia"/>
          <w:color w:val="70AD47" w:themeColor="accent6"/>
        </w:rPr>
        <w:t>collections</w:t>
      </w:r>
      <w:r w:rsidR="00277773">
        <w:rPr>
          <w:rFonts w:ascii="Helvetica" w:hAnsi="Helvetica" w:cs="Helvetica" w:hint="eastAsia"/>
          <w:color w:val="70AD47" w:themeColor="accent6"/>
        </w:rPr>
        <w:t>模块在</w:t>
      </w:r>
      <w:r w:rsidR="00277773" w:rsidRPr="00277773">
        <w:rPr>
          <w:rFonts w:ascii="Helvetica" w:hAnsi="Helvetica" w:cs="Helvetica" w:hint="eastAsia"/>
          <w:color w:val="70AD47" w:themeColor="accent6"/>
        </w:rPr>
        <w:t>内置数据类型的基础上，提供了几个额外的数据类型</w:t>
      </w:r>
      <w:r w:rsidR="00277773">
        <w:rPr>
          <w:rFonts w:ascii="Helvetica" w:hAnsi="Helvetica" w:cs="Helvetica" w:hint="eastAsia"/>
          <w:color w:val="70AD47" w:themeColor="accent6"/>
        </w:rPr>
        <w:t>）</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from</w:t>
      </w:r>
      <w:r w:rsidRPr="00DE3AC6">
        <w:rPr>
          <w:rStyle w:val="HTML"/>
          <w:color w:val="000000" w:themeColor="text1"/>
        </w:rPr>
        <w:t xml:space="preserve"> collections </w:t>
      </w:r>
      <w:r w:rsidRPr="00DE3AC6">
        <w:rPr>
          <w:rStyle w:val="keyword"/>
          <w:b/>
          <w:bCs/>
          <w:color w:val="000000" w:themeColor="text1"/>
        </w:rPr>
        <w:t>import</w:t>
      </w:r>
      <w:r w:rsidRPr="00DE3AC6">
        <w:rPr>
          <w:rStyle w:val="HTML"/>
          <w:color w:val="000000" w:themeColor="text1"/>
        </w:rPr>
        <w:t xml:space="preserve"> Iterable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string"/>
          <w:color w:val="000000" w:themeColor="text1"/>
        </w:rPr>
        <w:t>'abc'</w:t>
      </w:r>
      <w:r w:rsidRPr="00DE3AC6">
        <w:rPr>
          <w:rStyle w:val="HTML"/>
          <w:color w:val="000000" w:themeColor="text1"/>
        </w:rPr>
        <w:t xml:space="preserve">, Iterable) </w:t>
      </w:r>
      <w:r w:rsidRPr="00DE3AC6">
        <w:rPr>
          <w:rStyle w:val="comment"/>
          <w:i/>
          <w:iCs/>
          <w:color w:val="000000" w:themeColor="text1"/>
        </w:rPr>
        <w:t># str是否可迭代</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w:t>
      </w:r>
      <w:r w:rsidRPr="00DE3AC6">
        <w:rPr>
          <w:rStyle w:val="HTML"/>
          <w:color w:val="000000" w:themeColor="text1"/>
        </w:rPr>
        <w:t>,</w:t>
      </w:r>
      <w:r w:rsidRPr="00DE3AC6">
        <w:rPr>
          <w:rStyle w:val="number"/>
          <w:color w:val="000000" w:themeColor="text1"/>
        </w:rPr>
        <w:t>2</w:t>
      </w:r>
      <w:r w:rsidRPr="00DE3AC6">
        <w:rPr>
          <w:rStyle w:val="HTML"/>
          <w:color w:val="000000" w:themeColor="text1"/>
        </w:rPr>
        <w:t>,</w:t>
      </w:r>
      <w:r w:rsidRPr="00DE3AC6">
        <w:rPr>
          <w:rStyle w:val="number"/>
          <w:color w:val="000000" w:themeColor="text1"/>
        </w:rPr>
        <w:t>3</w:t>
      </w:r>
      <w:r w:rsidRPr="00DE3AC6">
        <w:rPr>
          <w:rStyle w:val="HTML"/>
          <w:color w:val="000000" w:themeColor="text1"/>
        </w:rPr>
        <w:t xml:space="preserve">], Iterable) </w:t>
      </w:r>
      <w:r w:rsidRPr="00DE3AC6">
        <w:rPr>
          <w:rStyle w:val="comment"/>
          <w:i/>
          <w:iCs/>
          <w:color w:val="000000" w:themeColor="text1"/>
        </w:rPr>
        <w:t># list是否可迭代</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123</w:t>
      </w:r>
      <w:r w:rsidRPr="00DE3AC6">
        <w:rPr>
          <w:rStyle w:val="HTML"/>
          <w:color w:val="000000" w:themeColor="text1"/>
        </w:rPr>
        <w:t xml:space="preserve">, Iterable) </w:t>
      </w:r>
      <w:r w:rsidRPr="00DE3AC6">
        <w:rPr>
          <w:rStyle w:val="comment"/>
          <w:i/>
          <w:iCs/>
          <w:color w:val="000000" w:themeColor="text1"/>
        </w:rPr>
        <w:t># 整数是否可迭代</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builtin"/>
          <w:color w:val="000000" w:themeColor="text1"/>
        </w:rPr>
        <w:t>False</w:t>
      </w:r>
    </w:p>
    <w:p w:rsidR="00DE3AC6" w:rsidRPr="00487564"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DE3AC6">
        <w:rPr>
          <w:rFonts w:ascii="Helvetica" w:hAnsi="Helvetica" w:cs="Helvetica"/>
          <w:color w:val="000000" w:themeColor="text1"/>
        </w:rPr>
        <w:t>最后一个小问题，如果要对</w:t>
      </w:r>
      <w:r w:rsidRPr="00DE3AC6">
        <w:rPr>
          <w:rFonts w:ascii="Helvetica" w:hAnsi="Helvetica" w:cs="Helvetica"/>
          <w:color w:val="000000" w:themeColor="text1"/>
        </w:rPr>
        <w:t>list</w:t>
      </w:r>
      <w:r w:rsidRPr="00DE3AC6">
        <w:rPr>
          <w:rFonts w:ascii="Helvetica" w:hAnsi="Helvetica" w:cs="Helvetica"/>
          <w:color w:val="000000" w:themeColor="text1"/>
        </w:rPr>
        <w:t>实现类似</w:t>
      </w:r>
      <w:r w:rsidRPr="00DE3AC6">
        <w:rPr>
          <w:rFonts w:ascii="Helvetica" w:hAnsi="Helvetica" w:cs="Helvetica"/>
          <w:color w:val="000000" w:themeColor="text1"/>
        </w:rPr>
        <w:t>Java</w:t>
      </w:r>
      <w:r w:rsidRPr="00DE3AC6">
        <w:rPr>
          <w:rFonts w:ascii="Helvetica" w:hAnsi="Helvetica" w:cs="Helvetica"/>
          <w:color w:val="000000" w:themeColor="text1"/>
        </w:rPr>
        <w:t>那样的下标循环怎么办？</w:t>
      </w:r>
      <w:r w:rsidRPr="00487564">
        <w:rPr>
          <w:rFonts w:ascii="Helvetica" w:hAnsi="Helvetica" w:cs="Helvetica"/>
          <w:color w:val="70AD47" w:themeColor="accent6"/>
        </w:rPr>
        <w:t>Python</w:t>
      </w:r>
      <w:r w:rsidRPr="00487564">
        <w:rPr>
          <w:rFonts w:ascii="Helvetica" w:hAnsi="Helvetica" w:cs="Helvetica"/>
          <w:color w:val="70AD47" w:themeColor="accent6"/>
        </w:rPr>
        <w:t>内置的</w:t>
      </w:r>
      <w:r w:rsidRPr="00487564">
        <w:rPr>
          <w:rStyle w:val="HTML"/>
          <w:rFonts w:ascii="Consolas" w:hAnsi="Consolas" w:cs="Consolas"/>
          <w:color w:val="70AD47" w:themeColor="accent6"/>
          <w:bdr w:val="single" w:sz="6" w:space="0" w:color="DDDDDD" w:frame="1"/>
          <w:shd w:val="clear" w:color="auto" w:fill="FAFAFA"/>
        </w:rPr>
        <w:t>enumerate</w:t>
      </w:r>
      <w:r w:rsidRPr="00487564">
        <w:rPr>
          <w:rFonts w:ascii="Helvetica" w:hAnsi="Helvetica" w:cs="Helvetica"/>
          <w:color w:val="70AD47" w:themeColor="accent6"/>
        </w:rPr>
        <w:t>函数可以把一个</w:t>
      </w:r>
      <w:r w:rsidRPr="00487564">
        <w:rPr>
          <w:rFonts w:ascii="Helvetica" w:hAnsi="Helvetica" w:cs="Helvetica"/>
          <w:color w:val="70AD47" w:themeColor="accent6"/>
        </w:rPr>
        <w:t>list</w:t>
      </w:r>
      <w:r w:rsidRPr="00487564">
        <w:rPr>
          <w:rFonts w:ascii="Helvetica" w:hAnsi="Helvetica" w:cs="Helvetica"/>
          <w:color w:val="70AD47" w:themeColor="accent6"/>
        </w:rPr>
        <w:t>变成索引</w:t>
      </w:r>
      <w:r w:rsidRPr="00487564">
        <w:rPr>
          <w:rFonts w:ascii="Helvetica" w:hAnsi="Helvetica" w:cs="Helvetica"/>
          <w:color w:val="70AD47" w:themeColor="accent6"/>
        </w:rPr>
        <w:t>-</w:t>
      </w:r>
      <w:r w:rsidRPr="00487564">
        <w:rPr>
          <w:rFonts w:ascii="Helvetica" w:hAnsi="Helvetica" w:cs="Helvetica"/>
          <w:color w:val="70AD47" w:themeColor="accent6"/>
        </w:rPr>
        <w:t>元素对，这样就可以在</w:t>
      </w:r>
      <w:r w:rsidRPr="00487564">
        <w:rPr>
          <w:rStyle w:val="HTML"/>
          <w:rFonts w:ascii="Consolas" w:hAnsi="Consolas" w:cs="Consolas"/>
          <w:color w:val="70AD47" w:themeColor="accent6"/>
          <w:bdr w:val="single" w:sz="6" w:space="0" w:color="DDDDDD" w:frame="1"/>
          <w:shd w:val="clear" w:color="auto" w:fill="FAFAFA"/>
        </w:rPr>
        <w:t>for</w:t>
      </w:r>
      <w:r w:rsidRPr="00487564">
        <w:rPr>
          <w:rFonts w:ascii="Helvetica" w:hAnsi="Helvetica" w:cs="Helvetica"/>
          <w:color w:val="70AD47" w:themeColor="accent6"/>
        </w:rPr>
        <w:t>循环中同时迭代索引和元素本身：</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i, value </w:t>
      </w:r>
      <w:r w:rsidRPr="00DE3AC6">
        <w:rPr>
          <w:rStyle w:val="keyword"/>
          <w:b/>
          <w:bCs/>
          <w:color w:val="000000" w:themeColor="text1"/>
        </w:rPr>
        <w:t>in</w:t>
      </w:r>
      <w:r w:rsidRPr="00DE3AC6">
        <w:rPr>
          <w:rStyle w:val="HTML"/>
          <w:color w:val="000000" w:themeColor="text1"/>
        </w:rPr>
        <w:t xml:space="preserve"> enumerate([</w:t>
      </w:r>
      <w:r w:rsidRPr="00DE3AC6">
        <w:rPr>
          <w:rStyle w:val="string"/>
          <w:color w:val="000000" w:themeColor="text1"/>
        </w:rPr>
        <w:t>'A'</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print(i, value)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number"/>
          <w:color w:val="000000" w:themeColor="text1"/>
        </w:rPr>
        <w:t>0</w:t>
      </w:r>
      <w:r w:rsidRPr="00DE3AC6">
        <w:rPr>
          <w:rStyle w:val="HTML"/>
          <w:color w:val="000000" w:themeColor="text1"/>
        </w:rPr>
        <w:t xml:space="preserve"> A</w:t>
      </w:r>
    </w:p>
    <w:p w:rsidR="00DE3AC6" w:rsidRPr="00DE3AC6" w:rsidRDefault="00DE3AC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DE3AC6">
        <w:rPr>
          <w:rStyle w:val="number"/>
          <w:color w:val="000000" w:themeColor="text1"/>
        </w:rPr>
        <w:t>1</w:t>
      </w:r>
      <w:r w:rsidRPr="00DE3AC6">
        <w:rPr>
          <w:rStyle w:val="HTML"/>
          <w:color w:val="000000" w:themeColor="text1"/>
        </w:rPr>
        <w:t xml:space="preserve"> 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lastRenderedPageBreak/>
        <w:t>2</w:t>
      </w:r>
      <w:r w:rsidRPr="00DE3AC6">
        <w:rPr>
          <w:rStyle w:val="HTML"/>
          <w:color w:val="000000" w:themeColor="text1"/>
        </w:rPr>
        <w:t xml:space="preserve"> 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上面的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循环里，同时引用了两个变量，在</w:t>
      </w:r>
      <w:r w:rsidRPr="00DE3AC6">
        <w:rPr>
          <w:rFonts w:ascii="Helvetica" w:hAnsi="Helvetica" w:cs="Helvetica"/>
          <w:color w:val="000000" w:themeColor="text1"/>
        </w:rPr>
        <w:t>Python</w:t>
      </w:r>
      <w:r w:rsidRPr="00DE3AC6">
        <w:rPr>
          <w:rFonts w:ascii="Helvetica" w:hAnsi="Helvetica" w:cs="Helvetica"/>
          <w:color w:val="000000" w:themeColor="text1"/>
        </w:rPr>
        <w:t>里是很常见的，比如下面的代码：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x, y </w:t>
      </w:r>
      <w:r w:rsidRPr="00DE3AC6">
        <w:rPr>
          <w:rStyle w:val="keyword"/>
          <w:b/>
          <w:bCs/>
          <w:color w:val="000000" w:themeColor="text1"/>
        </w:rPr>
        <w:t>in</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w:t>
      </w: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r w:rsidRPr="00DE3AC6">
        <w:rPr>
          <w:rStyle w:val="HTML"/>
          <w:color w:val="000000" w:themeColor="text1"/>
        </w:rPr>
        <w:t>), (</w:t>
      </w: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print(x, 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p>
    <w:p w:rsidR="00DE3AC6" w:rsidRPr="00DE3AC6" w:rsidRDefault="00DE3AC6"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1" w:name="_Toc454522313"/>
      <w:r w:rsidRPr="00DE3AC6">
        <w:rPr>
          <w:rFonts w:ascii="Helvetica" w:hAnsi="Helvetica" w:cs="Helvetica"/>
          <w:b w:val="0"/>
          <w:bCs w:val="0"/>
          <w:color w:val="000000" w:themeColor="text1"/>
          <w:sz w:val="24"/>
          <w:szCs w:val="24"/>
        </w:rPr>
        <w:t>小结</w:t>
      </w:r>
      <w:bookmarkEnd w:id="51"/>
    </w:p>
    <w:p w:rsidR="00DE3AC6" w:rsidRPr="00067178"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067178">
        <w:rPr>
          <w:rFonts w:ascii="Helvetica" w:hAnsi="Helvetica" w:cs="Helvetica"/>
          <w:color w:val="70AD47" w:themeColor="accent6"/>
        </w:rPr>
        <w:t>任何可迭代对象都可以作用于</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循环，包括我们自定义的数据类型，只要符合迭代条件，就可以使用</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w:t>
      </w:r>
    </w:p>
    <w:p w:rsidR="00F95F6E" w:rsidRPr="00067178" w:rsidRDefault="00067178" w:rsidP="00E83F69">
      <w:pPr>
        <w:pStyle w:val="2"/>
        <w:rPr>
          <w:sz w:val="24"/>
        </w:rPr>
      </w:pPr>
      <w:bookmarkStart w:id="52" w:name="_Toc454522314"/>
      <w:r w:rsidRPr="00067178">
        <w:rPr>
          <w:rFonts w:hint="eastAsia"/>
          <w:sz w:val="24"/>
        </w:rPr>
        <w:t>第</w:t>
      </w:r>
      <w:r w:rsidRPr="00067178">
        <w:rPr>
          <w:rFonts w:hint="eastAsia"/>
          <w:sz w:val="24"/>
        </w:rPr>
        <w:t>20</w:t>
      </w:r>
      <w:r w:rsidRPr="00067178">
        <w:rPr>
          <w:rFonts w:hint="eastAsia"/>
          <w:sz w:val="24"/>
        </w:rPr>
        <w:t>课</w:t>
      </w:r>
      <w:r w:rsidRPr="00067178">
        <w:rPr>
          <w:rFonts w:hint="eastAsia"/>
          <w:sz w:val="24"/>
        </w:rPr>
        <w:t xml:space="preserve"> </w:t>
      </w:r>
      <w:r w:rsidRPr="00067178">
        <w:rPr>
          <w:rFonts w:hint="eastAsia"/>
          <w:sz w:val="24"/>
        </w:rPr>
        <w:t>列表生成式</w:t>
      </w:r>
      <w:bookmarkEnd w:id="52"/>
    </w:p>
    <w:p w:rsidR="00067178" w:rsidRPr="00067178" w:rsidRDefault="00067178" w:rsidP="00067178">
      <w:pPr>
        <w:pStyle w:val="a5"/>
        <w:shd w:val="clear" w:color="auto" w:fill="FFFFFF"/>
        <w:spacing w:before="0"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列表生成式即</w:t>
      </w:r>
      <w:r w:rsidRPr="00067178">
        <w:rPr>
          <w:rFonts w:ascii="Helvetica" w:hAnsi="Helvetica" w:cs="Helvetica"/>
          <w:color w:val="000000" w:themeColor="text1"/>
        </w:rPr>
        <w:t>List Comprehensions</w:t>
      </w:r>
      <w:r w:rsidRPr="00067178">
        <w:rPr>
          <w:rFonts w:ascii="Helvetica" w:hAnsi="Helvetica" w:cs="Helvetica"/>
          <w:color w:val="000000" w:themeColor="text1"/>
        </w:rPr>
        <w:t>，是</w:t>
      </w:r>
      <w:r w:rsidRPr="00067178">
        <w:rPr>
          <w:rFonts w:ascii="Helvetica" w:hAnsi="Helvetica" w:cs="Helvetica"/>
          <w:color w:val="000000" w:themeColor="text1"/>
        </w:rPr>
        <w:t>Python</w:t>
      </w:r>
      <w:r w:rsidRPr="00067178">
        <w:rPr>
          <w:rFonts w:ascii="Helvetica" w:hAnsi="Helvetica" w:cs="Helvetica"/>
          <w:color w:val="000000" w:themeColor="text1"/>
        </w:rPr>
        <w:t>内置的非常简单却强大的可以用来创建</w:t>
      </w:r>
      <w:r w:rsidRPr="00067178">
        <w:rPr>
          <w:rFonts w:ascii="Helvetica" w:hAnsi="Helvetica" w:cs="Helvetica"/>
          <w:color w:val="000000" w:themeColor="text1"/>
        </w:rPr>
        <w:t>list</w:t>
      </w:r>
      <w:r w:rsidRPr="00067178">
        <w:rPr>
          <w:rFonts w:ascii="Helvetica" w:hAnsi="Helvetica" w:cs="Helvetica"/>
          <w:color w:val="000000" w:themeColor="text1"/>
        </w:rPr>
        <w:t>的生成式。</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举个例子，要生成</w:t>
      </w:r>
      <w:r w:rsidRPr="00067178">
        <w:rPr>
          <w:rFonts w:ascii="Helvetica" w:hAnsi="Helvetica" w:cs="Helvetica"/>
          <w:color w:val="000000" w:themeColor="text1"/>
        </w:rPr>
        <w:t xml:space="preserve">list </w:t>
      </w:r>
      <w:r w:rsidRPr="00067178">
        <w:rPr>
          <w:rStyle w:val="HTML"/>
          <w:rFonts w:ascii="Consolas" w:hAnsi="Consolas" w:cs="Consolas"/>
          <w:color w:val="000000" w:themeColor="text1"/>
          <w:bdr w:val="single" w:sz="6" w:space="0" w:color="DDDDDD" w:frame="1"/>
          <w:shd w:val="clear" w:color="auto" w:fill="FAFAFA"/>
        </w:rPr>
        <w:t>[1, 2, 3, 4, 5, 6, 7, 8, 9, 10]</w:t>
      </w:r>
      <w:r w:rsidRPr="00067178">
        <w:rPr>
          <w:rFonts w:ascii="Helvetica" w:hAnsi="Helvetica" w:cs="Helvetica"/>
          <w:color w:val="000000" w:themeColor="text1"/>
        </w:rPr>
        <w:t>可以用</w:t>
      </w:r>
      <w:r w:rsidRPr="00067178">
        <w:rPr>
          <w:rStyle w:val="HTML"/>
          <w:rFonts w:ascii="Consolas" w:hAnsi="Consolas" w:cs="Consolas"/>
          <w:color w:val="000000" w:themeColor="text1"/>
          <w:bdr w:val="single" w:sz="6" w:space="0" w:color="DDDDDD" w:frame="1"/>
          <w:shd w:val="clear" w:color="auto" w:fill="FAFAFA"/>
        </w:rPr>
        <w:t>list(range(1, 11))</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 xml:space="preserve">&gt;&gt;&gt; </w:t>
      </w:r>
      <w:r w:rsidRPr="00067178">
        <w:rPr>
          <w:rStyle w:val="tag"/>
          <w:color w:val="000000" w:themeColor="text1"/>
        </w:rPr>
        <w:t>list</w:t>
      </w:r>
      <w:r w:rsidRPr="00067178">
        <w:rPr>
          <w:rStyle w:val="HTML"/>
          <w:color w:val="000000" w:themeColor="text1"/>
        </w:rPr>
        <w:t>(</w:t>
      </w:r>
      <w:r w:rsidRPr="00067178">
        <w:rPr>
          <w:rStyle w:val="tag"/>
          <w:color w:val="000000" w:themeColor="text1"/>
        </w:rPr>
        <w:t>range</w:t>
      </w:r>
      <w:r w:rsidRPr="00067178">
        <w:rPr>
          <w:rStyle w:val="HTML"/>
          <w:color w:val="000000" w:themeColor="text1"/>
        </w:rPr>
        <w:t>(1, 11))</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attrselector"/>
          <w:color w:val="000000" w:themeColor="text1"/>
        </w:rPr>
        <w:t>[1, 2, 3, 4, 5, 6, 7, 8, 9, 10]</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但如果要生成</w:t>
      </w:r>
      <w:r w:rsidRPr="00067178">
        <w:rPr>
          <w:rStyle w:val="HTML"/>
          <w:rFonts w:ascii="Consolas" w:hAnsi="Consolas" w:cs="Consolas"/>
          <w:color w:val="000000" w:themeColor="text1"/>
          <w:bdr w:val="single" w:sz="6" w:space="0" w:color="DDDDDD" w:frame="1"/>
          <w:shd w:val="clear" w:color="auto" w:fill="FAFAFA"/>
        </w:rPr>
        <w:t>[1x1, 2x2, 3x3, ..., 10x10]</w:t>
      </w:r>
      <w:r w:rsidRPr="00067178">
        <w:rPr>
          <w:rFonts w:ascii="Helvetica" w:hAnsi="Helvetica" w:cs="Helvetica"/>
          <w:color w:val="000000" w:themeColor="text1"/>
        </w:rPr>
        <w:t>怎么做？方法一是循环：</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L.append(x * x)</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lastRenderedPageBreak/>
        <w:t xml:space="preserve">&gt;&gt;&gt; </w:t>
      </w:r>
      <w:r w:rsidRPr="00067178">
        <w:rPr>
          <w:rStyle w:val="HTML"/>
          <w:color w:val="000000" w:themeColor="text1"/>
        </w:rPr>
        <w:t>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但是循环太繁琐，而列表生成式则可以用一行语句代替循环生成上面的</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写列表生成式时，把要生成的元素</w:t>
      </w:r>
      <w:r w:rsidRPr="00067178">
        <w:rPr>
          <w:rStyle w:val="HTML"/>
          <w:rFonts w:ascii="Consolas" w:hAnsi="Consolas" w:cs="Consolas"/>
          <w:color w:val="000000" w:themeColor="text1"/>
          <w:bdr w:val="single" w:sz="6" w:space="0" w:color="DDDDDD" w:frame="1"/>
          <w:shd w:val="clear" w:color="auto" w:fill="FAFAFA"/>
        </w:rPr>
        <w:t>x * x</w:t>
      </w:r>
      <w:r w:rsidRPr="00067178">
        <w:rPr>
          <w:rFonts w:ascii="Helvetica" w:hAnsi="Helvetica" w:cs="Helvetica"/>
          <w:color w:val="000000" w:themeColor="text1"/>
        </w:rPr>
        <w:t>放到前面，后面跟</w:t>
      </w: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循环，就可以把</w:t>
      </w:r>
      <w:r w:rsidRPr="00067178">
        <w:rPr>
          <w:rFonts w:ascii="Helvetica" w:hAnsi="Helvetica" w:cs="Helvetica"/>
          <w:color w:val="000000" w:themeColor="text1"/>
        </w:rPr>
        <w:t>list</w:t>
      </w:r>
      <w:r w:rsidRPr="00067178">
        <w:rPr>
          <w:rFonts w:ascii="Helvetica" w:hAnsi="Helvetica" w:cs="Helvetica"/>
          <w:color w:val="000000" w:themeColor="text1"/>
        </w:rPr>
        <w:t>创建出来，十分有用，多写几次，很快就可以熟悉这种语法。</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for</w:t>
      </w:r>
      <w:r w:rsidRPr="00067178">
        <w:rPr>
          <w:rFonts w:ascii="Helvetica" w:hAnsi="Helvetica" w:cs="Helvetica"/>
          <w:color w:val="000000" w:themeColor="text1"/>
        </w:rPr>
        <w:t>循环后面还可以加上</w:t>
      </w:r>
      <w:r w:rsidRPr="00067178">
        <w:rPr>
          <w:rFonts w:ascii="Helvetica" w:hAnsi="Helvetica" w:cs="Helvetica"/>
          <w:color w:val="000000" w:themeColor="text1"/>
        </w:rPr>
        <w:t>if</w:t>
      </w:r>
      <w:r w:rsidRPr="00067178">
        <w:rPr>
          <w:rFonts w:ascii="Helvetica" w:hAnsi="Helvetica" w:cs="Helvetica"/>
          <w:color w:val="000000" w:themeColor="text1"/>
        </w:rPr>
        <w:t>判断，这样我们就可以筛选出仅偶数的平方：</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 xml:space="preserve">) </w:t>
      </w:r>
      <w:r w:rsidRPr="00067178">
        <w:rPr>
          <w:rStyle w:val="keyword"/>
          <w:b/>
          <w:bCs/>
          <w:color w:val="000000" w:themeColor="text1"/>
        </w:rPr>
        <w:t>if</w:t>
      </w:r>
      <w:r w:rsidRPr="00067178">
        <w:rPr>
          <w:rStyle w:val="HTML"/>
          <w:color w:val="000000" w:themeColor="text1"/>
        </w:rPr>
        <w:t xml:space="preserve"> x % </w:t>
      </w:r>
      <w:r w:rsidRPr="00067178">
        <w:rPr>
          <w:rStyle w:val="number"/>
          <w:color w:val="000000" w:themeColor="text1"/>
        </w:rPr>
        <w:t>2</w:t>
      </w:r>
      <w:r w:rsidRPr="00067178">
        <w:rPr>
          <w:rStyle w:val="HTML"/>
          <w:color w:val="000000" w:themeColor="text1"/>
        </w:rPr>
        <w:t xml:space="preserve"> == </w:t>
      </w:r>
      <w:r w:rsidRPr="00067178">
        <w:rPr>
          <w:rStyle w:val="number"/>
          <w:color w:val="000000" w:themeColor="text1"/>
        </w:rPr>
        <w:t>0</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186068">
        <w:rPr>
          <w:rFonts w:ascii="Helvetica" w:hAnsi="Helvetica" w:cs="Helvetica"/>
          <w:color w:val="70AD47" w:themeColor="accent6"/>
        </w:rPr>
        <w:t>还可以使用两层循环，</w:t>
      </w:r>
      <w:r w:rsidRPr="00067178">
        <w:rPr>
          <w:rFonts w:ascii="Helvetica" w:hAnsi="Helvetica" w:cs="Helvetica"/>
          <w:color w:val="000000" w:themeColor="text1"/>
        </w:rPr>
        <w:t>可以生成全排列：</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[m + n </w:t>
      </w:r>
      <w:r w:rsidRPr="00067178">
        <w:rPr>
          <w:rStyle w:val="keyword"/>
          <w:b/>
          <w:bCs/>
          <w:color w:val="000000" w:themeColor="text1"/>
        </w:rPr>
        <w:t>for</w:t>
      </w:r>
      <w:r w:rsidRPr="00067178">
        <w:rPr>
          <w:rStyle w:val="HTML"/>
          <w:color w:val="000000" w:themeColor="text1"/>
        </w:rPr>
        <w:t xml:space="preserve"> m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'ABC'</w:t>
      </w:r>
      <w:r w:rsidRPr="00067178">
        <w:rPr>
          <w:rStyle w:val="HTML"/>
          <w:color w:val="000000" w:themeColor="text1"/>
        </w:rPr>
        <w:t xml:space="preserve"> </w:t>
      </w:r>
      <w:r w:rsidRPr="00067178">
        <w:rPr>
          <w:rStyle w:val="keyword"/>
          <w:b/>
          <w:bCs/>
          <w:color w:val="000000" w:themeColor="text1"/>
        </w:rPr>
        <w:t>for</w:t>
      </w:r>
      <w:r w:rsidRPr="00067178">
        <w:rPr>
          <w:rStyle w:val="HTML"/>
          <w:color w:val="000000" w:themeColor="text1"/>
        </w:rPr>
        <w:t xml:space="preserve"> n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'XYZ'</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'AX'</w:t>
      </w:r>
      <w:r w:rsidRPr="00067178">
        <w:rPr>
          <w:rStyle w:val="HTML"/>
          <w:color w:val="000000" w:themeColor="text1"/>
        </w:rPr>
        <w:t xml:space="preserve">, </w:t>
      </w:r>
      <w:r w:rsidRPr="00067178">
        <w:rPr>
          <w:rStyle w:val="string"/>
          <w:color w:val="000000" w:themeColor="text1"/>
        </w:rPr>
        <w:t>'AY'</w:t>
      </w:r>
      <w:r w:rsidRPr="00067178">
        <w:rPr>
          <w:rStyle w:val="HTML"/>
          <w:color w:val="000000" w:themeColor="text1"/>
        </w:rPr>
        <w:t xml:space="preserve">, </w:t>
      </w:r>
      <w:r w:rsidRPr="00067178">
        <w:rPr>
          <w:rStyle w:val="string"/>
          <w:color w:val="000000" w:themeColor="text1"/>
        </w:rPr>
        <w:t>'AZ'</w:t>
      </w:r>
      <w:r w:rsidRPr="00067178">
        <w:rPr>
          <w:rStyle w:val="HTML"/>
          <w:color w:val="000000" w:themeColor="text1"/>
        </w:rPr>
        <w:t xml:space="preserve">, </w:t>
      </w:r>
      <w:r w:rsidRPr="00067178">
        <w:rPr>
          <w:rStyle w:val="string"/>
          <w:color w:val="000000" w:themeColor="text1"/>
        </w:rPr>
        <w:t>'BX'</w:t>
      </w:r>
      <w:r w:rsidRPr="00067178">
        <w:rPr>
          <w:rStyle w:val="HTML"/>
          <w:color w:val="000000" w:themeColor="text1"/>
        </w:rPr>
        <w:t xml:space="preserve">, </w:t>
      </w:r>
      <w:r w:rsidRPr="00067178">
        <w:rPr>
          <w:rStyle w:val="string"/>
          <w:color w:val="000000" w:themeColor="text1"/>
        </w:rPr>
        <w:t>'BY'</w:t>
      </w:r>
      <w:r w:rsidRPr="00067178">
        <w:rPr>
          <w:rStyle w:val="HTML"/>
          <w:color w:val="000000" w:themeColor="text1"/>
        </w:rPr>
        <w:t xml:space="preserve">, </w:t>
      </w:r>
      <w:r w:rsidRPr="00067178">
        <w:rPr>
          <w:rStyle w:val="string"/>
          <w:color w:val="000000" w:themeColor="text1"/>
        </w:rPr>
        <w:t>'BZ'</w:t>
      </w:r>
      <w:r w:rsidRPr="00067178">
        <w:rPr>
          <w:rStyle w:val="HTML"/>
          <w:color w:val="000000" w:themeColor="text1"/>
        </w:rPr>
        <w:t xml:space="preserve">, </w:t>
      </w:r>
      <w:r w:rsidRPr="00067178">
        <w:rPr>
          <w:rStyle w:val="string"/>
          <w:color w:val="000000" w:themeColor="text1"/>
        </w:rPr>
        <w:t>'CX'</w:t>
      </w:r>
      <w:r w:rsidRPr="00067178">
        <w:rPr>
          <w:rStyle w:val="HTML"/>
          <w:color w:val="000000" w:themeColor="text1"/>
        </w:rPr>
        <w:t xml:space="preserve">, </w:t>
      </w:r>
      <w:r w:rsidRPr="00067178">
        <w:rPr>
          <w:rStyle w:val="string"/>
          <w:color w:val="000000" w:themeColor="text1"/>
        </w:rPr>
        <w:t>'CY'</w:t>
      </w:r>
      <w:r w:rsidRPr="00067178">
        <w:rPr>
          <w:rStyle w:val="HTML"/>
          <w:color w:val="000000" w:themeColor="text1"/>
        </w:rPr>
        <w:t xml:space="preserve">, </w:t>
      </w:r>
      <w:r w:rsidRPr="00067178">
        <w:rPr>
          <w:rStyle w:val="string"/>
          <w:color w:val="000000" w:themeColor="text1"/>
        </w:rPr>
        <w:t>'CZ'</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三层和三层以上的循环就很少用到了。</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运用列表生成式，可以写出非常简洁的代码。例如，列出当前目录下的所有文件和目录名，可以通过一行代码实现：</w:t>
      </w:r>
    </w:p>
    <w:p w:rsidR="00067178" w:rsidRPr="00067178" w:rsidRDefault="00067178"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067178">
        <w:rPr>
          <w:rStyle w:val="prompt"/>
          <w:color w:val="000000" w:themeColor="text1"/>
        </w:rPr>
        <w:t xml:space="preserve">&gt;&gt;&gt; </w:t>
      </w:r>
      <w:r w:rsidRPr="00067178">
        <w:rPr>
          <w:rStyle w:val="keyword"/>
          <w:b/>
          <w:bCs/>
          <w:color w:val="000000" w:themeColor="text1"/>
        </w:rPr>
        <w:t>import</w:t>
      </w:r>
      <w:r w:rsidRPr="00067178">
        <w:rPr>
          <w:rStyle w:val="HTML"/>
          <w:color w:val="000000" w:themeColor="text1"/>
        </w:rPr>
        <w:t xml:space="preserve"> os </w:t>
      </w:r>
      <w:r w:rsidRPr="00067178">
        <w:rPr>
          <w:rStyle w:val="comment"/>
          <w:i/>
          <w:iCs/>
          <w:color w:val="000000" w:themeColor="text1"/>
        </w:rPr>
        <w:t># 导入os模块，模块的概念后面讲到</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[d </w:t>
      </w:r>
      <w:r w:rsidRPr="00067178">
        <w:rPr>
          <w:rStyle w:val="keyword"/>
          <w:b/>
          <w:bCs/>
          <w:color w:val="000000" w:themeColor="text1"/>
        </w:rPr>
        <w:t>for</w:t>
      </w:r>
      <w:r w:rsidRPr="00067178">
        <w:rPr>
          <w:rStyle w:val="HTML"/>
          <w:color w:val="000000" w:themeColor="text1"/>
        </w:rPr>
        <w:t xml:space="preserve"> d </w:t>
      </w:r>
      <w:r w:rsidRPr="00067178">
        <w:rPr>
          <w:rStyle w:val="keyword"/>
          <w:b/>
          <w:bCs/>
          <w:color w:val="000000" w:themeColor="text1"/>
        </w:rPr>
        <w:t>in</w:t>
      </w:r>
      <w:r w:rsidRPr="00067178">
        <w:rPr>
          <w:rStyle w:val="HTML"/>
          <w:color w:val="000000" w:themeColor="text1"/>
        </w:rPr>
        <w:t xml:space="preserve"> os.listdir(</w:t>
      </w:r>
      <w:r w:rsidRPr="00067178">
        <w:rPr>
          <w:rStyle w:val="string"/>
          <w:color w:val="000000" w:themeColor="text1"/>
        </w:rPr>
        <w:t>'.'</w:t>
      </w:r>
      <w:r w:rsidRPr="00067178">
        <w:rPr>
          <w:rStyle w:val="HTML"/>
          <w:color w:val="000000" w:themeColor="text1"/>
        </w:rPr>
        <w:t xml:space="preserve">)] </w:t>
      </w:r>
      <w:r w:rsidRPr="00067178">
        <w:rPr>
          <w:rStyle w:val="comment"/>
          <w:i/>
          <w:iCs/>
          <w:color w:val="000000" w:themeColor="text1"/>
        </w:rPr>
        <w:t># os.listdir可以列出文件和目录</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'.emacs.d'</w:t>
      </w:r>
      <w:r w:rsidRPr="00067178">
        <w:rPr>
          <w:rStyle w:val="HTML"/>
          <w:color w:val="000000" w:themeColor="text1"/>
        </w:rPr>
        <w:t xml:space="preserve">, </w:t>
      </w:r>
      <w:r w:rsidRPr="00067178">
        <w:rPr>
          <w:rStyle w:val="string"/>
          <w:color w:val="000000" w:themeColor="text1"/>
        </w:rPr>
        <w:t>'.ssh'</w:t>
      </w:r>
      <w:r w:rsidRPr="00067178">
        <w:rPr>
          <w:rStyle w:val="HTML"/>
          <w:color w:val="000000" w:themeColor="text1"/>
        </w:rPr>
        <w:t xml:space="preserve">, </w:t>
      </w:r>
      <w:r w:rsidRPr="00067178">
        <w:rPr>
          <w:rStyle w:val="string"/>
          <w:color w:val="000000" w:themeColor="text1"/>
        </w:rPr>
        <w:t>'.Trash'</w:t>
      </w:r>
      <w:r w:rsidRPr="00067178">
        <w:rPr>
          <w:rStyle w:val="HTML"/>
          <w:color w:val="000000" w:themeColor="text1"/>
        </w:rPr>
        <w:t xml:space="preserve">, </w:t>
      </w:r>
      <w:r w:rsidRPr="00067178">
        <w:rPr>
          <w:rStyle w:val="string"/>
          <w:color w:val="000000" w:themeColor="text1"/>
        </w:rPr>
        <w:t>'Adlm'</w:t>
      </w:r>
      <w:r w:rsidRPr="00067178">
        <w:rPr>
          <w:rStyle w:val="HTML"/>
          <w:color w:val="000000" w:themeColor="text1"/>
        </w:rPr>
        <w:t xml:space="preserve">, </w:t>
      </w:r>
      <w:r w:rsidRPr="00067178">
        <w:rPr>
          <w:rStyle w:val="string"/>
          <w:color w:val="000000" w:themeColor="text1"/>
        </w:rPr>
        <w:t>'Applications'</w:t>
      </w:r>
      <w:r w:rsidRPr="00067178">
        <w:rPr>
          <w:rStyle w:val="HTML"/>
          <w:color w:val="000000" w:themeColor="text1"/>
        </w:rPr>
        <w:t xml:space="preserve">, </w:t>
      </w:r>
      <w:r w:rsidRPr="00067178">
        <w:rPr>
          <w:rStyle w:val="string"/>
          <w:color w:val="000000" w:themeColor="text1"/>
        </w:rPr>
        <w:t>'Desktop'</w:t>
      </w:r>
      <w:r w:rsidRPr="00067178">
        <w:rPr>
          <w:rStyle w:val="HTML"/>
          <w:color w:val="000000" w:themeColor="text1"/>
        </w:rPr>
        <w:t xml:space="preserve">, </w:t>
      </w:r>
      <w:r w:rsidRPr="00067178">
        <w:rPr>
          <w:rStyle w:val="string"/>
          <w:color w:val="000000" w:themeColor="text1"/>
        </w:rPr>
        <w:t>'Documents'</w:t>
      </w:r>
      <w:r w:rsidRPr="00067178">
        <w:rPr>
          <w:rStyle w:val="HTML"/>
          <w:color w:val="000000" w:themeColor="text1"/>
        </w:rPr>
        <w:t xml:space="preserve">, </w:t>
      </w:r>
      <w:r w:rsidRPr="00067178">
        <w:rPr>
          <w:rStyle w:val="string"/>
          <w:color w:val="000000" w:themeColor="text1"/>
        </w:rPr>
        <w:t>'Downloads'</w:t>
      </w:r>
      <w:r w:rsidRPr="00067178">
        <w:rPr>
          <w:rStyle w:val="HTML"/>
          <w:color w:val="000000" w:themeColor="text1"/>
        </w:rPr>
        <w:t xml:space="preserve">, </w:t>
      </w:r>
      <w:r w:rsidRPr="00067178">
        <w:rPr>
          <w:rStyle w:val="string"/>
          <w:color w:val="000000" w:themeColor="text1"/>
        </w:rPr>
        <w:t>'Library'</w:t>
      </w:r>
      <w:r w:rsidRPr="00067178">
        <w:rPr>
          <w:rStyle w:val="HTML"/>
          <w:color w:val="000000" w:themeColor="text1"/>
        </w:rPr>
        <w:t xml:space="preserve">, </w:t>
      </w:r>
      <w:r w:rsidRPr="00067178">
        <w:rPr>
          <w:rStyle w:val="string"/>
          <w:color w:val="000000" w:themeColor="text1"/>
        </w:rPr>
        <w:t>'Movies'</w:t>
      </w:r>
      <w:r w:rsidRPr="00067178">
        <w:rPr>
          <w:rStyle w:val="HTML"/>
          <w:color w:val="000000" w:themeColor="text1"/>
        </w:rPr>
        <w:t xml:space="preserve">, </w:t>
      </w:r>
      <w:r w:rsidRPr="00067178">
        <w:rPr>
          <w:rStyle w:val="string"/>
          <w:color w:val="000000" w:themeColor="text1"/>
        </w:rPr>
        <w:t>'Music'</w:t>
      </w:r>
      <w:r w:rsidRPr="00067178">
        <w:rPr>
          <w:rStyle w:val="HTML"/>
          <w:color w:val="000000" w:themeColor="text1"/>
        </w:rPr>
        <w:t xml:space="preserve">, </w:t>
      </w:r>
      <w:r w:rsidRPr="00067178">
        <w:rPr>
          <w:rStyle w:val="string"/>
          <w:color w:val="000000" w:themeColor="text1"/>
        </w:rPr>
        <w:t>'Pictures'</w:t>
      </w:r>
      <w:r w:rsidRPr="00067178">
        <w:rPr>
          <w:rStyle w:val="HTML"/>
          <w:color w:val="000000" w:themeColor="text1"/>
        </w:rPr>
        <w:t xml:space="preserve">, </w:t>
      </w:r>
      <w:r w:rsidRPr="00067178">
        <w:rPr>
          <w:rStyle w:val="string"/>
          <w:color w:val="000000" w:themeColor="text1"/>
        </w:rPr>
        <w:t>'Public'</w:t>
      </w:r>
      <w:r w:rsidRPr="00067178">
        <w:rPr>
          <w:rStyle w:val="HTML"/>
          <w:color w:val="000000" w:themeColor="text1"/>
        </w:rPr>
        <w:t xml:space="preserve">, </w:t>
      </w:r>
      <w:r w:rsidRPr="00067178">
        <w:rPr>
          <w:rStyle w:val="string"/>
          <w:color w:val="000000" w:themeColor="text1"/>
        </w:rPr>
        <w:t>'VirtualBox VMs'</w:t>
      </w:r>
      <w:r w:rsidRPr="00067178">
        <w:rPr>
          <w:rStyle w:val="HTML"/>
          <w:color w:val="000000" w:themeColor="text1"/>
        </w:rPr>
        <w:t xml:space="preserve">, </w:t>
      </w:r>
      <w:r w:rsidRPr="00067178">
        <w:rPr>
          <w:rStyle w:val="string"/>
          <w:color w:val="000000" w:themeColor="text1"/>
        </w:rPr>
        <w:t>'Workspace'</w:t>
      </w:r>
      <w:r w:rsidRPr="00067178">
        <w:rPr>
          <w:rStyle w:val="HTML"/>
          <w:color w:val="000000" w:themeColor="text1"/>
        </w:rPr>
        <w:t xml:space="preserve">, </w:t>
      </w:r>
      <w:r w:rsidRPr="00067178">
        <w:rPr>
          <w:rStyle w:val="string"/>
          <w:color w:val="000000" w:themeColor="text1"/>
        </w:rPr>
        <w:t>'XCode'</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循环其实可以同时使用两个甚至多个变量，比如</w:t>
      </w:r>
      <w:r w:rsidRPr="00067178">
        <w:rPr>
          <w:rStyle w:val="HTML"/>
          <w:rFonts w:ascii="Consolas" w:hAnsi="Consolas" w:cs="Consolas"/>
          <w:color w:val="000000" w:themeColor="text1"/>
          <w:bdr w:val="single" w:sz="6" w:space="0" w:color="DDDDDD" w:frame="1"/>
          <w:shd w:val="clear" w:color="auto" w:fill="FAFAFA"/>
        </w:rPr>
        <w:t>dict</w:t>
      </w:r>
      <w:r w:rsidRPr="00067178">
        <w:rPr>
          <w:rFonts w:ascii="Helvetica" w:hAnsi="Helvetica" w:cs="Helvetica"/>
          <w:color w:val="000000" w:themeColor="text1"/>
        </w:rPr>
        <w:t>的</w:t>
      </w:r>
      <w:r w:rsidRPr="00067178">
        <w:rPr>
          <w:rStyle w:val="HTML"/>
          <w:rFonts w:ascii="Consolas" w:hAnsi="Consolas" w:cs="Consolas"/>
          <w:color w:val="000000" w:themeColor="text1"/>
          <w:bdr w:val="single" w:sz="6" w:space="0" w:color="DDDDDD" w:frame="1"/>
          <w:shd w:val="clear" w:color="auto" w:fill="FAFAFA"/>
        </w:rPr>
        <w:t>items()</w:t>
      </w:r>
      <w:r w:rsidRPr="00067178">
        <w:rPr>
          <w:rFonts w:ascii="Helvetica" w:hAnsi="Helvetica" w:cs="Helvetica"/>
          <w:color w:val="000000" w:themeColor="text1"/>
        </w:rPr>
        <w:t>可以同时迭代</w:t>
      </w:r>
      <w:r w:rsidRPr="00067178">
        <w:rPr>
          <w:rFonts w:ascii="Helvetica" w:hAnsi="Helvetica" w:cs="Helvetica"/>
          <w:color w:val="000000" w:themeColor="text1"/>
        </w:rPr>
        <w:t>key</w:t>
      </w:r>
      <w:r w:rsidRPr="00067178">
        <w:rPr>
          <w:rFonts w:ascii="Helvetica" w:hAnsi="Helvetica" w:cs="Helvetica"/>
          <w:color w:val="000000" w:themeColor="text1"/>
        </w:rPr>
        <w:t>和</w:t>
      </w:r>
      <w:r w:rsidRPr="00067178">
        <w:rPr>
          <w:rFonts w:ascii="Helvetica" w:hAnsi="Helvetica" w:cs="Helvetica"/>
          <w:color w:val="000000" w:themeColor="text1"/>
        </w:rPr>
        <w:t>value</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lastRenderedPageBreak/>
        <w:t xml:space="preserve">&gt;&gt;&gt;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print(k, </w:t>
      </w:r>
      <w:r w:rsidRPr="00067178">
        <w:rPr>
          <w:rStyle w:val="string"/>
          <w:color w:val="000000" w:themeColor="text1"/>
        </w:rPr>
        <w:t>'='</w:t>
      </w:r>
      <w:r w:rsidRPr="00067178">
        <w:rPr>
          <w:rStyle w:val="HTML"/>
          <w:color w:val="000000" w:themeColor="text1"/>
        </w:rPr>
        <w:t>, v)</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y = B</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x = A</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z = C</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因此，列表生成式也可以使用两个变量来生成</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[k + </w:t>
      </w:r>
      <w:r w:rsidRPr="00067178">
        <w:rPr>
          <w:rStyle w:val="string"/>
          <w:color w:val="000000" w:themeColor="text1"/>
        </w:rPr>
        <w:t>'='</w:t>
      </w:r>
      <w:r w:rsidRPr="00067178">
        <w:rPr>
          <w:rStyle w:val="HTML"/>
          <w:color w:val="000000" w:themeColor="text1"/>
        </w:rPr>
        <w:t xml:space="preserve"> + v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'y=B'</w:t>
      </w:r>
      <w:r w:rsidRPr="00067178">
        <w:rPr>
          <w:rStyle w:val="HTML"/>
          <w:color w:val="000000" w:themeColor="text1"/>
        </w:rPr>
        <w:t xml:space="preserve">, </w:t>
      </w:r>
      <w:r w:rsidRPr="00067178">
        <w:rPr>
          <w:rStyle w:val="string"/>
          <w:color w:val="000000" w:themeColor="text1"/>
        </w:rPr>
        <w:t>'x=A'</w:t>
      </w:r>
      <w:r w:rsidRPr="00067178">
        <w:rPr>
          <w:rStyle w:val="HTML"/>
          <w:color w:val="000000" w:themeColor="text1"/>
        </w:rPr>
        <w:t xml:space="preserve">, </w:t>
      </w:r>
      <w:r w:rsidRPr="00067178">
        <w:rPr>
          <w:rStyle w:val="string"/>
          <w:color w:val="000000" w:themeColor="text1"/>
        </w:rPr>
        <w:t>'z=C'</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最后把一个</w:t>
      </w:r>
      <w:r w:rsidRPr="00067178">
        <w:rPr>
          <w:rFonts w:ascii="Helvetica" w:hAnsi="Helvetica" w:cs="Helvetica"/>
          <w:color w:val="000000" w:themeColor="text1"/>
        </w:rPr>
        <w:t>list</w:t>
      </w:r>
      <w:r w:rsidRPr="00067178">
        <w:rPr>
          <w:rFonts w:ascii="Helvetica" w:hAnsi="Helvetica" w:cs="Helvetica"/>
          <w:color w:val="000000" w:themeColor="text1"/>
        </w:rPr>
        <w:t>中所有的字符串变成小写：</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[s.lower() </w:t>
      </w:r>
      <w:r w:rsidRPr="00067178">
        <w:rPr>
          <w:rStyle w:val="keyword"/>
          <w:b/>
          <w:bCs/>
          <w:color w:val="000000" w:themeColor="text1"/>
        </w:rPr>
        <w:t>for</w:t>
      </w:r>
      <w:r w:rsidRPr="00067178">
        <w:rPr>
          <w:rStyle w:val="HTML"/>
          <w:color w:val="000000" w:themeColor="text1"/>
        </w:rPr>
        <w:t xml:space="preserve"> s </w:t>
      </w:r>
      <w:r w:rsidRPr="00067178">
        <w:rPr>
          <w:rStyle w:val="keyword"/>
          <w:b/>
          <w:bCs/>
          <w:color w:val="000000" w:themeColor="text1"/>
        </w:rPr>
        <w:t>in</w:t>
      </w:r>
      <w:r w:rsidRPr="00067178">
        <w:rPr>
          <w:rStyle w:val="HTML"/>
          <w:color w:val="000000" w:themeColor="text1"/>
        </w:rPr>
        <w:t xml:space="preserve"> 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67178">
        <w:rPr>
          <w:rStyle w:val="HTML"/>
          <w:color w:val="000000" w:themeColor="text1"/>
        </w:rPr>
        <w:t>[</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Default="00067178"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E83F69">
      <w:pPr>
        <w:pStyle w:val="2"/>
        <w:rPr>
          <w:sz w:val="24"/>
        </w:rPr>
      </w:pPr>
      <w:bookmarkStart w:id="53" w:name="_Toc454522315"/>
      <w:r w:rsidRPr="00E71B13">
        <w:rPr>
          <w:sz w:val="24"/>
        </w:rPr>
        <w:t>第</w:t>
      </w:r>
      <w:r w:rsidRPr="00E71B13">
        <w:rPr>
          <w:rFonts w:hint="eastAsia"/>
          <w:sz w:val="24"/>
        </w:rPr>
        <w:t>21</w:t>
      </w:r>
      <w:r w:rsidRPr="00E71B13">
        <w:rPr>
          <w:rFonts w:hint="eastAsia"/>
          <w:sz w:val="24"/>
        </w:rPr>
        <w:t>课</w:t>
      </w:r>
      <w:r w:rsidRPr="00E71B13">
        <w:rPr>
          <w:rFonts w:hint="eastAsia"/>
          <w:sz w:val="24"/>
        </w:rPr>
        <w:t xml:space="preserve">  </w:t>
      </w:r>
      <w:r w:rsidRPr="00E71B13">
        <w:rPr>
          <w:rFonts w:hint="eastAsia"/>
          <w:sz w:val="24"/>
        </w:rPr>
        <w:t>生成器</w:t>
      </w:r>
      <w:bookmarkEnd w:id="53"/>
    </w:p>
    <w:p w:rsidR="00E71B13" w:rsidRPr="00E71B13" w:rsidRDefault="00E71B13" w:rsidP="00E71B13">
      <w:pPr>
        <w:pStyle w:val="a5"/>
        <w:shd w:val="clear" w:color="auto" w:fill="FFFFFF"/>
        <w:spacing w:before="0"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通过列表生成式，我们可以直接创建一个列表。但是，受到内存限制，列表容量肯定是有限的。而且，创建一个包含</w:t>
      </w:r>
      <w:r w:rsidRPr="00E71B13">
        <w:rPr>
          <w:rFonts w:ascii="Helvetica" w:hAnsi="Helvetica" w:cs="Helvetica"/>
          <w:color w:val="000000" w:themeColor="text1"/>
        </w:rPr>
        <w:t>100</w:t>
      </w:r>
      <w:r w:rsidRPr="00E71B13">
        <w:rPr>
          <w:rFonts w:ascii="Helvetica" w:hAnsi="Helvetica" w:cs="Helvetica"/>
          <w:color w:val="000000" w:themeColor="text1"/>
        </w:rPr>
        <w:t>万个元素的列表，不仅占用很大的存储空间，如果我们仅仅需要访问前面几个元素，那后面绝大多数元素占用的空间都白白浪费了。</w:t>
      </w:r>
    </w:p>
    <w:p w:rsidR="00E71B13" w:rsidRPr="004E61FD"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所以，如果列表元素可以按照某种算法推算出来，那我们是否可以在循环的过程中不断推算出后续的元素呢？这样就不必创建完整的</w:t>
      </w:r>
      <w:r w:rsidRPr="00E71B13">
        <w:rPr>
          <w:rFonts w:ascii="Helvetica" w:hAnsi="Helvetica" w:cs="Helvetica"/>
          <w:color w:val="000000" w:themeColor="text1"/>
        </w:rPr>
        <w:t>list</w:t>
      </w:r>
      <w:r w:rsidRPr="00E71B13">
        <w:rPr>
          <w:rFonts w:ascii="Helvetica" w:hAnsi="Helvetica" w:cs="Helvetica"/>
          <w:color w:val="000000" w:themeColor="text1"/>
        </w:rPr>
        <w:t>，从而节省大量的空间。在</w:t>
      </w:r>
      <w:r w:rsidRPr="00E71B13">
        <w:rPr>
          <w:rFonts w:ascii="Helvetica" w:hAnsi="Helvetica" w:cs="Helvetica"/>
          <w:color w:val="000000" w:themeColor="text1"/>
        </w:rPr>
        <w:t>Python</w:t>
      </w:r>
      <w:r w:rsidRPr="00E71B13">
        <w:rPr>
          <w:rFonts w:ascii="Helvetica" w:hAnsi="Helvetica" w:cs="Helvetica"/>
          <w:color w:val="000000" w:themeColor="text1"/>
        </w:rPr>
        <w:t>中，</w:t>
      </w:r>
      <w:r w:rsidRPr="004E61FD">
        <w:rPr>
          <w:rFonts w:ascii="Helvetica" w:hAnsi="Helvetica" w:cs="Helvetica"/>
          <w:color w:val="70AD47" w:themeColor="accent6"/>
        </w:rPr>
        <w:t>这种一边循环一边计算的机制，称为生成器：</w:t>
      </w:r>
      <w:r w:rsidRPr="004E61FD">
        <w:rPr>
          <w:rFonts w:ascii="Helvetica" w:hAnsi="Helvetica" w:cs="Helvetica"/>
          <w:color w:val="70AD47" w:themeColor="accent6"/>
        </w:rPr>
        <w:t>generator</w:t>
      </w:r>
      <w:r w:rsidRPr="004E61FD">
        <w:rPr>
          <w:rFonts w:ascii="Helvetica" w:hAnsi="Helvetica" w:cs="Helvetica"/>
          <w:color w:val="70AD47" w:themeColor="accent6"/>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lastRenderedPageBreak/>
        <w:t>要创建一个</w:t>
      </w:r>
      <w:r w:rsidRPr="00E71B13">
        <w:rPr>
          <w:rFonts w:ascii="Helvetica" w:hAnsi="Helvetica" w:cs="Helvetica"/>
          <w:color w:val="000000" w:themeColor="text1"/>
        </w:rPr>
        <w:t>generator</w:t>
      </w:r>
      <w:r w:rsidRPr="00E71B13">
        <w:rPr>
          <w:rFonts w:ascii="Helvetica" w:hAnsi="Helvetica" w:cs="Helvetica"/>
          <w:color w:val="000000" w:themeColor="text1"/>
        </w:rPr>
        <w:t>，有很多种方法。</w:t>
      </w:r>
      <w:r w:rsidRPr="004E61FD">
        <w:rPr>
          <w:rFonts w:ascii="Helvetica" w:hAnsi="Helvetica" w:cs="Helvetica"/>
          <w:color w:val="70AD47" w:themeColor="accent6"/>
        </w:rPr>
        <w:t>第一种方法很简单，只要把一个列表生成式的</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改成</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，就创建了一个</w:t>
      </w:r>
      <w:r w:rsidRPr="004E61FD">
        <w:rPr>
          <w:rFonts w:ascii="Helvetica" w:hAnsi="Helvetica" w:cs="Helvetica"/>
          <w:color w:val="70AD47" w:themeColor="accent6"/>
        </w:rPr>
        <w:t>generator</w:t>
      </w:r>
      <w:r w:rsidRPr="00E71B13">
        <w:rPr>
          <w:rFonts w:ascii="Helvetica" w:hAnsi="Helvetica" w:cs="Helvetica"/>
          <w:color w:val="000000" w:themeColor="text1"/>
        </w:rPr>
        <w:t>：</w:t>
      </w:r>
      <w:r w:rsidR="002D0BA4">
        <w:rPr>
          <w:rFonts w:ascii="Helvetica" w:hAnsi="Helvetica" w:cs="Helvetica" w:hint="eastAsia"/>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L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L</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r w:rsidRPr="00E71B13">
        <w:rPr>
          <w:rStyle w:val="HTML"/>
          <w:color w:val="000000" w:themeColor="text1"/>
        </w:rPr>
        <w:t xml:space="preserve">, </w:t>
      </w:r>
      <w:r w:rsidRPr="00E71B13">
        <w:rPr>
          <w:rStyle w:val="number"/>
          <w:color w:val="000000" w:themeColor="text1"/>
        </w:rPr>
        <w:t>4</w:t>
      </w:r>
      <w:r w:rsidRPr="00E71B13">
        <w:rPr>
          <w:rStyle w:val="HTML"/>
          <w:color w:val="000000" w:themeColor="text1"/>
        </w:rPr>
        <w:t xml:space="preserve">, </w:t>
      </w:r>
      <w:r w:rsidRPr="00E71B13">
        <w:rPr>
          <w:rStyle w:val="number"/>
          <w:color w:val="000000" w:themeColor="text1"/>
        </w:rPr>
        <w:t>9</w:t>
      </w:r>
      <w:r w:rsidRPr="00E71B13">
        <w:rPr>
          <w:rStyle w:val="HTML"/>
          <w:color w:val="000000" w:themeColor="text1"/>
        </w:rPr>
        <w:t xml:space="preserve">, </w:t>
      </w:r>
      <w:r w:rsidRPr="00E71B13">
        <w:rPr>
          <w:rStyle w:val="number"/>
          <w:color w:val="000000" w:themeColor="text1"/>
        </w:rPr>
        <w:t>16</w:t>
      </w:r>
      <w:r w:rsidRPr="00E71B13">
        <w:rPr>
          <w:rStyle w:val="HTML"/>
          <w:color w:val="000000" w:themeColor="text1"/>
        </w:rPr>
        <w:t xml:space="preserve">, </w:t>
      </w:r>
      <w:r w:rsidRPr="00E71B13">
        <w:rPr>
          <w:rStyle w:val="number"/>
          <w:color w:val="000000" w:themeColor="text1"/>
        </w:rPr>
        <w:t>25</w:t>
      </w:r>
      <w:r w:rsidRPr="00E71B13">
        <w:rPr>
          <w:rStyle w:val="HTML"/>
          <w:color w:val="000000" w:themeColor="text1"/>
        </w:rPr>
        <w:t xml:space="preserve">, </w:t>
      </w:r>
      <w:r w:rsidRPr="00E71B13">
        <w:rPr>
          <w:rStyle w:val="number"/>
          <w:color w:val="000000" w:themeColor="text1"/>
        </w:rPr>
        <w:t>36</w:t>
      </w:r>
      <w:r w:rsidRPr="00E71B13">
        <w:rPr>
          <w:rStyle w:val="HTML"/>
          <w:color w:val="000000" w:themeColor="text1"/>
        </w:rPr>
        <w:t xml:space="preserve">, </w:t>
      </w:r>
      <w:r w:rsidRPr="00E71B13">
        <w:rPr>
          <w:rStyle w:val="number"/>
          <w:color w:val="000000" w:themeColor="text1"/>
        </w:rPr>
        <w:t>49</w:t>
      </w:r>
      <w:r w:rsidRPr="00E71B13">
        <w:rPr>
          <w:rStyle w:val="HTML"/>
          <w:color w:val="000000" w:themeColor="text1"/>
        </w:rPr>
        <w:t xml:space="preserve">, </w:t>
      </w:r>
      <w:r w:rsidRPr="00E71B13">
        <w:rPr>
          <w:rStyle w:val="number"/>
          <w:color w:val="000000" w:themeColor="text1"/>
        </w:rPr>
        <w:t>64</w:t>
      </w:r>
      <w:r w:rsidRPr="00E71B13">
        <w:rPr>
          <w:rStyle w:val="HTML"/>
          <w:color w:val="000000" w:themeColor="text1"/>
        </w:rPr>
        <w:t xml:space="preserve">, </w:t>
      </w:r>
      <w:r w:rsidRPr="00E71B13">
        <w:rPr>
          <w:rStyle w:val="number"/>
          <w:color w:val="000000" w:themeColor="text1"/>
        </w:rPr>
        <w:t>81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&lt;generator object &lt;genexpr&gt; at </w:t>
      </w:r>
      <w:r w:rsidRPr="00E71B13">
        <w:rPr>
          <w:rStyle w:val="number"/>
          <w:color w:val="000000" w:themeColor="text1"/>
        </w:rPr>
        <w:t>0x1022ef630</w:t>
      </w:r>
      <w:r w:rsidRPr="00E71B13">
        <w:rPr>
          <w:rStyle w:val="HTML"/>
          <w:color w:val="000000" w:themeColor="text1"/>
        </w:rPr>
        <w:t>&gt;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创建</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的区别仅在于最外层的</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是一个</w:t>
      </w:r>
      <w:r w:rsidRPr="00E71B13">
        <w:rPr>
          <w:rFonts w:ascii="Helvetica" w:hAnsi="Helvetica" w:cs="Helvetica"/>
          <w:color w:val="000000" w:themeColor="text1"/>
        </w:rPr>
        <w:t>list</w:t>
      </w:r>
      <w:r w:rsidRPr="00E71B13">
        <w:rPr>
          <w:rFonts w:ascii="Helvetica" w:hAnsi="Helvetica" w:cs="Helvetica"/>
          <w:color w:val="000000" w:themeColor="text1"/>
        </w:rPr>
        <w:t>，而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是一个</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我们可以直接打印出</w:t>
      </w:r>
      <w:r w:rsidRPr="00E71B13">
        <w:rPr>
          <w:rFonts w:ascii="Helvetica" w:hAnsi="Helvetica" w:cs="Helvetica"/>
          <w:color w:val="000000" w:themeColor="text1"/>
        </w:rPr>
        <w:t>list</w:t>
      </w:r>
      <w:r w:rsidRPr="00E71B13">
        <w:rPr>
          <w:rFonts w:ascii="Helvetica" w:hAnsi="Helvetica" w:cs="Helvetica"/>
          <w:color w:val="000000" w:themeColor="text1"/>
        </w:rPr>
        <w:t>的每一个元素，但我们怎么打印出</w:t>
      </w:r>
      <w:r w:rsidRPr="00E71B13">
        <w:rPr>
          <w:rFonts w:ascii="Helvetica" w:hAnsi="Helvetica" w:cs="Helvetica"/>
          <w:color w:val="000000" w:themeColor="text1"/>
        </w:rPr>
        <w:t>generator</w:t>
      </w:r>
      <w:r w:rsidRPr="00E71B13">
        <w:rPr>
          <w:rFonts w:ascii="Helvetica" w:hAnsi="Helvetica" w:cs="Helvetica"/>
          <w:color w:val="000000" w:themeColor="text1"/>
        </w:rPr>
        <w:t>的每一个元素呢？</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如果要一个一个打印出来，可以通过</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函数获得</w:t>
      </w:r>
      <w:r w:rsidRPr="00E71B13">
        <w:rPr>
          <w:rFonts w:ascii="Helvetica" w:hAnsi="Helvetica" w:cs="Helvetica"/>
          <w:color w:val="000000" w:themeColor="text1"/>
        </w:rPr>
        <w:t>generator</w:t>
      </w:r>
      <w:r w:rsidRPr="00E71B13">
        <w:rPr>
          <w:rFonts w:ascii="Helvetica" w:hAnsi="Helvetica" w:cs="Helvetica"/>
          <w:color w:val="000000" w:themeColor="text1"/>
        </w:rPr>
        <w:t>的下一个返回值：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我们讲过，</w:t>
      </w:r>
      <w:r w:rsidRPr="00E5435C">
        <w:rPr>
          <w:rFonts w:ascii="Helvetica" w:hAnsi="Helvetica" w:cs="Helvetica"/>
          <w:color w:val="70AD47" w:themeColor="accent6"/>
        </w:rPr>
        <w:t>generator</w:t>
      </w:r>
      <w:r w:rsidRPr="00E5435C">
        <w:rPr>
          <w:rFonts w:ascii="Helvetica" w:hAnsi="Helvetica" w:cs="Helvetica"/>
          <w:color w:val="70AD47" w:themeColor="accent6"/>
        </w:rPr>
        <w:t>保存的是算法，每次调用</w:t>
      </w:r>
      <w:r w:rsidRPr="00E5435C">
        <w:rPr>
          <w:rStyle w:val="HTML"/>
          <w:rFonts w:ascii="Consolas" w:hAnsi="Consolas" w:cs="Consolas"/>
          <w:color w:val="70AD47" w:themeColor="accent6"/>
          <w:bdr w:val="single" w:sz="6" w:space="0" w:color="DDDDDD" w:frame="1"/>
          <w:shd w:val="clear" w:color="auto" w:fill="FAFAFA"/>
        </w:rPr>
        <w:t>next(g)</w:t>
      </w:r>
      <w:r w:rsidRPr="00E5435C">
        <w:rPr>
          <w:rFonts w:ascii="Helvetica" w:hAnsi="Helvetica" w:cs="Helvetica"/>
          <w:color w:val="70AD47" w:themeColor="accent6"/>
        </w:rPr>
        <w:t>，就计算出</w:t>
      </w:r>
      <w:r w:rsidRPr="00E5435C">
        <w:rPr>
          <w:rStyle w:val="HTML"/>
          <w:rFonts w:ascii="Consolas" w:hAnsi="Consolas" w:cs="Consolas"/>
          <w:color w:val="70AD47" w:themeColor="accent6"/>
          <w:bdr w:val="single" w:sz="6" w:space="0" w:color="DDDDDD" w:frame="1"/>
          <w:shd w:val="clear" w:color="auto" w:fill="FAFAFA"/>
        </w:rPr>
        <w:t>g</w:t>
      </w:r>
      <w:r w:rsidRPr="00E5435C">
        <w:rPr>
          <w:rFonts w:ascii="Helvetica" w:hAnsi="Helvetica" w:cs="Helvetica"/>
          <w:color w:val="70AD47" w:themeColor="accent6"/>
        </w:rPr>
        <w:t>的下一个元素的值，直到计算到最后一个元素，没有更多的元素时，抛出</w:t>
      </w:r>
      <w:r w:rsidRPr="00E5435C">
        <w:rPr>
          <w:rStyle w:val="HTML"/>
          <w:rFonts w:ascii="Consolas" w:hAnsi="Consolas" w:cs="Consolas"/>
          <w:color w:val="70AD47" w:themeColor="accent6"/>
          <w:bdr w:val="single" w:sz="6" w:space="0" w:color="DDDDDD" w:frame="1"/>
          <w:shd w:val="clear" w:color="auto" w:fill="FAFAFA"/>
        </w:rPr>
        <w:t>StopIteration</w:t>
      </w:r>
      <w:r w:rsidRPr="00E5435C">
        <w:rPr>
          <w:rFonts w:ascii="Helvetica" w:hAnsi="Helvetica" w:cs="Helvetica"/>
          <w:color w:val="70AD47" w:themeColor="accent6"/>
        </w:rPr>
        <w:t>的错误。</w:t>
      </w:r>
    </w:p>
    <w:p w:rsidR="00E71B13" w:rsidRPr="005C509F"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当然，上面这种不断调用</w:t>
      </w:r>
      <w:r w:rsidRPr="00E71B13">
        <w:rPr>
          <w:rStyle w:val="HTML"/>
          <w:rFonts w:ascii="Consolas" w:hAnsi="Consolas" w:cs="Consolas"/>
          <w:color w:val="000000" w:themeColor="text1"/>
          <w:bdr w:val="single" w:sz="6" w:space="0" w:color="DDDDDD" w:frame="1"/>
          <w:shd w:val="clear" w:color="auto" w:fill="FAFAFA"/>
        </w:rPr>
        <w:t>next(g)</w:t>
      </w:r>
      <w:r w:rsidRPr="00E71B13">
        <w:rPr>
          <w:rFonts w:ascii="Helvetica" w:hAnsi="Helvetica" w:cs="Helvetica"/>
          <w:color w:val="000000" w:themeColor="text1"/>
        </w:rPr>
        <w:t>实在是太变态了，</w:t>
      </w:r>
      <w:r w:rsidRPr="005C509F">
        <w:rPr>
          <w:rFonts w:ascii="Helvetica" w:hAnsi="Helvetica" w:cs="Helvetica"/>
          <w:color w:val="70AD47" w:themeColor="accent6"/>
        </w:rPr>
        <w:t>正确的方法是使用</w:t>
      </w:r>
      <w:r w:rsidRPr="005C509F">
        <w:rPr>
          <w:rStyle w:val="HTML"/>
          <w:rFonts w:ascii="Consolas" w:hAnsi="Consolas" w:cs="Consolas"/>
          <w:color w:val="70AD47" w:themeColor="accent6"/>
          <w:bdr w:val="single" w:sz="6" w:space="0" w:color="DDDDDD" w:frame="1"/>
          <w:shd w:val="clear" w:color="auto" w:fill="FAFAFA"/>
        </w:rPr>
        <w:t>for</w:t>
      </w:r>
      <w:r w:rsidRPr="005C509F">
        <w:rPr>
          <w:rFonts w:ascii="Helvetica" w:hAnsi="Helvetica" w:cs="Helvetica"/>
          <w:color w:val="70AD47" w:themeColor="accent6"/>
        </w:rPr>
        <w:t>循环，因为</w:t>
      </w:r>
      <w:r w:rsidRPr="005C509F">
        <w:rPr>
          <w:rFonts w:ascii="Helvetica" w:hAnsi="Helvetica" w:cs="Helvetica"/>
          <w:color w:val="70AD47" w:themeColor="accent6"/>
        </w:rPr>
        <w:t>generator</w:t>
      </w:r>
      <w:r w:rsidRPr="005C509F">
        <w:rPr>
          <w:rFonts w:ascii="Helvetica" w:hAnsi="Helvetica" w:cs="Helvetica"/>
          <w:color w:val="70AD47" w:themeColor="accent6"/>
        </w:rPr>
        <w:t>也是可迭代对象：</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所以，我们创建了一个</w:t>
      </w:r>
      <w:r w:rsidRPr="00E71B13">
        <w:rPr>
          <w:rFonts w:ascii="Helvetica" w:hAnsi="Helvetica" w:cs="Helvetica"/>
          <w:color w:val="000000" w:themeColor="text1"/>
        </w:rPr>
        <w:t>generator</w:t>
      </w:r>
      <w:r w:rsidRPr="00E71B13">
        <w:rPr>
          <w:rFonts w:ascii="Helvetica" w:hAnsi="Helvetica" w:cs="Helvetica"/>
          <w:color w:val="000000" w:themeColor="text1"/>
        </w:rPr>
        <w:t>后，基本上永远不会调用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，而是通过</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循环来迭代它，并且不需要关心</w:t>
      </w:r>
      <w:r w:rsidRPr="00E71B13">
        <w:rPr>
          <w:rStyle w:val="HTML"/>
          <w:rFonts w:ascii="Consolas" w:hAnsi="Consolas" w:cs="Consolas"/>
          <w:color w:val="000000" w:themeColor="text1"/>
          <w:bdr w:val="single" w:sz="6" w:space="0" w:color="DDDDDD" w:frame="1"/>
          <w:shd w:val="clear" w:color="auto" w:fill="FAFAFA"/>
        </w:rPr>
        <w:t>StopIteration</w:t>
      </w:r>
      <w:r w:rsidRPr="00E71B13">
        <w:rPr>
          <w:rFonts w:ascii="Helvetica" w:hAnsi="Helvetica" w:cs="Helvetica"/>
          <w:color w:val="000000" w:themeColor="text1"/>
        </w:rPr>
        <w:t>的错误。</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generator</w:t>
      </w:r>
      <w:r w:rsidRPr="00E71B13">
        <w:rPr>
          <w:rFonts w:ascii="Helvetica" w:hAnsi="Helvetica" w:cs="Helvetica"/>
          <w:color w:val="000000" w:themeColor="text1"/>
        </w:rPr>
        <w:t>非常强大。如果推算的算法比较复杂，用类似列表生成式的</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循环无法实现的时候，还可以用函数来实现。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比如，著名的斐波拉契数列（</w:t>
      </w:r>
      <w:r w:rsidRPr="00E71B13">
        <w:rPr>
          <w:rFonts w:ascii="Helvetica" w:hAnsi="Helvetica" w:cs="Helvetica"/>
          <w:color w:val="000000" w:themeColor="text1"/>
        </w:rPr>
        <w:t>Fibonacci</w:t>
      </w:r>
      <w:r w:rsidRPr="00E71B13">
        <w:rPr>
          <w:rFonts w:ascii="Helvetica" w:hAnsi="Helvetica" w:cs="Helvetica"/>
          <w:color w:val="000000" w:themeColor="text1"/>
        </w:rPr>
        <w:t>），除第一个和第二个数外，任意一个数都可由前两个数相加得到：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1, 1, 2, 3, 5, 8, 13, 21, 34, ...</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斐波拉契数列用列表生成式写不出来，但是，用函数把它打印出来却很容易：</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r w:rsidR="00BB0D7C">
        <w:rPr>
          <w:rStyle w:val="HTML"/>
          <w:color w:val="000000" w:themeColor="text1"/>
        </w:rPr>
        <w:t xml:space="preserve">   </w:t>
      </w:r>
      <w:r w:rsidR="00BB0D7C" w:rsidRPr="0086635B">
        <w:rPr>
          <w:rStyle w:val="HTML"/>
          <w:color w:val="70AD47" w:themeColor="accent6"/>
        </w:rPr>
        <w:t xml:space="preserve"> </w:t>
      </w:r>
      <w:r w:rsidR="00BB0D7C" w:rsidRPr="0086635B">
        <w:rPr>
          <w:rStyle w:val="HTML"/>
          <w:rFonts w:hint="eastAsia"/>
          <w:color w:val="70AD47" w:themeColor="accent6"/>
        </w:rPr>
        <w:t>#</w:t>
      </w:r>
      <w:r w:rsidR="003513CE" w:rsidRPr="0086635B">
        <w:rPr>
          <w:rStyle w:val="HTML"/>
          <w:rFonts w:hint="eastAsia"/>
          <w:color w:val="70AD47" w:themeColor="accent6"/>
        </w:rPr>
        <w:t>赋值没有先后顺序，同时进行</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上面的函数可以输出斐波那契数列的前</w:t>
      </w:r>
      <w:r w:rsidRPr="00E71B13">
        <w:rPr>
          <w:rFonts w:ascii="Helvetica" w:hAnsi="Helvetica" w:cs="Helvetica"/>
          <w:color w:val="000000" w:themeColor="text1"/>
        </w:rPr>
        <w:t>N</w:t>
      </w:r>
      <w:r w:rsidRPr="00E71B13">
        <w:rPr>
          <w:rFonts w:ascii="Helvetica" w:hAnsi="Helvetica" w:cs="Helvetica"/>
          <w:color w:val="000000" w:themeColor="text1"/>
        </w:rPr>
        <w:t>个数：</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仔细观察，可以看出，</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函数实际上是定义了斐波拉契数列的推算规则，可以从第一个元素开始，推算出后续任意的元素，这种逻辑其实非常类似</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也就是说，上面的函数和</w:t>
      </w:r>
      <w:r w:rsidRPr="00E71B13">
        <w:rPr>
          <w:rFonts w:ascii="Helvetica" w:hAnsi="Helvetica" w:cs="Helvetica"/>
          <w:color w:val="000000" w:themeColor="text1"/>
        </w:rPr>
        <w:t>generator</w:t>
      </w:r>
      <w:r w:rsidRPr="00E71B13">
        <w:rPr>
          <w:rFonts w:ascii="Helvetica" w:hAnsi="Helvetica" w:cs="Helvetica"/>
          <w:color w:val="000000" w:themeColor="text1"/>
        </w:rPr>
        <w:t>仅一步之遥。要把</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函数变成</w:t>
      </w:r>
      <w:r w:rsidRPr="00E71B13">
        <w:rPr>
          <w:rFonts w:ascii="Helvetica" w:hAnsi="Helvetica" w:cs="Helvetica"/>
          <w:color w:val="000000" w:themeColor="text1"/>
        </w:rPr>
        <w:t>generator</w:t>
      </w:r>
      <w:r w:rsidRPr="00E71B13">
        <w:rPr>
          <w:rFonts w:ascii="Helvetica" w:hAnsi="Helvetica" w:cs="Helvetica"/>
          <w:color w:val="000000" w:themeColor="text1"/>
        </w:rPr>
        <w:t>，只需要把</w:t>
      </w:r>
      <w:r w:rsidRPr="002D4495">
        <w:rPr>
          <w:rStyle w:val="HTML"/>
          <w:rFonts w:ascii="Consolas" w:hAnsi="Consolas" w:cs="Consolas"/>
          <w:color w:val="70AD47" w:themeColor="accent6"/>
          <w:bdr w:val="single" w:sz="6" w:space="0" w:color="DDDDDD" w:frame="1"/>
          <w:shd w:val="clear" w:color="auto" w:fill="FAFAFA"/>
        </w:rPr>
        <w:t>print(b)</w:t>
      </w:r>
      <w:r w:rsidRPr="002D4495">
        <w:rPr>
          <w:rFonts w:ascii="Helvetica" w:hAnsi="Helvetica" w:cs="Helvetica"/>
          <w:color w:val="70AD47" w:themeColor="accent6"/>
        </w:rPr>
        <w:t>改为</w:t>
      </w:r>
      <w:r w:rsidRPr="002D4495">
        <w:rPr>
          <w:rStyle w:val="HTML"/>
          <w:rFonts w:ascii="Consolas" w:hAnsi="Consolas" w:cs="Consolas"/>
          <w:color w:val="70AD47" w:themeColor="accent6"/>
          <w:bdr w:val="single" w:sz="6" w:space="0" w:color="DDDDDD" w:frame="1"/>
          <w:shd w:val="clear" w:color="auto" w:fill="FAFAFA"/>
        </w:rPr>
        <w:t>yield b</w:t>
      </w:r>
      <w:r w:rsidRPr="002D4495">
        <w:rPr>
          <w:rFonts w:ascii="Helvetica" w:hAnsi="Helvetica" w:cs="Helvetica"/>
          <w:color w:val="70AD47" w:themeColor="accent6"/>
        </w:rPr>
        <w:t>就可以了</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 xml:space="preserve">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5F192B">
        <w:rPr>
          <w:rFonts w:ascii="Helvetica" w:hAnsi="Helvetica" w:cs="Helvetica"/>
          <w:color w:val="70AD47" w:themeColor="accent6"/>
        </w:rPr>
        <w:t>这就是定义</w:t>
      </w:r>
      <w:r w:rsidRPr="005F192B">
        <w:rPr>
          <w:rFonts w:ascii="Helvetica" w:hAnsi="Helvetica" w:cs="Helvetica"/>
          <w:color w:val="70AD47" w:themeColor="accent6"/>
        </w:rPr>
        <w:t>generator</w:t>
      </w:r>
      <w:r w:rsidRPr="005F192B">
        <w:rPr>
          <w:rFonts w:ascii="Helvetica" w:hAnsi="Helvetica" w:cs="Helvetica"/>
          <w:color w:val="70AD47" w:themeColor="accent6"/>
        </w:rPr>
        <w:t>的另一种方法。如果一个函数定义中包含</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关键字，那么这个函数就不再是一个普通函数，而是一个</w:t>
      </w:r>
      <w:r w:rsidRPr="005F192B">
        <w:rPr>
          <w:rFonts w:ascii="Helvetica" w:hAnsi="Helvetica" w:cs="Helvetica"/>
          <w:color w:val="70AD47" w:themeColor="accent6"/>
        </w:rPr>
        <w:t>generator</w:t>
      </w:r>
      <w:r w:rsidRPr="005F192B">
        <w:rPr>
          <w:rFonts w:ascii="Helvetica" w:hAnsi="Helvetica" w:cs="Helvetica"/>
          <w:color w:val="70AD47" w:themeColor="accent6"/>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f = fib(6)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f</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tag"/>
          <w:color w:val="000000" w:themeColor="text1"/>
        </w:rPr>
        <w:t>&lt;</w:t>
      </w:r>
      <w:r w:rsidRPr="00E71B13">
        <w:rPr>
          <w:rStyle w:val="21"/>
          <w:color w:val="000000" w:themeColor="text1"/>
        </w:rPr>
        <w:t>generator</w:t>
      </w:r>
      <w:r w:rsidRPr="00E71B13">
        <w:rPr>
          <w:rStyle w:val="tag"/>
          <w:color w:val="000000" w:themeColor="text1"/>
        </w:rPr>
        <w:t xml:space="preserve"> </w:t>
      </w:r>
      <w:r w:rsidRPr="00E71B13">
        <w:rPr>
          <w:rStyle w:val="attribute"/>
          <w:color w:val="000000" w:themeColor="text1"/>
        </w:rPr>
        <w:t>object</w:t>
      </w:r>
      <w:r w:rsidRPr="00E71B13">
        <w:rPr>
          <w:rStyle w:val="tag"/>
          <w:color w:val="000000" w:themeColor="text1"/>
        </w:rPr>
        <w:t xml:space="preserve"> </w:t>
      </w:r>
      <w:r w:rsidRPr="00E71B13">
        <w:rPr>
          <w:rStyle w:val="attribute"/>
          <w:color w:val="000000" w:themeColor="text1"/>
        </w:rPr>
        <w:t>fib</w:t>
      </w:r>
      <w:r w:rsidRPr="00E71B13">
        <w:rPr>
          <w:rStyle w:val="tag"/>
          <w:color w:val="000000" w:themeColor="text1"/>
        </w:rPr>
        <w:t xml:space="preserve"> </w:t>
      </w:r>
      <w:r w:rsidRPr="00E71B13">
        <w:rPr>
          <w:rStyle w:val="attribute"/>
          <w:color w:val="000000" w:themeColor="text1"/>
        </w:rPr>
        <w:t>at</w:t>
      </w:r>
      <w:r w:rsidRPr="00E71B13">
        <w:rPr>
          <w:rStyle w:val="tag"/>
          <w:color w:val="000000" w:themeColor="text1"/>
        </w:rPr>
        <w:t xml:space="preserve"> </w:t>
      </w:r>
      <w:r w:rsidRPr="00E71B13">
        <w:rPr>
          <w:rStyle w:val="attribute"/>
          <w:color w:val="000000" w:themeColor="text1"/>
        </w:rPr>
        <w:t>0x104feaaa0</w:t>
      </w:r>
      <w:r w:rsidRPr="00E71B13">
        <w:rPr>
          <w:rStyle w:val="tag"/>
          <w:color w:val="000000" w:themeColor="text1"/>
        </w:rPr>
        <w:t>&gt;</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这里，最难理解的就是</w:t>
      </w:r>
      <w:r w:rsidRPr="00E71B13">
        <w:rPr>
          <w:rFonts w:ascii="Helvetica" w:hAnsi="Helvetica" w:cs="Helvetica"/>
          <w:color w:val="000000" w:themeColor="text1"/>
        </w:rPr>
        <w:t>generator</w:t>
      </w:r>
      <w:r w:rsidRPr="00E71B13">
        <w:rPr>
          <w:rFonts w:ascii="Helvetica" w:hAnsi="Helvetica" w:cs="Helvetica"/>
          <w:color w:val="000000" w:themeColor="text1"/>
        </w:rPr>
        <w:t>和函数的执行流程不一样。</w:t>
      </w:r>
      <w:r w:rsidRPr="005F192B">
        <w:rPr>
          <w:rFonts w:ascii="Helvetica" w:hAnsi="Helvetica" w:cs="Helvetica"/>
          <w:color w:val="70AD47" w:themeColor="accent6"/>
        </w:rPr>
        <w:t>函数是顺序执行，遇到</w:t>
      </w:r>
      <w:r w:rsidRPr="005F192B">
        <w:rPr>
          <w:rStyle w:val="HTML"/>
          <w:rFonts w:ascii="Consolas" w:hAnsi="Consolas" w:cs="Consolas"/>
          <w:color w:val="70AD47" w:themeColor="accent6"/>
          <w:bdr w:val="single" w:sz="6" w:space="0" w:color="DDDDDD" w:frame="1"/>
          <w:shd w:val="clear" w:color="auto" w:fill="FAFAFA"/>
        </w:rPr>
        <w:t>return</w:t>
      </w:r>
      <w:r w:rsidRPr="005F192B">
        <w:rPr>
          <w:rFonts w:ascii="Helvetica" w:hAnsi="Helvetica" w:cs="Helvetica"/>
          <w:color w:val="70AD47" w:themeColor="accent6"/>
        </w:rPr>
        <w:t>语句或者最后一行函数语句就返回。而变成</w:t>
      </w:r>
      <w:r w:rsidRPr="005F192B">
        <w:rPr>
          <w:rFonts w:ascii="Helvetica" w:hAnsi="Helvetica" w:cs="Helvetica"/>
          <w:color w:val="70AD47" w:themeColor="accent6"/>
        </w:rPr>
        <w:t>generator</w:t>
      </w:r>
      <w:r w:rsidRPr="005F192B">
        <w:rPr>
          <w:rFonts w:ascii="Helvetica" w:hAnsi="Helvetica" w:cs="Helvetica"/>
          <w:color w:val="70AD47" w:themeColor="accent6"/>
        </w:rPr>
        <w:t>的函数，在每次调用</w:t>
      </w:r>
      <w:r w:rsidRPr="005F192B">
        <w:rPr>
          <w:rStyle w:val="HTML"/>
          <w:rFonts w:ascii="Consolas" w:hAnsi="Consolas" w:cs="Consolas"/>
          <w:color w:val="70AD47" w:themeColor="accent6"/>
          <w:bdr w:val="single" w:sz="6" w:space="0" w:color="DDDDDD" w:frame="1"/>
          <w:shd w:val="clear" w:color="auto" w:fill="FAFAFA"/>
        </w:rPr>
        <w:t>next()</w:t>
      </w:r>
      <w:r w:rsidRPr="005F192B">
        <w:rPr>
          <w:rFonts w:ascii="Helvetica" w:hAnsi="Helvetica" w:cs="Helvetica"/>
          <w:color w:val="70AD47" w:themeColor="accent6"/>
        </w:rPr>
        <w:t>的时候执行，遇到</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语句返回，再次执行时从上次返回的</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语句处继续执行。</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举个简单的例子，定义一个</w:t>
      </w:r>
      <w:r w:rsidRPr="00E71B13">
        <w:rPr>
          <w:rFonts w:ascii="Helvetica" w:hAnsi="Helvetica" w:cs="Helvetica"/>
          <w:color w:val="000000" w:themeColor="text1"/>
        </w:rPr>
        <w:t>generator</w:t>
      </w:r>
      <w:r w:rsidRPr="00E71B13">
        <w:rPr>
          <w:rFonts w:ascii="Helvetica" w:hAnsi="Helvetica" w:cs="Helvetica"/>
          <w:color w:val="000000" w:themeColor="text1"/>
        </w:rPr>
        <w:t>，依次返回数字</w:t>
      </w:r>
      <w:r w:rsidRPr="00E71B13">
        <w:rPr>
          <w:rFonts w:ascii="Helvetica" w:hAnsi="Helvetica" w:cs="Helvetica"/>
          <w:color w:val="000000" w:themeColor="text1"/>
        </w:rPr>
        <w:t>1</w:t>
      </w:r>
      <w:r w:rsidRPr="00E71B13">
        <w:rPr>
          <w:rFonts w:ascii="Helvetica" w:hAnsi="Helvetica" w:cs="Helvetica"/>
          <w:color w:val="000000" w:themeColor="text1"/>
        </w:rPr>
        <w:t>，</w:t>
      </w:r>
      <w:r w:rsidRPr="00E71B13">
        <w:rPr>
          <w:rFonts w:ascii="Helvetica" w:hAnsi="Helvetica" w:cs="Helvetica"/>
          <w:color w:val="000000" w:themeColor="text1"/>
        </w:rPr>
        <w:t>3</w:t>
      </w:r>
      <w:r w:rsidRPr="00E71B13">
        <w:rPr>
          <w:rFonts w:ascii="Helvetica" w:hAnsi="Helvetica" w:cs="Helvetica"/>
          <w:color w:val="000000" w:themeColor="text1"/>
        </w:rPr>
        <w:t>，</w:t>
      </w:r>
      <w:r w:rsidRPr="00E71B13">
        <w:rPr>
          <w:rFonts w:ascii="Helvetica" w:hAnsi="Helvetica" w:cs="Helvetica"/>
          <w:color w:val="000000" w:themeColor="text1"/>
        </w:rPr>
        <w:t>5</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odd</w:t>
      </w:r>
      <w:r w:rsidRPr="00E71B13">
        <w:rPr>
          <w:rStyle w:val="params"/>
          <w:color w:val="000000" w:themeColor="text1"/>
        </w:rPr>
        <w:t>()</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    print(</w:t>
      </w:r>
      <w:r w:rsidRPr="00E71B13">
        <w:rPr>
          <w:rStyle w:val="string"/>
          <w:color w:val="000000" w:themeColor="text1"/>
        </w:rPr>
        <w:t>'step 2'</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5</w:t>
      </w:r>
      <w:r w:rsidRPr="00E71B13">
        <w:rPr>
          <w:rStyle w:val="HTML"/>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调用该</w:t>
      </w:r>
      <w:r w:rsidRPr="00E71B13">
        <w:rPr>
          <w:rFonts w:ascii="Helvetica" w:hAnsi="Helvetica" w:cs="Helvetica"/>
          <w:color w:val="000000" w:themeColor="text1"/>
        </w:rPr>
        <w:t>generator</w:t>
      </w:r>
      <w:r w:rsidRPr="00E71B13">
        <w:rPr>
          <w:rFonts w:ascii="Helvetica" w:hAnsi="Helvetica" w:cs="Helvetica"/>
          <w:color w:val="000000" w:themeColor="text1"/>
        </w:rPr>
        <w:t>时，首先要生成一个</w:t>
      </w:r>
      <w:r w:rsidRPr="00E71B13">
        <w:rPr>
          <w:rFonts w:ascii="Helvetica" w:hAnsi="Helvetica" w:cs="Helvetica"/>
          <w:color w:val="000000" w:themeColor="text1"/>
        </w:rPr>
        <w:t>generator</w:t>
      </w:r>
      <w:r w:rsidRPr="00E71B13">
        <w:rPr>
          <w:rFonts w:ascii="Helvetica" w:hAnsi="Helvetica" w:cs="Helvetica"/>
          <w:color w:val="000000" w:themeColor="text1"/>
        </w:rPr>
        <w:t>对象，然后用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函数不断获得下一个返回值：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o = odd()</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可以看到，</w:t>
      </w:r>
      <w:r w:rsidRPr="00E71B13">
        <w:rPr>
          <w:rStyle w:val="HTML"/>
          <w:rFonts w:ascii="Consolas" w:hAnsi="Consolas" w:cs="Consolas"/>
          <w:color w:val="000000" w:themeColor="text1"/>
          <w:bdr w:val="single" w:sz="6" w:space="0" w:color="DDDDDD" w:frame="1"/>
          <w:shd w:val="clear" w:color="auto" w:fill="FAFAFA"/>
        </w:rPr>
        <w:t>odd</w:t>
      </w:r>
      <w:r w:rsidRPr="00E71B13">
        <w:rPr>
          <w:rFonts w:ascii="Helvetica" w:hAnsi="Helvetica" w:cs="Helvetica"/>
          <w:color w:val="000000" w:themeColor="text1"/>
        </w:rPr>
        <w:t>不是普通函数，而是</w:t>
      </w:r>
      <w:r w:rsidRPr="00E71B13">
        <w:rPr>
          <w:rFonts w:ascii="Helvetica" w:hAnsi="Helvetica" w:cs="Helvetica"/>
          <w:color w:val="000000" w:themeColor="text1"/>
        </w:rPr>
        <w:t>generator</w:t>
      </w:r>
      <w:r w:rsidRPr="00E71B13">
        <w:rPr>
          <w:rFonts w:ascii="Helvetica" w:hAnsi="Helvetica" w:cs="Helvetica"/>
          <w:color w:val="000000" w:themeColor="text1"/>
        </w:rPr>
        <w:t>，在执行过程中，遇到</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就中断，下次又继续执行。执行</w:t>
      </w:r>
      <w:r w:rsidRPr="00E71B13">
        <w:rPr>
          <w:rFonts w:ascii="Helvetica" w:hAnsi="Helvetica" w:cs="Helvetica"/>
          <w:color w:val="000000" w:themeColor="text1"/>
        </w:rPr>
        <w:t>3</w:t>
      </w:r>
      <w:r w:rsidRPr="00E71B13">
        <w:rPr>
          <w:rFonts w:ascii="Helvetica" w:hAnsi="Helvetica" w:cs="Helvetica"/>
          <w:color w:val="000000" w:themeColor="text1"/>
        </w:rPr>
        <w:t>次</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后，已经没有</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可以执行了，所以，第</w:t>
      </w:r>
      <w:r w:rsidRPr="00E71B13">
        <w:rPr>
          <w:rFonts w:ascii="Helvetica" w:hAnsi="Helvetica" w:cs="Helvetica"/>
          <w:color w:val="000000" w:themeColor="text1"/>
        </w:rPr>
        <w:t>4</w:t>
      </w:r>
      <w:r w:rsidRPr="00E71B13">
        <w:rPr>
          <w:rFonts w:ascii="Helvetica" w:hAnsi="Helvetica" w:cs="Helvetica"/>
          <w:color w:val="000000" w:themeColor="text1"/>
        </w:rPr>
        <w:t>次调用</w:t>
      </w:r>
      <w:r w:rsidRPr="00E71B13">
        <w:rPr>
          <w:rStyle w:val="HTML"/>
          <w:rFonts w:ascii="Consolas" w:hAnsi="Consolas" w:cs="Consolas"/>
          <w:color w:val="000000" w:themeColor="text1"/>
          <w:bdr w:val="single" w:sz="6" w:space="0" w:color="DDDDDD" w:frame="1"/>
          <w:shd w:val="clear" w:color="auto" w:fill="FAFAFA"/>
        </w:rPr>
        <w:t>next(o)</w:t>
      </w:r>
      <w:r w:rsidRPr="00E71B13">
        <w:rPr>
          <w:rFonts w:ascii="Helvetica" w:hAnsi="Helvetica" w:cs="Helvetica"/>
          <w:color w:val="000000" w:themeColor="text1"/>
        </w:rPr>
        <w:t>就报错。</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回到</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的例子，我们在循环过程中不断调用</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，就会不断中断。当然要给循环设置一个条件来退出循环，不然就会产生一个无限数列出来。</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同样的，把函数改成</w:t>
      </w:r>
      <w:r w:rsidRPr="00E71B13">
        <w:rPr>
          <w:rFonts w:ascii="Helvetica" w:hAnsi="Helvetica" w:cs="Helvetica"/>
          <w:color w:val="000000" w:themeColor="text1"/>
        </w:rPr>
        <w:t>generator</w:t>
      </w:r>
      <w:r w:rsidRPr="00E71B13">
        <w:rPr>
          <w:rFonts w:ascii="Helvetica" w:hAnsi="Helvetica" w:cs="Helvetica"/>
          <w:color w:val="000000" w:themeColor="text1"/>
        </w:rPr>
        <w:t>后，我们基本上从来不会用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来获取下一个返回值，而是直接使用</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lastRenderedPageBreak/>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w:t>
      </w:r>
    </w:p>
    <w:p w:rsidR="00E71B13" w:rsidRPr="000015F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0015FB">
        <w:rPr>
          <w:rFonts w:ascii="Helvetica" w:hAnsi="Helvetica" w:cs="Helvetica"/>
          <w:color w:val="70AD47" w:themeColor="accent6"/>
        </w:rPr>
        <w:t>但是用</w:t>
      </w:r>
      <w:r w:rsidRPr="000015FB">
        <w:rPr>
          <w:rStyle w:val="HTML"/>
          <w:rFonts w:ascii="Consolas" w:hAnsi="Consolas" w:cs="Consolas"/>
          <w:color w:val="70AD47" w:themeColor="accent6"/>
          <w:bdr w:val="single" w:sz="6" w:space="0" w:color="DDDDDD" w:frame="1"/>
          <w:shd w:val="clear" w:color="auto" w:fill="FAFAFA"/>
        </w:rPr>
        <w:t>for</w:t>
      </w:r>
      <w:r w:rsidRPr="000015FB">
        <w:rPr>
          <w:rFonts w:ascii="Helvetica" w:hAnsi="Helvetica" w:cs="Helvetica"/>
          <w:color w:val="70AD47" w:themeColor="accent6"/>
        </w:rPr>
        <w:t>循环调用</w:t>
      </w:r>
      <w:r w:rsidRPr="000015FB">
        <w:rPr>
          <w:rFonts w:ascii="Helvetica" w:hAnsi="Helvetica" w:cs="Helvetica"/>
          <w:color w:val="70AD47" w:themeColor="accent6"/>
        </w:rPr>
        <w:t>generator</w:t>
      </w:r>
      <w:r w:rsidRPr="000015FB">
        <w:rPr>
          <w:rFonts w:ascii="Helvetica" w:hAnsi="Helvetica" w:cs="Helvetica"/>
          <w:color w:val="70AD47" w:themeColor="accent6"/>
        </w:rPr>
        <w:t>时，发现拿不到</w:t>
      </w:r>
      <w:r w:rsidRPr="000015FB">
        <w:rPr>
          <w:rFonts w:ascii="Helvetica" w:hAnsi="Helvetica" w:cs="Helvetica"/>
          <w:color w:val="70AD47" w:themeColor="accent6"/>
        </w:rPr>
        <w:t>generator</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return</w:t>
      </w:r>
      <w:r w:rsidRPr="000015FB">
        <w:rPr>
          <w:rFonts w:ascii="Helvetica" w:hAnsi="Helvetica" w:cs="Helvetica"/>
          <w:color w:val="70AD47" w:themeColor="accent6"/>
        </w:rPr>
        <w:t>语句的返回值。如果想要拿到返回值，必须捕获</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错误，返回值包含在</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value</w:t>
      </w:r>
      <w:r w:rsidRPr="000015FB">
        <w:rPr>
          <w:rFonts w:ascii="Helvetica" w:hAnsi="Helvetica" w:cs="Helvetica"/>
          <w:color w:val="70AD47" w:themeColor="accent6"/>
        </w:rPr>
        <w:t>中：</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 =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while</w:t>
      </w:r>
      <w:r w:rsidRPr="00E71B13">
        <w:rPr>
          <w:rStyle w:val="HTML"/>
          <w:color w:val="000000" w:themeColor="text1"/>
        </w:rPr>
        <w:t xml:space="preserve"> </w:t>
      </w:r>
      <w:r w:rsidRPr="00E71B13">
        <w:rPr>
          <w:rStyle w:val="builtin"/>
          <w:color w:val="000000" w:themeColor="text1"/>
        </w:rPr>
        <w:t>True</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try</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x = next(g)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w:t>
      </w:r>
      <w:r w:rsidRPr="00E71B13">
        <w:rPr>
          <w:rStyle w:val="string"/>
          <w:color w:val="000000" w:themeColor="text1"/>
        </w:rPr>
        <w:t>'g:'</w:t>
      </w:r>
      <w:r w:rsidRPr="00E71B13">
        <w:rPr>
          <w:rStyle w:val="HTML"/>
          <w:color w:val="000000" w:themeColor="text1"/>
        </w:rPr>
        <w:t>, 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except</w:t>
      </w:r>
      <w:r w:rsidRPr="00E71B13">
        <w:rPr>
          <w:rStyle w:val="HTML"/>
          <w:color w:val="000000" w:themeColor="text1"/>
        </w:rPr>
        <w:t xml:space="preserve"> StopIteration </w:t>
      </w:r>
      <w:r w:rsidRPr="00E71B13">
        <w:rPr>
          <w:rStyle w:val="keyword"/>
          <w:b/>
          <w:bCs/>
          <w:color w:val="000000" w:themeColor="text1"/>
        </w:rPr>
        <w:t>as</w:t>
      </w:r>
      <w:r w:rsidRPr="00E71B13">
        <w:rPr>
          <w:rStyle w:val="HTML"/>
          <w:color w:val="000000" w:themeColor="text1"/>
        </w:rPr>
        <w:t xml:space="preserve"> 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w:t>
      </w:r>
      <w:r w:rsidRPr="00E71B13">
        <w:rPr>
          <w:rStyle w:val="string"/>
          <w:color w:val="000000" w:themeColor="text1"/>
        </w:rPr>
        <w:t>'Generator return value:'</w:t>
      </w:r>
      <w:r w:rsidRPr="00E71B13">
        <w:rPr>
          <w:rStyle w:val="HTML"/>
          <w:color w:val="000000" w:themeColor="text1"/>
        </w:rPr>
        <w:t>, e.value)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break</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g: </w:t>
      </w:r>
      <w:r w:rsidRPr="00E71B13">
        <w:rPr>
          <w:rStyle w:val="number"/>
          <w:color w:val="000000" w:themeColor="text1"/>
        </w:rPr>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Generator </w:t>
      </w:r>
      <w:r w:rsidRPr="00E71B13">
        <w:rPr>
          <w:rStyle w:val="keyword"/>
          <w:b/>
          <w:bCs/>
          <w:color w:val="000000" w:themeColor="text1"/>
        </w:rPr>
        <w:t>return</w:t>
      </w:r>
      <w:r w:rsidRPr="00E71B13">
        <w:rPr>
          <w:rStyle w:val="HTML"/>
          <w:color w:val="000000" w:themeColor="text1"/>
        </w:rPr>
        <w:t xml:space="preserve"> value: 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关于如何捕获错误，后面的错误处理还会详细讲解。</w:t>
      </w:r>
    </w:p>
    <w:p w:rsidR="004641C2" w:rsidRPr="004641C2" w:rsidRDefault="004641C2"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4" w:name="_Toc454522316"/>
      <w:r w:rsidRPr="004641C2">
        <w:rPr>
          <w:rFonts w:ascii="Helvetica" w:hAnsi="Helvetica" w:cs="Helvetica"/>
          <w:b w:val="0"/>
          <w:bCs w:val="0"/>
          <w:color w:val="000000" w:themeColor="text1"/>
          <w:sz w:val="24"/>
          <w:szCs w:val="24"/>
        </w:rPr>
        <w:t>小结</w:t>
      </w:r>
      <w:bookmarkEnd w:id="54"/>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是非常强大的工具，在</w:t>
      </w:r>
      <w:r w:rsidRPr="004641C2">
        <w:rPr>
          <w:rFonts w:ascii="Helvetica" w:hAnsi="Helvetica" w:cs="Helvetica"/>
          <w:color w:val="000000" w:themeColor="text1"/>
        </w:rPr>
        <w:t>Python</w:t>
      </w:r>
      <w:r w:rsidRPr="004641C2">
        <w:rPr>
          <w:rFonts w:ascii="Helvetica" w:hAnsi="Helvetica" w:cs="Helvetica"/>
          <w:color w:val="000000" w:themeColor="text1"/>
        </w:rPr>
        <w:t>中，可以简单地把列表生成式改成</w:t>
      </w:r>
      <w:r w:rsidRPr="004641C2">
        <w:rPr>
          <w:rFonts w:ascii="Helvetica" w:hAnsi="Helvetica" w:cs="Helvetica"/>
          <w:color w:val="000000" w:themeColor="text1"/>
        </w:rPr>
        <w:t>generator</w:t>
      </w:r>
      <w:r w:rsidRPr="004641C2">
        <w:rPr>
          <w:rFonts w:ascii="Helvetica" w:hAnsi="Helvetica" w:cs="Helvetica"/>
          <w:color w:val="000000" w:themeColor="text1"/>
        </w:rPr>
        <w:t>，也可以通过函数实现复杂逻辑的</w:t>
      </w:r>
      <w:r w:rsidRPr="004641C2">
        <w:rPr>
          <w:rFonts w:ascii="Helvetica" w:hAnsi="Helvetica" w:cs="Helvetica"/>
          <w:color w:val="000000" w:themeColor="text1"/>
        </w:rPr>
        <w:t>generator</w:t>
      </w:r>
      <w:r w:rsidRPr="004641C2">
        <w:rPr>
          <w:rFonts w:ascii="Helvetica" w:hAnsi="Helvetica" w:cs="Helvetica"/>
          <w:color w:val="000000" w:themeColor="text1"/>
        </w:rPr>
        <w:t>。</w:t>
      </w:r>
    </w:p>
    <w:p w:rsidR="004641C2" w:rsidRPr="00537757" w:rsidRDefault="004641C2" w:rsidP="004641C2">
      <w:pPr>
        <w:pStyle w:val="a5"/>
        <w:shd w:val="clear" w:color="auto" w:fill="FFFFFF"/>
        <w:spacing w:before="225" w:beforeAutospacing="0" w:after="225" w:afterAutospacing="0" w:line="300" w:lineRule="atLeast"/>
        <w:rPr>
          <w:rFonts w:ascii="Helvetica" w:hAnsi="Helvetica" w:cs="Helvetica"/>
          <w:color w:val="70AD47" w:themeColor="accent6"/>
        </w:rPr>
      </w:pPr>
      <w:r w:rsidRPr="004641C2">
        <w:rPr>
          <w:rFonts w:ascii="Helvetica" w:hAnsi="Helvetica" w:cs="Helvetica"/>
          <w:color w:val="000000" w:themeColor="text1"/>
        </w:rPr>
        <w:t>要理解</w:t>
      </w:r>
      <w:r w:rsidRPr="004641C2">
        <w:rPr>
          <w:rFonts w:ascii="Helvetica" w:hAnsi="Helvetica" w:cs="Helvetica"/>
          <w:color w:val="000000" w:themeColor="text1"/>
        </w:rPr>
        <w:t>generator</w:t>
      </w:r>
      <w:r w:rsidRPr="004641C2">
        <w:rPr>
          <w:rFonts w:ascii="Helvetica" w:hAnsi="Helvetica" w:cs="Helvetica"/>
          <w:color w:val="000000" w:themeColor="text1"/>
        </w:rPr>
        <w:t>的工作原理，它是在</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循环的过程中不断计算出下一个元素，并在适当的条件结束</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w:t>
      </w:r>
      <w:r w:rsidRPr="00537757">
        <w:rPr>
          <w:rFonts w:ascii="Helvetica" w:hAnsi="Helvetica" w:cs="Helvetica"/>
          <w:color w:val="70AD47" w:themeColor="accent6"/>
        </w:rPr>
        <w:t>对于函数改成的</w:t>
      </w:r>
      <w:r w:rsidRPr="00537757">
        <w:rPr>
          <w:rFonts w:ascii="Helvetica" w:hAnsi="Helvetica" w:cs="Helvetica"/>
          <w:color w:val="70AD47" w:themeColor="accent6"/>
        </w:rPr>
        <w:t>generator</w:t>
      </w:r>
      <w:r w:rsidRPr="00537757">
        <w:rPr>
          <w:rFonts w:ascii="Helvetica" w:hAnsi="Helvetica" w:cs="Helvetica"/>
          <w:color w:val="70AD47" w:themeColor="accent6"/>
        </w:rPr>
        <w:t>来说，遇到</w:t>
      </w:r>
      <w:r w:rsidRPr="00537757">
        <w:rPr>
          <w:rStyle w:val="HTML"/>
          <w:rFonts w:ascii="Consolas" w:hAnsi="Consolas" w:cs="Consolas"/>
          <w:color w:val="70AD47" w:themeColor="accent6"/>
          <w:bdr w:val="single" w:sz="6" w:space="0" w:color="DDDDDD" w:frame="1"/>
          <w:shd w:val="clear" w:color="auto" w:fill="FAFAFA"/>
        </w:rPr>
        <w:t>return</w:t>
      </w:r>
      <w:r w:rsidRPr="00537757">
        <w:rPr>
          <w:rFonts w:ascii="Helvetica" w:hAnsi="Helvetica" w:cs="Helvetica"/>
          <w:color w:val="70AD47" w:themeColor="accent6"/>
        </w:rPr>
        <w:t>语句或者执行到函数体最后一行语句，就是结束</w:t>
      </w:r>
      <w:r w:rsidRPr="00537757">
        <w:rPr>
          <w:rFonts w:ascii="Helvetica" w:hAnsi="Helvetica" w:cs="Helvetica"/>
          <w:color w:val="70AD47" w:themeColor="accent6"/>
        </w:rPr>
        <w:t>generator</w:t>
      </w:r>
      <w:r w:rsidRPr="00537757">
        <w:rPr>
          <w:rFonts w:ascii="Helvetica" w:hAnsi="Helvetica" w:cs="Helvetica"/>
          <w:color w:val="70AD47" w:themeColor="accent6"/>
        </w:rPr>
        <w:t>的指令，</w:t>
      </w:r>
      <w:r w:rsidRPr="00537757">
        <w:rPr>
          <w:rStyle w:val="HTML"/>
          <w:rFonts w:ascii="Consolas" w:hAnsi="Consolas" w:cs="Consolas"/>
          <w:color w:val="70AD47" w:themeColor="accent6"/>
          <w:bdr w:val="single" w:sz="6" w:space="0" w:color="DDDDDD" w:frame="1"/>
          <w:shd w:val="clear" w:color="auto" w:fill="FAFAFA"/>
        </w:rPr>
        <w:t>for</w:t>
      </w:r>
      <w:r w:rsidRPr="00537757">
        <w:rPr>
          <w:rFonts w:ascii="Helvetica" w:hAnsi="Helvetica" w:cs="Helvetica"/>
          <w:color w:val="70AD47" w:themeColor="accent6"/>
        </w:rPr>
        <w:t>循环随之结束。</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请注意区分普通函数和</w:t>
      </w:r>
      <w:r w:rsidRPr="004641C2">
        <w:rPr>
          <w:rFonts w:ascii="Helvetica" w:hAnsi="Helvetica" w:cs="Helvetica"/>
          <w:color w:val="000000" w:themeColor="text1"/>
        </w:rPr>
        <w:t>generator</w:t>
      </w:r>
      <w:r w:rsidRPr="004641C2">
        <w:rPr>
          <w:rFonts w:ascii="Helvetica" w:hAnsi="Helvetica" w:cs="Helvetica"/>
          <w:color w:val="000000" w:themeColor="text1"/>
        </w:rPr>
        <w:t>函数，普通函数调用直接返回结果：</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 = abs(</w:t>
      </w:r>
      <w:r w:rsidRPr="004641C2">
        <w:rPr>
          <w:rStyle w:val="number"/>
          <w:color w:val="000000" w:themeColor="text1"/>
        </w:rPr>
        <w:t>6</w:t>
      </w:r>
      <w:r w:rsidRPr="004641C2">
        <w:rPr>
          <w:rStyle w:val="HTML"/>
          <w:color w:val="000000" w:themeColor="text1"/>
        </w:rPr>
        <w:t>)</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number"/>
          <w:color w:val="000000" w:themeColor="text1"/>
        </w:rPr>
        <w:t>6</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函数的</w:t>
      </w:r>
      <w:r w:rsidRPr="004641C2">
        <w:rPr>
          <w:rFonts w:ascii="Helvetica" w:hAnsi="Helvetica" w:cs="Helvetica"/>
          <w:color w:val="000000" w:themeColor="text1"/>
        </w:rPr>
        <w:t>“</w:t>
      </w:r>
      <w:r w:rsidRPr="004641C2">
        <w:rPr>
          <w:rFonts w:ascii="Helvetica" w:hAnsi="Helvetica" w:cs="Helvetica"/>
          <w:color w:val="000000" w:themeColor="text1"/>
        </w:rPr>
        <w:t>调用</w:t>
      </w:r>
      <w:r w:rsidRPr="004641C2">
        <w:rPr>
          <w:rFonts w:ascii="Helvetica" w:hAnsi="Helvetica" w:cs="Helvetica"/>
          <w:color w:val="000000" w:themeColor="text1"/>
        </w:rPr>
        <w:t>”</w:t>
      </w:r>
      <w:r w:rsidRPr="004641C2">
        <w:rPr>
          <w:rFonts w:ascii="Helvetica" w:hAnsi="Helvetica" w:cs="Helvetica"/>
          <w:color w:val="000000" w:themeColor="text1"/>
        </w:rPr>
        <w:t>实际返回一个</w:t>
      </w:r>
      <w:r w:rsidRPr="004641C2">
        <w:rPr>
          <w:rFonts w:ascii="Helvetica" w:hAnsi="Helvetica" w:cs="Helvetica"/>
          <w:color w:val="000000" w:themeColor="text1"/>
        </w:rPr>
        <w:t>generator</w:t>
      </w:r>
      <w:r w:rsidRPr="004641C2">
        <w:rPr>
          <w:rFonts w:ascii="Helvetica" w:hAnsi="Helvetica" w:cs="Helvetica"/>
          <w:color w:val="000000" w:themeColor="text1"/>
        </w:rPr>
        <w:t>对象：</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t>&gt;&gt;&gt; g = fib(6)</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t>&gt;&gt;&gt; g</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641C2">
        <w:rPr>
          <w:rStyle w:val="tag"/>
          <w:color w:val="000000" w:themeColor="text1"/>
        </w:rPr>
        <w:t>&lt;</w:t>
      </w:r>
      <w:r w:rsidRPr="004641C2">
        <w:rPr>
          <w:rStyle w:val="21"/>
          <w:color w:val="000000" w:themeColor="text1"/>
        </w:rPr>
        <w:t>generator</w:t>
      </w:r>
      <w:r w:rsidRPr="004641C2">
        <w:rPr>
          <w:rStyle w:val="tag"/>
          <w:color w:val="000000" w:themeColor="text1"/>
        </w:rPr>
        <w:t xml:space="preserve"> </w:t>
      </w:r>
      <w:r w:rsidRPr="004641C2">
        <w:rPr>
          <w:rStyle w:val="attribute"/>
          <w:color w:val="000000" w:themeColor="text1"/>
        </w:rPr>
        <w:t>object</w:t>
      </w:r>
      <w:r w:rsidRPr="004641C2">
        <w:rPr>
          <w:rStyle w:val="tag"/>
          <w:color w:val="000000" w:themeColor="text1"/>
        </w:rPr>
        <w:t xml:space="preserve"> </w:t>
      </w:r>
      <w:r w:rsidRPr="004641C2">
        <w:rPr>
          <w:rStyle w:val="attribute"/>
          <w:color w:val="000000" w:themeColor="text1"/>
        </w:rPr>
        <w:t>fib</w:t>
      </w:r>
      <w:r w:rsidRPr="004641C2">
        <w:rPr>
          <w:rStyle w:val="tag"/>
          <w:color w:val="000000" w:themeColor="text1"/>
        </w:rPr>
        <w:t xml:space="preserve"> </w:t>
      </w:r>
      <w:r w:rsidRPr="004641C2">
        <w:rPr>
          <w:rStyle w:val="attribute"/>
          <w:color w:val="000000" w:themeColor="text1"/>
        </w:rPr>
        <w:t>at</w:t>
      </w:r>
      <w:r w:rsidRPr="004641C2">
        <w:rPr>
          <w:rStyle w:val="tag"/>
          <w:color w:val="000000" w:themeColor="text1"/>
        </w:rPr>
        <w:t xml:space="preserve"> </w:t>
      </w:r>
      <w:r w:rsidRPr="004641C2">
        <w:rPr>
          <w:rStyle w:val="attribute"/>
          <w:color w:val="000000" w:themeColor="text1"/>
        </w:rPr>
        <w:t>0x1022ef948</w:t>
      </w:r>
      <w:r w:rsidRPr="004641C2">
        <w:rPr>
          <w:rStyle w:val="tag"/>
          <w:color w:val="000000" w:themeColor="text1"/>
        </w:rPr>
        <w:t>&gt;</w:t>
      </w:r>
    </w:p>
    <w:p w:rsidR="00E71B13" w:rsidRPr="00537757" w:rsidRDefault="00E71B13" w:rsidP="00537757"/>
    <w:p w:rsidR="00537757" w:rsidRDefault="00537757" w:rsidP="00E83F69">
      <w:pPr>
        <w:pStyle w:val="2"/>
        <w:rPr>
          <w:sz w:val="24"/>
        </w:rPr>
      </w:pPr>
      <w:bookmarkStart w:id="55" w:name="_Toc454522317"/>
      <w:r w:rsidRPr="00537757">
        <w:rPr>
          <w:rFonts w:hint="eastAsia"/>
          <w:sz w:val="24"/>
        </w:rPr>
        <w:t>第</w:t>
      </w:r>
      <w:r w:rsidRPr="00537757">
        <w:rPr>
          <w:rFonts w:hint="eastAsia"/>
          <w:sz w:val="24"/>
        </w:rPr>
        <w:t>22</w:t>
      </w:r>
      <w:r w:rsidRPr="00537757">
        <w:rPr>
          <w:rFonts w:hint="eastAsia"/>
          <w:sz w:val="24"/>
        </w:rPr>
        <w:t>课</w:t>
      </w:r>
      <w:r w:rsidRPr="00537757">
        <w:rPr>
          <w:rFonts w:hint="eastAsia"/>
          <w:sz w:val="24"/>
        </w:rPr>
        <w:t xml:space="preserve">  </w:t>
      </w:r>
      <w:r w:rsidRPr="00537757">
        <w:rPr>
          <w:rFonts w:hint="eastAsia"/>
          <w:sz w:val="24"/>
        </w:rPr>
        <w:t>迭代器</w:t>
      </w:r>
      <w:bookmarkEnd w:id="55"/>
    </w:p>
    <w:p w:rsidR="00537757" w:rsidRPr="00537757" w:rsidRDefault="00537757" w:rsidP="00537757">
      <w:pPr>
        <w:pStyle w:val="a5"/>
        <w:shd w:val="clear" w:color="auto" w:fill="FFFFFF"/>
        <w:spacing w:before="0" w:beforeAutospacing="0" w:after="225" w:afterAutospacing="0" w:line="300" w:lineRule="atLeast"/>
        <w:rPr>
          <w:rFonts w:ascii="Helvetica" w:hAnsi="Helvetica" w:cs="Helvetica"/>
        </w:rPr>
      </w:pPr>
      <w:r w:rsidRPr="00537757">
        <w:rPr>
          <w:rFonts w:ascii="Helvetica" w:hAnsi="Helvetica" w:cs="Helvetica"/>
        </w:rPr>
        <w:t>我们已经知道，可以直接作用于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循环的数据类型有以下几种：</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Fonts w:ascii="Helvetica" w:hAnsi="Helvetica" w:cs="Helvetica"/>
          <w:color w:val="70AD47" w:themeColor="accent6"/>
        </w:rPr>
        <w:t>集合数据类型</w:t>
      </w:r>
      <w:r w:rsidRPr="00537757">
        <w:rPr>
          <w:rFonts w:ascii="Helvetica" w:hAnsi="Helvetica" w:cs="Helvetica"/>
        </w:rPr>
        <w:t>，如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tuple</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set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Style w:val="HTML"/>
          <w:rFonts w:ascii="Consolas" w:hAnsi="Consolas" w:cs="Consolas"/>
          <w:color w:val="70AD47" w:themeColor="accent6"/>
          <w:bdr w:val="single" w:sz="6" w:space="0" w:color="DDDDDD" w:frame="1"/>
          <w:shd w:val="clear" w:color="auto" w:fill="FAFAFA"/>
        </w:rPr>
        <w:t>generator</w:t>
      </w:r>
      <w:r w:rsidRPr="00537757">
        <w:rPr>
          <w:rFonts w:ascii="Helvetica" w:hAnsi="Helvetica" w:cs="Helvetica"/>
        </w:rPr>
        <w:t>，包括生成器和带</w:t>
      </w:r>
      <w:r w:rsidRPr="00537757">
        <w:rPr>
          <w:rStyle w:val="HTML"/>
          <w:rFonts w:ascii="Consolas" w:hAnsi="Consolas" w:cs="Consolas"/>
          <w:bdr w:val="single" w:sz="6" w:space="0" w:color="DDDDDD" w:frame="1"/>
          <w:shd w:val="clear" w:color="auto" w:fill="FAFAFA"/>
        </w:rPr>
        <w:t>yield</w:t>
      </w:r>
      <w:r w:rsidRPr="00537757">
        <w:rPr>
          <w:rFonts w:ascii="Helvetica" w:hAnsi="Helvetica" w:cs="Helvetica"/>
        </w:rPr>
        <w:t>的</w:t>
      </w:r>
      <w:r w:rsidRPr="00537757">
        <w:rPr>
          <w:rFonts w:ascii="Helvetica" w:hAnsi="Helvetica" w:cs="Helvetica"/>
        </w:rPr>
        <w:t>generator function</w:t>
      </w:r>
      <w:r w:rsidRPr="00537757">
        <w:rPr>
          <w:rFonts w:ascii="Helvetica" w:hAnsi="Helvetica" w:cs="Helvetica"/>
        </w:rPr>
        <w:t>。</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i/>
          <w:color w:val="70AD47" w:themeColor="accent6"/>
        </w:rPr>
      </w:pPr>
      <w:r w:rsidRPr="00537757">
        <w:rPr>
          <w:rFonts w:ascii="Helvetica" w:hAnsi="Helvetica" w:cs="Helvetica"/>
        </w:rPr>
        <w:t>这些可以</w:t>
      </w:r>
      <w:r w:rsidRPr="009E66E1">
        <w:rPr>
          <w:rFonts w:ascii="Helvetica" w:hAnsi="Helvetica" w:cs="Helvetica"/>
          <w:color w:val="70AD47" w:themeColor="accent6"/>
        </w:rPr>
        <w:t>直接作用于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循环的对象统称为</w:t>
      </w:r>
      <w:r w:rsidRPr="009E66E1">
        <w:rPr>
          <w:rFonts w:ascii="Helvetica" w:hAnsi="Helvetica" w:cs="Helvetica"/>
          <w:b/>
          <w:i/>
          <w:color w:val="70AD47" w:themeColor="accent6"/>
        </w:rPr>
        <w:t>可迭代对象：</w:t>
      </w:r>
      <w:r w:rsidRPr="009E66E1">
        <w:rPr>
          <w:rStyle w:val="HTML"/>
          <w:rFonts w:ascii="Consolas" w:hAnsi="Consolas" w:cs="Consolas"/>
          <w:b/>
          <w:i/>
          <w:color w:val="70AD47" w:themeColor="accent6"/>
          <w:bdr w:val="single" w:sz="6" w:space="0" w:color="DDDDDD" w:frame="1"/>
          <w:shd w:val="clear" w:color="auto" w:fill="FAFAFA"/>
        </w:rPr>
        <w:t>Iterable</w:t>
      </w:r>
      <w:r w:rsidRPr="009E66E1">
        <w:rPr>
          <w:rFonts w:ascii="Helvetica" w:hAnsi="Helvetica" w:cs="Helvetica"/>
          <w:i/>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lastRenderedPageBreak/>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number"/>
        </w:rPr>
        <w:t>100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537757">
        <w:rPr>
          <w:rFonts w:ascii="Helvetica" w:hAnsi="Helvetica" w:cs="Helvetica"/>
        </w:rPr>
        <w:t>而</w:t>
      </w:r>
      <w:r w:rsidRPr="009E66E1">
        <w:rPr>
          <w:rFonts w:ascii="Helvetica" w:hAnsi="Helvetica" w:cs="Helvetica"/>
          <w:color w:val="70AD47" w:themeColor="accent6"/>
        </w:rPr>
        <w:t>生成器不但可以作用于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循环，还可以被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函数不断调用并返回下一个值，直到最后抛出</w:t>
      </w:r>
      <w:r w:rsidRPr="009E66E1">
        <w:rPr>
          <w:rStyle w:val="HTML"/>
          <w:rFonts w:ascii="Consolas" w:hAnsi="Consolas" w:cs="Consolas"/>
          <w:color w:val="70AD47" w:themeColor="accent6"/>
          <w:bdr w:val="single" w:sz="6" w:space="0" w:color="DDDDDD" w:frame="1"/>
          <w:shd w:val="clear" w:color="auto" w:fill="FAFAFA"/>
        </w:rPr>
        <w:t>StopIteration</w:t>
      </w:r>
      <w:r w:rsidRPr="009E66E1">
        <w:rPr>
          <w:rFonts w:ascii="Helvetica" w:hAnsi="Helvetica" w:cs="Helvetica"/>
          <w:color w:val="70AD47" w:themeColor="accent6"/>
        </w:rPr>
        <w:t>错误表示无法继续返回下一个值了。</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9E66E1">
        <w:rPr>
          <w:rFonts w:ascii="Helvetica" w:hAnsi="Helvetica" w:cs="Helvetica"/>
          <w:color w:val="70AD47" w:themeColor="accent6"/>
        </w:rPr>
        <w:t>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函数调用并不断返回下一个值的对象称为</w:t>
      </w:r>
      <w:r w:rsidRPr="009E66E1">
        <w:rPr>
          <w:rFonts w:ascii="Helvetica" w:hAnsi="Helvetica" w:cs="Helvetica"/>
          <w:b/>
          <w:i/>
          <w:color w:val="70AD47" w:themeColor="accent6"/>
        </w:rPr>
        <w:t>迭代器：</w:t>
      </w:r>
      <w:r w:rsidRPr="009E66E1">
        <w:rPr>
          <w:rStyle w:val="HTML"/>
          <w:rFonts w:ascii="Consolas" w:hAnsi="Consolas" w:cs="Consolas"/>
          <w:b/>
          <w:i/>
          <w:color w:val="70AD47" w:themeColor="accent6"/>
          <w:bdr w:val="single" w:sz="6" w:space="0" w:color="DDDDDD" w:frame="1"/>
          <w:shd w:val="clear" w:color="auto" w:fill="FAFAFA"/>
        </w:rPr>
        <w:t>Iterator</w:t>
      </w:r>
      <w:r w:rsidRPr="009E66E1">
        <w:rPr>
          <w:rFonts w:ascii="Helvetica" w:hAnsi="Helvetica" w:cs="Helvetica"/>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37757">
        <w:rPr>
          <w:rStyle w:val="prompt"/>
        </w:rPr>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lastRenderedPageBreak/>
        <w:t>生成器都是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对象，但</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虽然是</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，却不是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t>把</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等</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变成</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可以使用</w:t>
      </w:r>
      <w:r w:rsidRPr="00820F7B">
        <w:rPr>
          <w:rStyle w:val="HTML"/>
          <w:rFonts w:ascii="Consolas" w:hAnsi="Consolas" w:cs="Consolas"/>
          <w:color w:val="70AD47" w:themeColor="accent6"/>
          <w:bdr w:val="single" w:sz="6" w:space="0" w:color="DDDDDD" w:frame="1"/>
          <w:shd w:val="clear" w:color="auto" w:fill="FAFAFA"/>
        </w:rPr>
        <w:t>iter()</w:t>
      </w:r>
      <w:r w:rsidRPr="00820F7B">
        <w:rPr>
          <w:rFonts w:ascii="Helvetica" w:hAnsi="Helvetica" w:cs="Helvetica"/>
          <w:color w:val="70AD47" w:themeColor="accent6"/>
        </w:rPr>
        <w:t>函数：</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你可能会问，为什么</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等数据类型不是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这是因为</w:t>
      </w:r>
      <w:r w:rsidRPr="00537757">
        <w:rPr>
          <w:rFonts w:ascii="Helvetica" w:hAnsi="Helvetica" w:cs="Helvetica"/>
        </w:rPr>
        <w:t>Python</w:t>
      </w:r>
      <w:r w:rsidRPr="00537757">
        <w:rPr>
          <w:rFonts w:ascii="Helvetica" w:hAnsi="Helvetica" w:cs="Helvetica"/>
        </w:rPr>
        <w:t>的</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对象表示的是一个数据流，</w:t>
      </w:r>
      <w:r w:rsidRPr="00820F7B">
        <w:rPr>
          <w:rFonts w:ascii="Helvetica" w:hAnsi="Helvetica" w:cs="Helvetica"/>
          <w:color w:val="70AD47" w:themeColor="accent6"/>
        </w:rPr>
        <w:t>Iterator</w:t>
      </w:r>
      <w:r w:rsidRPr="00820F7B">
        <w:rPr>
          <w:rFonts w:ascii="Helvetica" w:hAnsi="Helvetica" w:cs="Helvetica"/>
          <w:color w:val="70AD47" w:themeColor="accent6"/>
        </w:rPr>
        <w:t>对象可以被</w:t>
      </w:r>
      <w:r w:rsidRPr="00820F7B">
        <w:rPr>
          <w:rStyle w:val="HTML"/>
          <w:rFonts w:ascii="Consolas" w:hAnsi="Consolas" w:cs="Consolas"/>
          <w:color w:val="70AD47" w:themeColor="accent6"/>
          <w:bdr w:val="single" w:sz="6" w:space="0" w:color="DDDDDD" w:frame="1"/>
          <w:shd w:val="clear" w:color="auto" w:fill="FAFAFA"/>
        </w:rPr>
        <w:t>next()</w:t>
      </w:r>
      <w:r w:rsidRPr="00820F7B">
        <w:rPr>
          <w:rFonts w:ascii="Helvetica" w:hAnsi="Helvetica" w:cs="Helvetica"/>
          <w:color w:val="70AD47" w:themeColor="accent6"/>
        </w:rPr>
        <w:t>函数调用并不断返回下一个数据，直到没有数据时抛出</w:t>
      </w:r>
      <w:r w:rsidRPr="00820F7B">
        <w:rPr>
          <w:rStyle w:val="HTML"/>
          <w:rFonts w:ascii="Consolas" w:hAnsi="Consolas" w:cs="Consolas"/>
          <w:color w:val="70AD47" w:themeColor="accent6"/>
          <w:bdr w:val="single" w:sz="6" w:space="0" w:color="DDDDDD" w:frame="1"/>
          <w:shd w:val="clear" w:color="auto" w:fill="FAFAFA"/>
        </w:rPr>
        <w:t>StopIteration</w:t>
      </w:r>
      <w:r w:rsidRPr="00820F7B">
        <w:rPr>
          <w:rFonts w:ascii="Helvetica" w:hAnsi="Helvetica" w:cs="Helvetica"/>
          <w:color w:val="70AD47" w:themeColor="accent6"/>
        </w:rPr>
        <w:t>错误。</w:t>
      </w:r>
      <w:r w:rsidRPr="00537757">
        <w:rPr>
          <w:rFonts w:ascii="Helvetica" w:hAnsi="Helvetica" w:cs="Helvetica"/>
        </w:rPr>
        <w:t>可以把这个数据流看做是一个有序序列，但我们却不能提前知道序列的长度，只能不断通过</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函数实现按需计算下一个数据，所以</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的计算是惰性的，只有在需要返回下一个数据时它才会计算。</w:t>
      </w:r>
    </w:p>
    <w:p w:rsidR="00537757" w:rsidRPr="00421B15"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421B15">
        <w:rPr>
          <w:rStyle w:val="HTML"/>
          <w:rFonts w:ascii="Consolas" w:hAnsi="Consolas" w:cs="Consolas"/>
          <w:color w:val="70AD47" w:themeColor="accent6"/>
          <w:bdr w:val="single" w:sz="6" w:space="0" w:color="DDDDDD" w:frame="1"/>
          <w:shd w:val="clear" w:color="auto" w:fill="FAFAFA"/>
        </w:rPr>
        <w:t>Iterator</w:t>
      </w:r>
      <w:r w:rsidRPr="00421B15">
        <w:rPr>
          <w:rFonts w:ascii="Helvetica" w:hAnsi="Helvetica" w:cs="Helvetica"/>
          <w:color w:val="70AD47" w:themeColor="accent6"/>
        </w:rPr>
        <w:t>甚至可以表示一个无限大的数据流，例如全体自然数。而使用</w:t>
      </w:r>
      <w:r w:rsidRPr="00421B15">
        <w:rPr>
          <w:rFonts w:ascii="Helvetica" w:hAnsi="Helvetica" w:cs="Helvetica"/>
          <w:color w:val="70AD47" w:themeColor="accent6"/>
        </w:rPr>
        <w:t>list</w:t>
      </w:r>
      <w:r w:rsidRPr="00421B15">
        <w:rPr>
          <w:rFonts w:ascii="Helvetica" w:hAnsi="Helvetica" w:cs="Helvetica"/>
          <w:color w:val="70AD47" w:themeColor="accent6"/>
        </w:rPr>
        <w:t>是永远不可能存储全体自然数的。</w:t>
      </w:r>
    </w:p>
    <w:p w:rsidR="00537757" w:rsidRPr="00537757" w:rsidRDefault="00537757" w:rsidP="00E83F69">
      <w:pPr>
        <w:pStyle w:val="3"/>
        <w:shd w:val="clear" w:color="auto" w:fill="FFFFFF"/>
        <w:spacing w:before="375" w:after="225" w:line="360" w:lineRule="atLeast"/>
        <w:rPr>
          <w:rFonts w:ascii="Helvetica" w:hAnsi="Helvetica" w:cs="Helvetica"/>
          <w:b w:val="0"/>
          <w:bCs w:val="0"/>
          <w:sz w:val="24"/>
          <w:szCs w:val="24"/>
        </w:rPr>
      </w:pPr>
      <w:bookmarkStart w:id="56" w:name="_Toc454522318"/>
      <w:r w:rsidRPr="00537757">
        <w:rPr>
          <w:rFonts w:ascii="Helvetica" w:hAnsi="Helvetica" w:cs="Helvetica"/>
          <w:b w:val="0"/>
          <w:bCs w:val="0"/>
          <w:sz w:val="24"/>
          <w:szCs w:val="24"/>
        </w:rPr>
        <w:t>小结</w:t>
      </w:r>
      <w:bookmarkEnd w:id="56"/>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凡是可作用于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循环的对象都是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类型；</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凡是可作用于</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函数的对象都是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类型，它们表示一个惰性计算的序列；</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集合数据类型如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但不是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，不过可以通过</w:t>
      </w:r>
      <w:r w:rsidRPr="00537757">
        <w:rPr>
          <w:rStyle w:val="HTML"/>
          <w:rFonts w:ascii="Consolas" w:hAnsi="Consolas" w:cs="Consolas"/>
          <w:bdr w:val="single" w:sz="6" w:space="0" w:color="DDDDDD" w:frame="1"/>
          <w:shd w:val="clear" w:color="auto" w:fill="FAFAFA"/>
        </w:rPr>
        <w:t>iter()</w:t>
      </w:r>
      <w:r w:rsidRPr="00537757">
        <w:rPr>
          <w:rFonts w:ascii="Helvetica" w:hAnsi="Helvetica" w:cs="Helvetica"/>
        </w:rPr>
        <w:t>函数获得一个</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661E6D">
        <w:rPr>
          <w:rFonts w:ascii="Helvetica" w:hAnsi="Helvetica" w:cs="Helvetica"/>
          <w:color w:val="FF0000"/>
        </w:rPr>
        <w:t>Python</w:t>
      </w:r>
      <w:r w:rsidRPr="00661E6D">
        <w:rPr>
          <w:rFonts w:ascii="Helvetica" w:hAnsi="Helvetica" w:cs="Helvetica"/>
          <w:color w:val="FF0000"/>
        </w:rPr>
        <w:t>的</w:t>
      </w:r>
      <w:r w:rsidRPr="00661E6D">
        <w:rPr>
          <w:rStyle w:val="HTML"/>
          <w:rFonts w:ascii="Consolas" w:hAnsi="Consolas" w:cs="Consolas"/>
          <w:color w:val="FF0000"/>
          <w:bdr w:val="single" w:sz="6" w:space="0" w:color="DDDDDD" w:frame="1"/>
          <w:shd w:val="clear" w:color="auto" w:fill="FAFAFA"/>
        </w:rPr>
        <w:t>for</w:t>
      </w:r>
      <w:r w:rsidRPr="00661E6D">
        <w:rPr>
          <w:rFonts w:ascii="Helvetica" w:hAnsi="Helvetica" w:cs="Helvetica"/>
          <w:color w:val="FF0000"/>
        </w:rPr>
        <w:t>循环本质上就是通过不断调用</w:t>
      </w:r>
      <w:r w:rsidRPr="00661E6D">
        <w:rPr>
          <w:rStyle w:val="HTML"/>
          <w:rFonts w:ascii="Consolas" w:hAnsi="Consolas" w:cs="Consolas"/>
          <w:color w:val="FF0000"/>
          <w:bdr w:val="single" w:sz="6" w:space="0" w:color="DDDDDD" w:frame="1"/>
          <w:shd w:val="clear" w:color="auto" w:fill="FAFAFA"/>
        </w:rPr>
        <w:t>next()</w:t>
      </w:r>
      <w:r w:rsidRPr="00661E6D">
        <w:rPr>
          <w:rFonts w:ascii="Helvetica" w:hAnsi="Helvetica" w:cs="Helvetica"/>
          <w:color w:val="FF0000"/>
        </w:rPr>
        <w:t>函数实现的</w:t>
      </w:r>
      <w:r w:rsidRPr="00537757">
        <w:rPr>
          <w:rFonts w:ascii="Helvetica" w:hAnsi="Helvetica" w:cs="Helvetica"/>
        </w:rPr>
        <w:t>，例如：</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pass</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实际上完全等价于：</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t># 首先获得Iterator对象: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it = iter([</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lastRenderedPageBreak/>
        <w:t># 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while</w:t>
      </w:r>
      <w:r w:rsidRPr="00537757">
        <w:rPr>
          <w:rStyle w:val="HTML"/>
        </w:rPr>
        <w:t xml:space="preserve"> </w:t>
      </w:r>
      <w:r w:rsidRPr="00537757">
        <w:rPr>
          <w:rStyle w:val="builtin"/>
        </w:rPr>
        <w:t>True</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try</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comment"/>
          <w:i/>
          <w:iCs/>
        </w:rPr>
        <w:t># 获得下一个值:</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x = next(it)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except</w:t>
      </w:r>
      <w:r w:rsidRPr="00537757">
        <w:rPr>
          <w:rStyle w:val="HTML"/>
        </w:rPr>
        <w:t xml:space="preserve"> StopIteration:</w:t>
      </w:r>
    </w:p>
    <w:p w:rsidR="00537757" w:rsidRPr="00537757" w:rsidRDefault="0053775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37757">
        <w:rPr>
          <w:rStyle w:val="HTML"/>
        </w:rPr>
        <w:t xml:space="preserve">        </w:t>
      </w:r>
      <w:r w:rsidRPr="00537757">
        <w:rPr>
          <w:rStyle w:val="comment"/>
          <w:i/>
          <w:iCs/>
        </w:rPr>
        <w:t># 遇到StopIteration就退出循环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537757">
        <w:rPr>
          <w:rStyle w:val="HTML"/>
        </w:rPr>
        <w:t xml:space="preserve">        </w:t>
      </w:r>
      <w:r w:rsidRPr="00537757">
        <w:rPr>
          <w:rStyle w:val="keyword"/>
          <w:b/>
          <w:bCs/>
        </w:rPr>
        <w:t>break</w:t>
      </w:r>
    </w:p>
    <w:p w:rsidR="00537757" w:rsidRDefault="00537757" w:rsidP="00537757"/>
    <w:p w:rsidR="00421B15" w:rsidRDefault="00421B15" w:rsidP="00E83F69">
      <w:pPr>
        <w:pStyle w:val="2"/>
        <w:rPr>
          <w:sz w:val="24"/>
        </w:rPr>
      </w:pPr>
      <w:bookmarkStart w:id="57" w:name="_Toc454522319"/>
      <w:r w:rsidRPr="00421B15">
        <w:rPr>
          <w:sz w:val="24"/>
        </w:rPr>
        <w:t>第</w:t>
      </w:r>
      <w:r w:rsidRPr="00421B15">
        <w:rPr>
          <w:rFonts w:hint="eastAsia"/>
          <w:sz w:val="24"/>
        </w:rPr>
        <w:t>23</w:t>
      </w:r>
      <w:r w:rsidRPr="00421B15">
        <w:rPr>
          <w:rFonts w:hint="eastAsia"/>
          <w:sz w:val="24"/>
        </w:rPr>
        <w:t>课</w:t>
      </w:r>
      <w:r w:rsidRPr="00421B15">
        <w:rPr>
          <w:rFonts w:hint="eastAsia"/>
          <w:sz w:val="24"/>
        </w:rPr>
        <w:t xml:space="preserve"> </w:t>
      </w:r>
      <w:r w:rsidRPr="00421B15">
        <w:rPr>
          <w:rFonts w:hint="eastAsia"/>
          <w:sz w:val="24"/>
        </w:rPr>
        <w:t>函数式编程</w:t>
      </w:r>
      <w:bookmarkEnd w:id="57"/>
    </w:p>
    <w:p w:rsidR="00421B15" w:rsidRPr="00421B15" w:rsidRDefault="00421B15" w:rsidP="00421B15">
      <w:pPr>
        <w:pStyle w:val="a5"/>
        <w:shd w:val="clear" w:color="auto" w:fill="FFFFFF"/>
        <w:spacing w:before="0" w:beforeAutospacing="0" w:after="225" w:afterAutospacing="0" w:line="300" w:lineRule="atLeast"/>
        <w:rPr>
          <w:rFonts w:ascii="Helvetica" w:hAnsi="Helvetica" w:cs="Helvetica"/>
          <w:szCs w:val="21"/>
        </w:rPr>
      </w:pPr>
      <w:r w:rsidRPr="00421B15">
        <w:rPr>
          <w:rFonts w:ascii="Helvetica" w:hAnsi="Helvetica" w:cs="Helvetica"/>
          <w:szCs w:val="21"/>
        </w:rPr>
        <w:t>函数是</w:t>
      </w:r>
      <w:r w:rsidRPr="00421B15">
        <w:rPr>
          <w:rFonts w:ascii="Helvetica" w:hAnsi="Helvetica" w:cs="Helvetica"/>
          <w:szCs w:val="21"/>
        </w:rPr>
        <w:t>Python</w:t>
      </w:r>
      <w:r w:rsidRPr="00421B15">
        <w:rPr>
          <w:rFonts w:ascii="Helvetica" w:hAnsi="Helvetica" w:cs="Helvetica"/>
          <w:szCs w:val="21"/>
        </w:rPr>
        <w:t>内建支持的一种封装，我们通过把大段代码拆成函数，通过一层一层的函数调用，就可以把复杂任务分解成简单的任务，这种分解可以称之为面向过程的程序设计。</w:t>
      </w:r>
      <w:r w:rsidRPr="00257A7C">
        <w:rPr>
          <w:rFonts w:ascii="Helvetica" w:hAnsi="Helvetica" w:cs="Helvetica"/>
          <w:color w:val="70AD47" w:themeColor="accent6"/>
          <w:szCs w:val="21"/>
        </w:rPr>
        <w:t>函数就是面向过程的程序设计的基本单元</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而函数式编程（请注意多了一个</w:t>
      </w:r>
      <w:r w:rsidRPr="00421B15">
        <w:rPr>
          <w:rFonts w:ascii="Helvetica" w:hAnsi="Helvetica" w:cs="Helvetica"/>
          <w:szCs w:val="21"/>
        </w:rPr>
        <w:t>“</w:t>
      </w:r>
      <w:r w:rsidRPr="00421B15">
        <w:rPr>
          <w:rFonts w:ascii="Helvetica" w:hAnsi="Helvetica" w:cs="Helvetica"/>
          <w:szCs w:val="21"/>
        </w:rPr>
        <w:t>式</w:t>
      </w:r>
      <w:r w:rsidRPr="00421B15">
        <w:rPr>
          <w:rFonts w:ascii="Helvetica" w:hAnsi="Helvetica" w:cs="Helvetica"/>
          <w:szCs w:val="21"/>
        </w:rPr>
        <w:t>”</w:t>
      </w:r>
      <w:r w:rsidRPr="00421B15">
        <w:rPr>
          <w:rFonts w:ascii="Helvetica" w:hAnsi="Helvetica" w:cs="Helvetica"/>
          <w:szCs w:val="21"/>
        </w:rPr>
        <w:t>字）</w:t>
      </w:r>
      <w:r w:rsidRPr="00421B15">
        <w:rPr>
          <w:rFonts w:ascii="Helvetica" w:hAnsi="Helvetica" w:cs="Helvetica"/>
          <w:szCs w:val="21"/>
        </w:rPr>
        <w:t>——Functional Programming</w:t>
      </w:r>
      <w:r w:rsidRPr="00421B15">
        <w:rPr>
          <w:rFonts w:ascii="Helvetica" w:hAnsi="Helvetica" w:cs="Helvetica"/>
          <w:szCs w:val="21"/>
        </w:rPr>
        <w:t>，虽然也可以归结到面向过程的程序设计，但其思想更接近数学计算。</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我们首先要搞明白计算机（</w:t>
      </w:r>
      <w:r w:rsidRPr="00421B15">
        <w:rPr>
          <w:rFonts w:ascii="Helvetica" w:hAnsi="Helvetica" w:cs="Helvetica"/>
          <w:szCs w:val="21"/>
        </w:rPr>
        <w:t>Computer</w:t>
      </w:r>
      <w:r w:rsidRPr="00421B15">
        <w:rPr>
          <w:rFonts w:ascii="Helvetica" w:hAnsi="Helvetica" w:cs="Helvetica"/>
          <w:szCs w:val="21"/>
        </w:rPr>
        <w:t>）和计算（</w:t>
      </w:r>
      <w:r w:rsidRPr="00421B15">
        <w:rPr>
          <w:rFonts w:ascii="Helvetica" w:hAnsi="Helvetica" w:cs="Helvetica"/>
          <w:szCs w:val="21"/>
        </w:rPr>
        <w:t>Compute</w:t>
      </w:r>
      <w:r w:rsidRPr="00421B15">
        <w:rPr>
          <w:rFonts w:ascii="Helvetica" w:hAnsi="Helvetica" w:cs="Helvetica"/>
          <w:szCs w:val="21"/>
        </w:rPr>
        <w:t>）的概念。</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在计算机的层次上，</w:t>
      </w:r>
      <w:r w:rsidRPr="00421B15">
        <w:rPr>
          <w:rFonts w:ascii="Helvetica" w:hAnsi="Helvetica" w:cs="Helvetica"/>
          <w:szCs w:val="21"/>
        </w:rPr>
        <w:t>CPU</w:t>
      </w:r>
      <w:r w:rsidRPr="00421B15">
        <w:rPr>
          <w:rFonts w:ascii="Helvetica" w:hAnsi="Helvetica" w:cs="Helvetica"/>
          <w:szCs w:val="21"/>
        </w:rPr>
        <w:t>执行的是加减乘除的指令代码，以及各种条件判断和跳转指令，所以，汇编语言是最贴近计算机的语言。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而计算则指数学意义上的计算，</w:t>
      </w:r>
      <w:r w:rsidRPr="00783C7C">
        <w:rPr>
          <w:rFonts w:ascii="Helvetica" w:hAnsi="Helvetica" w:cs="Helvetica"/>
          <w:color w:val="70AD47" w:themeColor="accent6"/>
          <w:szCs w:val="21"/>
        </w:rPr>
        <w:t>越是抽象的计算，离计算机硬件越远</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对应到编程语言，就是越低级的语言，越贴近计算机，抽象程度低，执行效率高，比如</w:t>
      </w:r>
      <w:r w:rsidRPr="00421B15">
        <w:rPr>
          <w:rFonts w:ascii="Helvetica" w:hAnsi="Helvetica" w:cs="Helvetica"/>
          <w:szCs w:val="21"/>
        </w:rPr>
        <w:t>C</w:t>
      </w:r>
      <w:r w:rsidRPr="00421B15">
        <w:rPr>
          <w:rFonts w:ascii="Helvetica" w:hAnsi="Helvetica" w:cs="Helvetica"/>
          <w:szCs w:val="21"/>
        </w:rPr>
        <w:t>语言；越高级的语言，越贴近计算，抽象程度高，执行效率低，比如</w:t>
      </w:r>
      <w:r w:rsidRPr="00421B15">
        <w:rPr>
          <w:rFonts w:ascii="Helvetica" w:hAnsi="Helvetica" w:cs="Helvetica"/>
          <w:szCs w:val="21"/>
        </w:rPr>
        <w:t>Lisp</w:t>
      </w:r>
      <w:r w:rsidRPr="00421B15">
        <w:rPr>
          <w:rFonts w:ascii="Helvetica" w:hAnsi="Helvetica" w:cs="Helvetica"/>
          <w:szCs w:val="21"/>
        </w:rPr>
        <w:t>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783C7C">
        <w:rPr>
          <w:rFonts w:ascii="Helvetica" w:hAnsi="Helvetica" w:cs="Helvetica"/>
          <w:color w:val="70AD47" w:themeColor="accent6"/>
          <w:szCs w:val="21"/>
        </w:rPr>
        <w:t>函数式编程就是一种抽象程度很高的编程范式，纯粹的函数式编程语言编写的函数没有变量，因此，任意一个函数，只要输入是确定的，输出就是确定的，</w:t>
      </w:r>
      <w:r w:rsidRPr="00421B15">
        <w:rPr>
          <w:rFonts w:ascii="Helvetica" w:hAnsi="Helvetica" w:cs="Helvetica"/>
          <w:szCs w:val="21"/>
        </w:rPr>
        <w:t>这种纯函数我们称之为没有副作用。而允许使用变量的程序设计语言，由于函数内部的变量状态不确定，同样的输入，可能得到不同的输出，因此，这种函数是有副作用的。</w:t>
      </w:r>
    </w:p>
    <w:p w:rsidR="00421B15" w:rsidRPr="00783C7C" w:rsidRDefault="00421B15" w:rsidP="00421B15">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83C7C">
        <w:rPr>
          <w:rFonts w:ascii="Helvetica" w:hAnsi="Helvetica" w:cs="Helvetica"/>
          <w:color w:val="70AD47" w:themeColor="accent6"/>
          <w:szCs w:val="21"/>
        </w:rPr>
        <w:t>函数式编程的一个特点就是，允许把函数本身作为参数传入另一个函数，还允许返回一个函数！</w:t>
      </w:r>
    </w:p>
    <w:p w:rsid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lastRenderedPageBreak/>
        <w:t>Python</w:t>
      </w:r>
      <w:r w:rsidRPr="00421B15">
        <w:rPr>
          <w:rFonts w:ascii="Helvetica" w:hAnsi="Helvetica" w:cs="Helvetica"/>
          <w:szCs w:val="21"/>
        </w:rPr>
        <w:t>对函数式编程提供部分支持。由于</w:t>
      </w:r>
      <w:r w:rsidRPr="00421B15">
        <w:rPr>
          <w:rFonts w:ascii="Helvetica" w:hAnsi="Helvetica" w:cs="Helvetica"/>
          <w:szCs w:val="21"/>
        </w:rPr>
        <w:t>Python</w:t>
      </w:r>
      <w:r w:rsidRPr="00421B15">
        <w:rPr>
          <w:rFonts w:ascii="Helvetica" w:hAnsi="Helvetica" w:cs="Helvetica"/>
          <w:szCs w:val="21"/>
        </w:rPr>
        <w:t>允许使用变量，因此，</w:t>
      </w:r>
      <w:r w:rsidRPr="00421B15">
        <w:rPr>
          <w:rFonts w:ascii="Helvetica" w:hAnsi="Helvetica" w:cs="Helvetica"/>
          <w:szCs w:val="21"/>
        </w:rPr>
        <w:t>Python</w:t>
      </w:r>
      <w:r w:rsidRPr="00421B15">
        <w:rPr>
          <w:rFonts w:ascii="Helvetica" w:hAnsi="Helvetica" w:cs="Helvetica"/>
          <w:szCs w:val="21"/>
        </w:rPr>
        <w:t>不是纯函数式编程语言。</w:t>
      </w:r>
    </w:p>
    <w:p w:rsidR="00783C7C" w:rsidRPr="00783C7C" w:rsidRDefault="00783C7C" w:rsidP="00783C7C"/>
    <w:p w:rsidR="00783C7C" w:rsidRPr="00783C7C" w:rsidRDefault="00783C7C" w:rsidP="00E83F69">
      <w:pPr>
        <w:pStyle w:val="2"/>
        <w:rPr>
          <w:sz w:val="21"/>
        </w:rPr>
      </w:pPr>
      <w:bookmarkStart w:id="58" w:name="_Toc454522320"/>
      <w:r w:rsidRPr="00783C7C">
        <w:rPr>
          <w:sz w:val="24"/>
        </w:rPr>
        <w:t>第</w:t>
      </w:r>
      <w:r w:rsidRPr="00783C7C">
        <w:rPr>
          <w:rFonts w:hint="eastAsia"/>
          <w:sz w:val="24"/>
        </w:rPr>
        <w:t>24</w:t>
      </w:r>
      <w:r w:rsidRPr="00783C7C">
        <w:rPr>
          <w:rFonts w:hint="eastAsia"/>
          <w:sz w:val="24"/>
        </w:rPr>
        <w:t>课</w:t>
      </w:r>
      <w:r w:rsidRPr="00783C7C">
        <w:rPr>
          <w:rFonts w:hint="eastAsia"/>
          <w:sz w:val="24"/>
        </w:rPr>
        <w:t xml:space="preserve"> </w:t>
      </w:r>
      <w:r w:rsidRPr="00783C7C">
        <w:rPr>
          <w:rFonts w:hint="eastAsia"/>
          <w:sz w:val="24"/>
        </w:rPr>
        <w:t>高阶函数</w:t>
      </w:r>
      <w:bookmarkEnd w:id="58"/>
    </w:p>
    <w:p w:rsidR="00783C7C" w:rsidRPr="00783C7C" w:rsidRDefault="00783C7C" w:rsidP="00783C7C">
      <w:pPr>
        <w:pStyle w:val="a5"/>
        <w:shd w:val="clear" w:color="auto" w:fill="FFFFFF"/>
        <w:spacing w:before="0"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高阶函数英文叫</w:t>
      </w:r>
      <w:r w:rsidRPr="00783C7C">
        <w:rPr>
          <w:rFonts w:ascii="Helvetica" w:hAnsi="Helvetica" w:cs="Helvetica"/>
          <w:color w:val="000000" w:themeColor="text1"/>
        </w:rPr>
        <w:t>Higher-order function</w:t>
      </w:r>
      <w:r w:rsidRPr="00783C7C">
        <w:rPr>
          <w:rFonts w:ascii="Helvetica" w:hAnsi="Helvetica" w:cs="Helvetica"/>
          <w:color w:val="000000" w:themeColor="text1"/>
        </w:rPr>
        <w:t>。什么是高阶函数？我们以实际代码为例子，一步一步深入概念。</w:t>
      </w:r>
    </w:p>
    <w:p w:rsidR="00783C7C" w:rsidRPr="00A049CC" w:rsidRDefault="00783C7C" w:rsidP="00B40CC8">
      <w:pPr>
        <w:pStyle w:val="a7"/>
        <w:rPr>
          <w:b/>
          <w:shd w:val="pct15" w:color="auto" w:fill="FFFFFF"/>
        </w:rPr>
      </w:pPr>
      <w:r w:rsidRPr="00A049CC">
        <w:rPr>
          <w:b/>
          <w:shd w:val="pct15" w:color="auto" w:fill="FFFFFF"/>
        </w:rPr>
        <w:t>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以</w:t>
      </w:r>
      <w:r w:rsidRPr="00783C7C">
        <w:rPr>
          <w:rFonts w:ascii="Helvetica" w:hAnsi="Helvetica" w:cs="Helvetica"/>
          <w:color w:val="000000" w:themeColor="text1"/>
        </w:rPr>
        <w:t>Python</w:t>
      </w:r>
      <w:r w:rsidRPr="00783C7C">
        <w:rPr>
          <w:rFonts w:ascii="Helvetica" w:hAnsi="Helvetica" w:cs="Helvetica"/>
          <w:color w:val="000000" w:themeColor="text1"/>
        </w:rPr>
        <w:t>内置的求绝对值的函数</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为例，调用该函数用以下代码：</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但是，如果只写</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可见，</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是函数调用，而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是函数本身。</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要获得函数调用结果，我们可以把结果赋值给变量：</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x = 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x</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但是，如果把函数本身赋值给变量呢？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13745F" w:rsidRDefault="00783C7C" w:rsidP="00783C7C">
      <w:pPr>
        <w:pStyle w:val="a5"/>
        <w:shd w:val="clear" w:color="auto" w:fill="FFFFFF"/>
        <w:spacing w:before="225" w:beforeAutospacing="0" w:after="225" w:afterAutospacing="0" w:line="300" w:lineRule="atLeast"/>
        <w:rPr>
          <w:rFonts w:ascii="Helvetica" w:hAnsi="Helvetica" w:cs="Helvetica"/>
          <w:color w:val="70AD47" w:themeColor="accent6"/>
        </w:rPr>
      </w:pPr>
      <w:r w:rsidRPr="0013745F">
        <w:rPr>
          <w:rFonts w:ascii="Helvetica" w:hAnsi="Helvetica" w:cs="Helvetica"/>
          <w:color w:val="70AD47" w:themeColor="accent6"/>
        </w:rPr>
        <w:t>结论：函数本身也可以赋值给变量，即：变量可以指向函数。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lastRenderedPageBreak/>
        <w:t>如果一个变量指向了一个函数，那么，可否通过该变量来调用这个函数？用代码验证一下：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成功！说明变量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现在已经指向了</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函数本身。直接调用</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函数和调用变量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完全相同。</w:t>
      </w:r>
    </w:p>
    <w:p w:rsidR="00783C7C" w:rsidRPr="00D7313D" w:rsidRDefault="00783C7C" w:rsidP="00D7313D">
      <w:pPr>
        <w:pStyle w:val="a7"/>
        <w:rPr>
          <w:b/>
          <w:shd w:val="pct15" w:color="auto" w:fill="FFFFFF"/>
        </w:rPr>
      </w:pPr>
      <w:r w:rsidRPr="00D7313D">
        <w:rPr>
          <w:b/>
          <w:shd w:val="pct15" w:color="auto" w:fill="FFFFFF"/>
        </w:rPr>
        <w:t>函数名也是变量</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那么函数名是什么呢？</w:t>
      </w:r>
      <w:r w:rsidRPr="00BF1A62">
        <w:rPr>
          <w:rFonts w:ascii="Helvetica" w:hAnsi="Helvetica" w:cs="Helvetica"/>
          <w:color w:val="70AD47" w:themeColor="accent6"/>
        </w:rPr>
        <w:t>函数名其实就是指向函数的变量</w:t>
      </w:r>
      <w:r w:rsidRPr="00783C7C">
        <w:rPr>
          <w:rFonts w:ascii="Helvetica" w:hAnsi="Helvetica" w:cs="Helvetica"/>
          <w:color w:val="000000" w:themeColor="text1"/>
        </w:rPr>
        <w:t>！对于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这个函数，完全可以把函数名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看成变量，它指向一个可以计算绝对值的函数！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如果把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指向其他对象，会有什么情况发生？</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 = 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HTML"/>
          <w:color w:val="000000" w:themeColor="text1"/>
        </w:rPr>
        <w:t xml:space="preserve">Traceback (most recent </w:t>
      </w:r>
      <w:r w:rsidRPr="00783C7C">
        <w:rPr>
          <w:rStyle w:val="keyword"/>
          <w:b/>
          <w:bCs/>
          <w:color w:val="000000" w:themeColor="text1"/>
        </w:rPr>
        <w:t>call</w:t>
      </w:r>
      <w:r w:rsidRPr="00783C7C">
        <w:rPr>
          <w:rStyle w:val="operator"/>
          <w:color w:val="000000" w:themeColor="text1"/>
        </w:rPr>
        <w:t xml:space="preserve"> </w:t>
      </w:r>
      <w:r w:rsidRPr="00783C7C">
        <w:rPr>
          <w:rStyle w:val="keyword"/>
          <w:b/>
          <w:bCs/>
          <w:color w:val="000000" w:themeColor="text1"/>
        </w:rPr>
        <w:t>last</w:t>
      </w:r>
      <w:r w:rsidRPr="00783C7C">
        <w:rPr>
          <w:rStyle w:val="operator"/>
          <w:color w:val="000000" w:themeColor="text1"/>
        </w:rPr>
        <w:t>):</w:t>
      </w:r>
    </w:p>
    <w:p w:rsidR="00783C7C" w:rsidRPr="00783C7C" w:rsidRDefault="00783C7C"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color w:val="000000" w:themeColor="text1"/>
        </w:rPr>
      </w:pPr>
      <w:r w:rsidRPr="00783C7C">
        <w:rPr>
          <w:rStyle w:val="operator"/>
          <w:color w:val="000000" w:themeColor="text1"/>
        </w:rPr>
        <w:t xml:space="preserve">  File </w:t>
      </w:r>
      <w:r w:rsidRPr="00783C7C">
        <w:rPr>
          <w:rStyle w:val="string"/>
          <w:color w:val="000000" w:themeColor="text1"/>
        </w:rPr>
        <w:t>"&lt;stdin&gt;"</w:t>
      </w:r>
      <w:r w:rsidRPr="00783C7C">
        <w:rPr>
          <w:rStyle w:val="operator"/>
          <w:color w:val="000000" w:themeColor="text1"/>
        </w:rPr>
        <w:t xml:space="preserve">, line </w:t>
      </w:r>
      <w:r w:rsidRPr="00783C7C">
        <w:rPr>
          <w:rStyle w:val="number"/>
          <w:color w:val="000000" w:themeColor="text1"/>
        </w:rPr>
        <w:t>1</w:t>
      </w:r>
      <w:r w:rsidRPr="00783C7C">
        <w:rPr>
          <w:rStyle w:val="operator"/>
          <w:color w:val="000000" w:themeColor="text1"/>
        </w:rPr>
        <w:t xml:space="preserve">, </w:t>
      </w:r>
      <w:r w:rsidRPr="00783C7C">
        <w:rPr>
          <w:rStyle w:val="keyword"/>
          <w:b/>
          <w:bCs/>
          <w:color w:val="000000" w:themeColor="text1"/>
        </w:rPr>
        <w:t>in</w:t>
      </w:r>
      <w:r w:rsidRPr="00783C7C">
        <w:rPr>
          <w:rStyle w:val="operator"/>
          <w:color w:val="000000" w:themeColor="text1"/>
        </w:rPr>
        <w:t xml:space="preserve"> &lt;</w:t>
      </w:r>
      <w:r w:rsidRPr="00783C7C">
        <w:rPr>
          <w:rStyle w:val="keyword"/>
          <w:b/>
          <w:bCs/>
          <w:color w:val="000000" w:themeColor="text1"/>
        </w:rPr>
        <w:t>module</w:t>
      </w:r>
      <w:r w:rsidRPr="00783C7C">
        <w:rPr>
          <w:rStyle w:val="operator"/>
          <w:color w:val="000000" w:themeColor="text1"/>
        </w:rPr>
        <w:t>&gt;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operator"/>
          <w:color w:val="000000" w:themeColor="text1"/>
        </w:rPr>
        <w:t xml:space="preserve">TypeError: </w:t>
      </w:r>
      <w:r w:rsidRPr="00783C7C">
        <w:rPr>
          <w:rStyle w:val="string"/>
          <w:color w:val="000000" w:themeColor="text1"/>
        </w:rPr>
        <w:t>'int'</w:t>
      </w:r>
      <w:r w:rsidRPr="00783C7C">
        <w:rPr>
          <w:rStyle w:val="operator"/>
          <w:color w:val="000000" w:themeColor="text1"/>
        </w:rPr>
        <w:t xml:space="preserve"> object </w:t>
      </w:r>
      <w:r w:rsidRPr="00783C7C">
        <w:rPr>
          <w:rStyle w:val="keyword"/>
          <w:b/>
          <w:bCs/>
          <w:color w:val="000000" w:themeColor="text1"/>
        </w:rPr>
        <w:t>is</w:t>
      </w:r>
      <w:r w:rsidRPr="00783C7C">
        <w:rPr>
          <w:rStyle w:val="operator"/>
          <w:color w:val="000000" w:themeColor="text1"/>
        </w:rPr>
        <w:t xml:space="preserve"> </w:t>
      </w:r>
      <w:r w:rsidRPr="00783C7C">
        <w:rPr>
          <w:rStyle w:val="keyword"/>
          <w:b/>
          <w:bCs/>
          <w:color w:val="000000" w:themeColor="text1"/>
        </w:rPr>
        <w:t>not</w:t>
      </w:r>
      <w:r w:rsidRPr="00783C7C">
        <w:rPr>
          <w:rStyle w:val="operator"/>
          <w:color w:val="000000" w:themeColor="text1"/>
        </w:rPr>
        <w:t xml:space="preserve"> callable</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后，就无法通过</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调用该函数了！因为</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这个变量已经不指向求绝对值函数而是指向一个整数</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当然实际代码绝对不能这么写，这里是为了说明函数名也是变量。要恢复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函数，请重启</w:t>
      </w:r>
      <w:r w:rsidRPr="00783C7C">
        <w:rPr>
          <w:rFonts w:ascii="Helvetica" w:hAnsi="Helvetica" w:cs="Helvetica"/>
          <w:color w:val="000000" w:themeColor="text1"/>
        </w:rPr>
        <w:t>Python</w:t>
      </w:r>
      <w:r w:rsidRPr="00783C7C">
        <w:rPr>
          <w:rFonts w:ascii="Helvetica" w:hAnsi="Helvetica" w:cs="Helvetica"/>
          <w:color w:val="000000" w:themeColor="text1"/>
        </w:rPr>
        <w:t>交互环境。</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注：由于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函数实际上是定义在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w:t>
      </w:r>
      <w:r w:rsidRPr="00783C7C">
        <w:rPr>
          <w:rFonts w:ascii="Helvetica" w:hAnsi="Helvetica" w:cs="Helvetica"/>
          <w:color w:val="000000" w:themeColor="text1"/>
        </w:rPr>
        <w:t>模块中的，所以要让修改</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变量的指向在其它模块也生效，要用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__.abs = 10</w:t>
      </w:r>
      <w:r w:rsidRPr="00783C7C">
        <w:rPr>
          <w:rFonts w:ascii="Helvetica" w:hAnsi="Helvetica" w:cs="Helvetica"/>
          <w:color w:val="000000" w:themeColor="text1"/>
        </w:rPr>
        <w:t>。</w:t>
      </w:r>
    </w:p>
    <w:p w:rsidR="00783C7C" w:rsidRPr="00AA3107" w:rsidRDefault="00783C7C" w:rsidP="00AA3107">
      <w:pPr>
        <w:rPr>
          <w:b/>
          <w:color w:val="70AD47" w:themeColor="accent6"/>
        </w:rPr>
      </w:pPr>
      <w:r w:rsidRPr="00AA3107">
        <w:rPr>
          <w:b/>
          <w:color w:val="70AD47" w:themeColor="accent6"/>
        </w:rPr>
        <w:t>传入函数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既然变量可以指向函数，函数的参数能接收变量，那么一个函数就可以接收另一个函数作为参数，这种函数就称之为</w:t>
      </w:r>
      <w:r w:rsidRPr="005E43D8">
        <w:rPr>
          <w:rFonts w:ascii="Helvetica" w:hAnsi="Helvetica" w:cs="Helvetica"/>
          <w:color w:val="70AD47" w:themeColor="accent6"/>
        </w:rPr>
        <w:t>高阶函数</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一个最简单的高阶函数：</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t>def</w:t>
      </w:r>
      <w:r w:rsidRPr="00783C7C">
        <w:rPr>
          <w:rStyle w:val="function"/>
          <w:color w:val="000000" w:themeColor="text1"/>
        </w:rPr>
        <w:t xml:space="preserve"> </w:t>
      </w:r>
      <w:r w:rsidRPr="00783C7C">
        <w:rPr>
          <w:rStyle w:val="21"/>
          <w:b/>
          <w:bCs/>
          <w:color w:val="000000" w:themeColor="text1"/>
        </w:rPr>
        <w:t>add</w:t>
      </w:r>
      <w:r w:rsidRPr="00783C7C">
        <w:rPr>
          <w:rStyle w:val="params"/>
          <w:color w:val="000000" w:themeColor="text1"/>
        </w:rPr>
        <w:t>(x, y, f)</w:t>
      </w:r>
      <w:r w:rsidRPr="00783C7C">
        <w:rPr>
          <w:rStyle w:val="function"/>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lastRenderedPageBreak/>
        <w:t xml:space="preserve">    </w:t>
      </w:r>
      <w:r w:rsidRPr="00783C7C">
        <w:rPr>
          <w:rStyle w:val="keyword"/>
          <w:b/>
          <w:bCs/>
          <w:color w:val="000000" w:themeColor="text1"/>
        </w:rPr>
        <w:t>return</w:t>
      </w:r>
      <w:r w:rsidRPr="00783C7C">
        <w:rPr>
          <w:rStyle w:val="HTML"/>
          <w:color w:val="000000" w:themeColor="text1"/>
        </w:rPr>
        <w:t xml:space="preserve"> f(x) + f(y)</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当我们调用</w:t>
      </w:r>
      <w:r w:rsidRPr="00783C7C">
        <w:rPr>
          <w:rStyle w:val="HTML"/>
          <w:rFonts w:ascii="Consolas" w:hAnsi="Consolas" w:cs="Consolas"/>
          <w:color w:val="000000" w:themeColor="text1"/>
          <w:bdr w:val="single" w:sz="6" w:space="0" w:color="DDDDDD" w:frame="1"/>
          <w:shd w:val="clear" w:color="auto" w:fill="FAFAFA"/>
        </w:rPr>
        <w:t>add(-5, 6, abs)</w:t>
      </w:r>
      <w:r w:rsidRPr="00783C7C">
        <w:rPr>
          <w:rFonts w:ascii="Helvetica" w:hAnsi="Helvetica" w:cs="Helvetica"/>
          <w:color w:val="000000" w:themeColor="text1"/>
        </w:rPr>
        <w:t>时，参数</w:t>
      </w:r>
      <w:r w:rsidRPr="00783C7C">
        <w:rPr>
          <w:rStyle w:val="HTML"/>
          <w:rFonts w:ascii="Consolas" w:hAnsi="Consolas" w:cs="Consolas"/>
          <w:color w:val="000000" w:themeColor="text1"/>
          <w:bdr w:val="single" w:sz="6" w:space="0" w:color="DDDDDD" w:frame="1"/>
          <w:shd w:val="clear" w:color="auto" w:fill="FAFAFA"/>
        </w:rPr>
        <w:t>x</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y</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分别接收</w:t>
      </w:r>
      <w:r w:rsidRPr="00783C7C">
        <w:rPr>
          <w:rStyle w:val="HTML"/>
          <w:rFonts w:ascii="Consolas" w:hAnsi="Consolas" w:cs="Consolas"/>
          <w:color w:val="000000" w:themeColor="text1"/>
          <w:bdr w:val="single" w:sz="6" w:space="0" w:color="DDDDDD" w:frame="1"/>
          <w:shd w:val="clear" w:color="auto" w:fill="FAFAFA"/>
        </w:rPr>
        <w:t>-5</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6</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，根据函数定义，我们可以推导计算过程为：</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x = -</w:t>
      </w:r>
      <w:r w:rsidRPr="00783C7C">
        <w:rPr>
          <w:rStyle w:val="number"/>
          <w:color w:val="000000" w:themeColor="text1"/>
        </w:rPr>
        <w:t>5</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 xml:space="preserve">y = </w:t>
      </w:r>
      <w:r w:rsidRPr="00783C7C">
        <w:rPr>
          <w:rStyle w:val="number"/>
          <w:color w:val="000000" w:themeColor="text1"/>
        </w:rPr>
        <w:t>6</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f(x) + f(y) ==&gt; abs(-</w:t>
      </w:r>
      <w:r w:rsidRPr="00783C7C">
        <w:rPr>
          <w:rStyle w:val="number"/>
          <w:color w:val="000000" w:themeColor="text1"/>
        </w:rPr>
        <w:t>5</w:t>
      </w:r>
      <w:r w:rsidRPr="00783C7C">
        <w:rPr>
          <w:rStyle w:val="HTML"/>
          <w:color w:val="000000" w:themeColor="text1"/>
        </w:rPr>
        <w:t>) + abs(</w:t>
      </w:r>
      <w:r w:rsidRPr="00783C7C">
        <w:rPr>
          <w:rStyle w:val="number"/>
          <w:color w:val="000000" w:themeColor="text1"/>
        </w:rPr>
        <w:t>6</w:t>
      </w:r>
      <w:r w:rsidRPr="00783C7C">
        <w:rPr>
          <w:rStyle w:val="HTML"/>
          <w:color w:val="000000" w:themeColor="text1"/>
        </w:rPr>
        <w:t xml:space="preserve">) ==&gt; </w:t>
      </w:r>
      <w:r w:rsidRPr="00783C7C">
        <w:rPr>
          <w:rStyle w:val="number"/>
          <w:color w:val="000000" w:themeColor="text1"/>
        </w:rPr>
        <w:t>11</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t>return</w:t>
      </w:r>
      <w:r w:rsidRPr="00783C7C">
        <w:rPr>
          <w:rStyle w:val="HTML"/>
          <w:color w:val="000000" w:themeColor="text1"/>
        </w:rPr>
        <w:t xml:space="preserve"> </w:t>
      </w: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add(-</w:t>
      </w:r>
      <w:r w:rsidRPr="00783C7C">
        <w:rPr>
          <w:rStyle w:val="number"/>
          <w:color w:val="000000" w:themeColor="text1"/>
        </w:rPr>
        <w:t>5</w:t>
      </w:r>
      <w:r w:rsidRPr="00783C7C">
        <w:rPr>
          <w:rStyle w:val="HTML"/>
          <w:color w:val="000000" w:themeColor="text1"/>
        </w:rPr>
        <w:t xml:space="preserve">, </w:t>
      </w:r>
      <w:r w:rsidRPr="00783C7C">
        <w:rPr>
          <w:rStyle w:val="number"/>
          <w:color w:val="000000" w:themeColor="text1"/>
        </w:rPr>
        <w:t>6</w:t>
      </w:r>
      <w:r w:rsidRPr="00783C7C">
        <w:rPr>
          <w:rStyle w:val="HTML"/>
          <w:color w:val="000000" w:themeColor="text1"/>
        </w:rPr>
        <w: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编写高阶函数，就是让函数的参数能够接收别的函数。</w:t>
      </w:r>
    </w:p>
    <w:p w:rsidR="00783C7C" w:rsidRPr="003F6E28" w:rsidRDefault="00783C7C" w:rsidP="003F6E28">
      <w:pPr>
        <w:rPr>
          <w:shd w:val="pct15" w:color="auto" w:fill="FFFFFF"/>
        </w:rPr>
      </w:pPr>
      <w:r w:rsidRPr="003F6E28">
        <w:rPr>
          <w:shd w:val="pct15" w:color="auto" w:fill="FFFFFF"/>
        </w:rPr>
        <w:t>小结</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把函数作为参数传入，这样的函数称为高阶函数，函数式编程就是指这种高度抽象的编程范式。</w:t>
      </w:r>
    </w:p>
    <w:p w:rsidR="00421B15" w:rsidRDefault="00421B15" w:rsidP="00421B15"/>
    <w:p w:rsidR="00416AE0" w:rsidRPr="00416AE0" w:rsidRDefault="00416AE0" w:rsidP="00E83F69">
      <w:pPr>
        <w:pStyle w:val="3"/>
        <w:rPr>
          <w:sz w:val="24"/>
        </w:rPr>
      </w:pPr>
      <w:bookmarkStart w:id="59" w:name="_Toc454522321"/>
      <w:r w:rsidRPr="00416AE0">
        <w:rPr>
          <w:rFonts w:hint="eastAsia"/>
          <w:sz w:val="24"/>
        </w:rPr>
        <w:t>map/reduce</w:t>
      </w:r>
      <w:bookmarkEnd w:id="59"/>
    </w:p>
    <w:p w:rsidR="00732AA7" w:rsidRPr="00732AA7" w:rsidRDefault="00732AA7" w:rsidP="00732AA7">
      <w:pPr>
        <w:pStyle w:val="a5"/>
        <w:shd w:val="clear" w:color="auto" w:fill="FFFFFF"/>
        <w:spacing w:before="0" w:beforeAutospacing="0" w:after="225" w:afterAutospacing="0" w:line="300" w:lineRule="atLeast"/>
        <w:rPr>
          <w:rFonts w:ascii="Helvetica" w:hAnsi="Helvetica" w:cs="Helvetica"/>
        </w:rPr>
      </w:pPr>
      <w:r w:rsidRPr="00732AA7">
        <w:rPr>
          <w:rFonts w:ascii="Helvetica" w:hAnsi="Helvetica" w:cs="Helvetica"/>
        </w:rPr>
        <w:t>Python</w:t>
      </w:r>
      <w:r w:rsidRPr="00732AA7">
        <w:rPr>
          <w:rFonts w:ascii="Helvetica" w:hAnsi="Helvetica" w:cs="Helvetica"/>
        </w:rPr>
        <w:t>内建了</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和</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函数。</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如果你读过</w:t>
      </w:r>
      <w:r w:rsidRPr="00732AA7">
        <w:rPr>
          <w:rFonts w:ascii="Helvetica" w:hAnsi="Helvetica" w:cs="Helvetica"/>
        </w:rPr>
        <w:t>Google</w:t>
      </w:r>
      <w:r w:rsidRPr="00732AA7">
        <w:rPr>
          <w:rFonts w:ascii="Helvetica" w:hAnsi="Helvetica" w:cs="Helvetica"/>
        </w:rPr>
        <w:t>的那篇大名鼎鼎的论文</w:t>
      </w:r>
      <w:r w:rsidRPr="00732AA7">
        <w:rPr>
          <w:rFonts w:ascii="Helvetica" w:hAnsi="Helvetica" w:cs="Helvetica"/>
        </w:rPr>
        <w:t>“</w:t>
      </w:r>
      <w:hyperlink r:id="rId36" w:tgtFrame="_blank" w:history="1">
        <w:r w:rsidRPr="00732AA7">
          <w:rPr>
            <w:rStyle w:val="a6"/>
            <w:rFonts w:ascii="Helvetica" w:hAnsi="Helvetica" w:cs="Helvetica"/>
            <w:color w:val="auto"/>
          </w:rPr>
          <w:t>MapReduce: Simplified Data Processing on Large Clusters</w:t>
        </w:r>
      </w:hyperlink>
      <w:r w:rsidRPr="00732AA7">
        <w:rPr>
          <w:rFonts w:ascii="Helvetica" w:hAnsi="Helvetica" w:cs="Helvetica"/>
        </w:rPr>
        <w:t>”</w:t>
      </w:r>
      <w:r w:rsidRPr="00732AA7">
        <w:rPr>
          <w:rFonts w:ascii="Helvetica" w:hAnsi="Helvetica" w:cs="Helvetica"/>
        </w:rPr>
        <w:t>，你就能大概明白</w:t>
      </w:r>
      <w:r w:rsidRPr="00732AA7">
        <w:rPr>
          <w:rFonts w:ascii="Helvetica" w:hAnsi="Helvetica" w:cs="Helvetica"/>
        </w:rPr>
        <w:t>map/reduce</w:t>
      </w:r>
      <w:r w:rsidRPr="00732AA7">
        <w:rPr>
          <w:rFonts w:ascii="Helvetica" w:hAnsi="Helvetica" w:cs="Helvetica"/>
        </w:rPr>
        <w:t>的概念。</w:t>
      </w:r>
    </w:p>
    <w:p w:rsidR="00732AA7" w:rsidRPr="00B67B4E" w:rsidRDefault="00732AA7" w:rsidP="00732AA7">
      <w:pPr>
        <w:pStyle w:val="a5"/>
        <w:shd w:val="clear" w:color="auto" w:fill="FFFFFF"/>
        <w:spacing w:before="225" w:beforeAutospacing="0" w:after="225" w:afterAutospacing="0" w:line="300" w:lineRule="atLeast"/>
        <w:rPr>
          <w:rFonts w:ascii="Helvetica" w:hAnsi="Helvetica" w:cs="Helvetica"/>
          <w:color w:val="70AD47" w:themeColor="accent6"/>
        </w:rPr>
      </w:pPr>
      <w:r w:rsidRPr="00732AA7">
        <w:rPr>
          <w:rFonts w:ascii="Helvetica" w:hAnsi="Helvetica" w:cs="Helvetica"/>
        </w:rPr>
        <w:t>我们先看</w:t>
      </w:r>
      <w:r w:rsidRPr="00732AA7">
        <w:rPr>
          <w:rFonts w:ascii="Helvetica" w:hAnsi="Helvetica" w:cs="Helvetica"/>
        </w:rPr>
        <w:t>map</w:t>
      </w:r>
      <w:r w:rsidRPr="00732AA7">
        <w:rPr>
          <w:rFonts w:ascii="Helvetica" w:hAnsi="Helvetica" w:cs="Helvetica"/>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函数接收两个参数，一个是函数，一个是</w:t>
      </w:r>
      <w:r w:rsidRPr="00B67B4E">
        <w:rPr>
          <w:rStyle w:val="HTML"/>
          <w:rFonts w:ascii="Consolas" w:hAnsi="Consolas" w:cs="Consolas"/>
          <w:color w:val="70AD47" w:themeColor="accent6"/>
          <w:bdr w:val="single" w:sz="6" w:space="0" w:color="DDDDDD" w:frame="1"/>
          <w:shd w:val="clear" w:color="auto" w:fill="FAFAFA"/>
        </w:rPr>
        <w:t>Iterable</w:t>
      </w:r>
      <w:r w:rsidRPr="00B67B4E">
        <w:rPr>
          <w:rFonts w:ascii="Helvetica" w:hAnsi="Helvetica" w:cs="Helvetica"/>
          <w:color w:val="70AD47" w:themeColor="accent6"/>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将传入的函数依次作用到序列的每个元素，并把结果作为新的</w:t>
      </w:r>
      <w:r w:rsidRPr="00B67B4E">
        <w:rPr>
          <w:rStyle w:val="HTML"/>
          <w:rFonts w:ascii="Consolas" w:hAnsi="Consolas" w:cs="Consolas"/>
          <w:color w:val="70AD47" w:themeColor="accent6"/>
          <w:bdr w:val="single" w:sz="6" w:space="0" w:color="DDDDDD" w:frame="1"/>
          <w:shd w:val="clear" w:color="auto" w:fill="FAFAFA"/>
        </w:rPr>
        <w:t>Iterator</w:t>
      </w:r>
      <w:r w:rsidRPr="00B67B4E">
        <w:rPr>
          <w:rFonts w:ascii="Helvetica" w:hAnsi="Helvetica" w:cs="Helvetica"/>
          <w:color w:val="70AD47" w:themeColor="accent6"/>
        </w:rPr>
        <w:t>返回。</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举例说明，比如我们有一个函数</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，要把这个函数作用在一个</w:t>
      </w:r>
      <w:r w:rsidRPr="00732AA7">
        <w:rPr>
          <w:rFonts w:ascii="Helvetica" w:hAnsi="Helvetica" w:cs="Helvetica"/>
        </w:rPr>
        <w:t xml:space="preserve">list </w:t>
      </w:r>
      <w:r w:rsidRPr="00732AA7">
        <w:rPr>
          <w:rStyle w:val="HTML"/>
          <w:rFonts w:ascii="Consolas" w:hAnsi="Consolas" w:cs="Consolas"/>
          <w:bdr w:val="single" w:sz="6" w:space="0" w:color="DDDDDD" w:frame="1"/>
          <w:shd w:val="clear" w:color="auto" w:fill="FAFAFA"/>
        </w:rPr>
        <w:t>[1, 2, 3, 4, 5, 6, 7, 8, 9]</w:t>
      </w:r>
      <w:r w:rsidRPr="00732AA7">
        <w:rPr>
          <w:rFonts w:ascii="Helvetica" w:hAnsi="Helvetica" w:cs="Helvetica"/>
        </w:rPr>
        <w:t>上，就可以用</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实现如下：</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noProof/>
        </w:rPr>
        <w:lastRenderedPageBreak/>
        <w:drawing>
          <wp:inline distT="0" distB="0" distL="0" distR="0">
            <wp:extent cx="3244215" cy="2337435"/>
            <wp:effectExtent l="0" t="0" r="0" b="5715"/>
            <wp:docPr id="9" name="图片 9"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215" cy="2337435"/>
                    </a:xfrm>
                    <a:prstGeom prst="rect">
                      <a:avLst/>
                    </a:prstGeom>
                    <a:noFill/>
                    <a:ln>
                      <a:noFill/>
                    </a:ln>
                  </pic:spPr>
                </pic:pic>
              </a:graphicData>
            </a:graphic>
          </wp:inline>
        </w:drawing>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现在，我们用</w:t>
      </w:r>
      <w:r w:rsidRPr="00732AA7">
        <w:rPr>
          <w:rFonts w:ascii="Helvetica" w:hAnsi="Helvetica" w:cs="Helvetica"/>
        </w:rPr>
        <w:t>Python</w:t>
      </w:r>
      <w:r w:rsidRPr="00732AA7">
        <w:rPr>
          <w:rFonts w:ascii="Helvetica" w:hAnsi="Helvetica" w:cs="Helvetica"/>
        </w:rPr>
        <w:t>代码实现：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w:t>
      </w:r>
      <w:r w:rsidRPr="00732AA7">
        <w:rPr>
          <w:rStyle w:val="params"/>
        </w:rPr>
        <w:t>(x)</w:t>
      </w:r>
      <w:r w:rsidRPr="00732AA7">
        <w:rPr>
          <w:rStyle w:val="function"/>
        </w:rPr>
        <w:t>:</w:t>
      </w:r>
    </w:p>
    <w:p w:rsidR="00732AA7" w:rsidRPr="00732AA7" w:rsidRDefault="00732AA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x</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 = map(f,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list(r)</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r w:rsidRPr="00732AA7">
        <w:rPr>
          <w:rStyle w:val="number"/>
        </w:rPr>
        <w:t>1</w:t>
      </w:r>
      <w:r w:rsidRPr="00732AA7">
        <w:rPr>
          <w:rStyle w:val="HTML"/>
        </w:rPr>
        <w:t xml:space="preserve">, </w:t>
      </w:r>
      <w:r w:rsidRPr="00732AA7">
        <w:rPr>
          <w:rStyle w:val="number"/>
        </w:rPr>
        <w:t>4</w:t>
      </w:r>
      <w:r w:rsidRPr="00732AA7">
        <w:rPr>
          <w:rStyle w:val="HTML"/>
        </w:rPr>
        <w:t xml:space="preserve">, </w:t>
      </w:r>
      <w:r w:rsidRPr="00732AA7">
        <w:rPr>
          <w:rStyle w:val="number"/>
        </w:rPr>
        <w:t>9</w:t>
      </w:r>
      <w:r w:rsidRPr="00732AA7">
        <w:rPr>
          <w:rStyle w:val="HTML"/>
        </w:rPr>
        <w:t xml:space="preserve">, </w:t>
      </w:r>
      <w:r w:rsidRPr="00732AA7">
        <w:rPr>
          <w:rStyle w:val="number"/>
        </w:rPr>
        <w:t>16</w:t>
      </w:r>
      <w:r w:rsidRPr="00732AA7">
        <w:rPr>
          <w:rStyle w:val="HTML"/>
        </w:rPr>
        <w:t xml:space="preserve">, </w:t>
      </w:r>
      <w:r w:rsidRPr="00732AA7">
        <w:rPr>
          <w:rStyle w:val="number"/>
        </w:rPr>
        <w:t>25</w:t>
      </w:r>
      <w:r w:rsidRPr="00732AA7">
        <w:rPr>
          <w:rStyle w:val="HTML"/>
        </w:rPr>
        <w:t xml:space="preserve">, </w:t>
      </w:r>
      <w:r w:rsidRPr="00732AA7">
        <w:rPr>
          <w:rStyle w:val="number"/>
        </w:rPr>
        <w:t>36</w:t>
      </w:r>
      <w:r w:rsidRPr="00732AA7">
        <w:rPr>
          <w:rStyle w:val="HTML"/>
        </w:rPr>
        <w:t xml:space="preserve">, </w:t>
      </w:r>
      <w:r w:rsidRPr="00732AA7">
        <w:rPr>
          <w:rStyle w:val="number"/>
        </w:rPr>
        <w:t>49</w:t>
      </w:r>
      <w:r w:rsidRPr="00732AA7">
        <w:rPr>
          <w:rStyle w:val="HTML"/>
        </w:rPr>
        <w:t xml:space="preserve">, </w:t>
      </w:r>
      <w:r w:rsidRPr="00732AA7">
        <w:rPr>
          <w:rStyle w:val="number"/>
        </w:rPr>
        <w:t>64</w:t>
      </w:r>
      <w:r w:rsidRPr="00732AA7">
        <w:rPr>
          <w:rStyle w:val="HTML"/>
        </w:rPr>
        <w:t xml:space="preserve">, </w:t>
      </w:r>
      <w:r w:rsidRPr="00732AA7">
        <w:rPr>
          <w:rStyle w:val="number"/>
        </w:rPr>
        <w:t>81</w:t>
      </w:r>
      <w:r w:rsidRPr="00732AA7">
        <w:rPr>
          <w:rStyle w:val="HTML"/>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传入的第一个参数是</w:t>
      </w:r>
      <w:r w:rsidRPr="00732AA7">
        <w:rPr>
          <w:rStyle w:val="HTML"/>
          <w:rFonts w:ascii="Consolas" w:hAnsi="Consolas" w:cs="Consolas"/>
          <w:bdr w:val="single" w:sz="6" w:space="0" w:color="DDDDDD" w:frame="1"/>
          <w:shd w:val="clear" w:color="auto" w:fill="FAFAFA"/>
        </w:rPr>
        <w:t>f</w:t>
      </w:r>
      <w:r w:rsidRPr="00732AA7">
        <w:rPr>
          <w:rFonts w:ascii="Helvetica" w:hAnsi="Helvetica" w:cs="Helvetica"/>
        </w:rPr>
        <w:t>，即函数对象本身。由于结果</w:t>
      </w:r>
      <w:r w:rsidRPr="00732AA7">
        <w:rPr>
          <w:rStyle w:val="HTML"/>
          <w:rFonts w:ascii="Consolas" w:hAnsi="Consolas" w:cs="Consolas"/>
          <w:bdr w:val="single" w:sz="6" w:space="0" w:color="DDDDDD" w:frame="1"/>
          <w:shd w:val="clear" w:color="auto" w:fill="FAFAFA"/>
        </w:rPr>
        <w:t>r</w:t>
      </w:r>
      <w:r w:rsidRPr="00732AA7">
        <w:rPr>
          <w:rFonts w:ascii="Helvetica" w:hAnsi="Helvetica" w:cs="Helvetica"/>
        </w:rPr>
        <w:t>是一个</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是惰性序列，因此通过</w:t>
      </w:r>
      <w:r w:rsidRPr="00732AA7">
        <w:rPr>
          <w:rStyle w:val="HTML"/>
          <w:rFonts w:ascii="Consolas" w:hAnsi="Consolas" w:cs="Consolas"/>
          <w:bdr w:val="single" w:sz="6" w:space="0" w:color="DDDDDD" w:frame="1"/>
          <w:shd w:val="clear" w:color="auto" w:fill="FAFAFA"/>
        </w:rPr>
        <w:t>list()</w:t>
      </w:r>
      <w:r w:rsidRPr="00732AA7">
        <w:rPr>
          <w:rFonts w:ascii="Helvetica" w:hAnsi="Helvetica" w:cs="Helvetica"/>
        </w:rPr>
        <w:t>函数让它把整个序列都计算出来并返回一个</w:t>
      </w:r>
      <w:r w:rsidRPr="00732AA7">
        <w:rPr>
          <w:rFonts w:ascii="Helvetica" w:hAnsi="Helvetica" w:cs="Helvetica"/>
        </w:rPr>
        <w:t>list</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你可能会想，不需要</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函数，写一个循环，也可以计算出结果：</w:t>
      </w:r>
    </w:p>
    <w:p w:rsidR="00732AA7" w:rsidRPr="00732AA7" w:rsidRDefault="00732AA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32AA7">
        <w:rPr>
          <w:rStyle w:val="HTML"/>
        </w:rPr>
        <w:t>L = []</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for</w:t>
      </w:r>
      <w:r w:rsidRPr="00732AA7">
        <w:rPr>
          <w:rStyle w:val="HTML"/>
        </w:rPr>
        <w:t xml:space="preserve"> n </w:t>
      </w:r>
      <w:r w:rsidRPr="00732AA7">
        <w:rPr>
          <w:rStyle w:val="keyword"/>
          <w:b/>
          <w:bCs/>
        </w:rPr>
        <w:t>in</w:t>
      </w:r>
      <w:r w:rsidRPr="00732AA7">
        <w:rPr>
          <w:rStyle w:val="HTML"/>
        </w:rPr>
        <w:t xml:space="preserve">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L.append(f(n))</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print(L)</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的确可以，但是，从上面的循环代码，能一眼看明白</w:t>
      </w:r>
      <w:r w:rsidRPr="00732AA7">
        <w:rPr>
          <w:rFonts w:ascii="Helvetica" w:hAnsi="Helvetica" w:cs="Helvetica"/>
        </w:rPr>
        <w:t>“</w:t>
      </w:r>
      <w:r w:rsidRPr="00732AA7">
        <w:rPr>
          <w:rFonts w:ascii="Helvetica" w:hAnsi="Helvetica" w:cs="Helvetica"/>
        </w:rPr>
        <w:t>把</w:t>
      </w:r>
      <w:r w:rsidRPr="00732AA7">
        <w:rPr>
          <w:rFonts w:ascii="Helvetica" w:hAnsi="Helvetica" w:cs="Helvetica"/>
        </w:rPr>
        <w:t>f(x)</w:t>
      </w:r>
      <w:r w:rsidRPr="00732AA7">
        <w:rPr>
          <w:rFonts w:ascii="Helvetica" w:hAnsi="Helvetica" w:cs="Helvetica"/>
        </w:rPr>
        <w:t>作用在</w:t>
      </w:r>
      <w:r w:rsidRPr="00732AA7">
        <w:rPr>
          <w:rFonts w:ascii="Helvetica" w:hAnsi="Helvetica" w:cs="Helvetica"/>
        </w:rPr>
        <w:t>list</w:t>
      </w:r>
      <w:r w:rsidRPr="00732AA7">
        <w:rPr>
          <w:rFonts w:ascii="Helvetica" w:hAnsi="Helvetica" w:cs="Helvetica"/>
        </w:rPr>
        <w:t>的每一个元素并把结果生成一个新的</w:t>
      </w:r>
      <w:r w:rsidRPr="00732AA7">
        <w:rPr>
          <w:rFonts w:ascii="Helvetica" w:hAnsi="Helvetica" w:cs="Helvetica"/>
        </w:rPr>
        <w:t>list”</w:t>
      </w:r>
      <w:r w:rsidRPr="00732AA7">
        <w:rPr>
          <w:rFonts w:ascii="Helvetica" w:hAnsi="Helvetica" w:cs="Helvetica"/>
        </w:rPr>
        <w:t>吗？</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lastRenderedPageBreak/>
        <w:t>所以，</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作为高阶函数，事实上它把运算规则抽象了，因此，我们不但可以计算简单的</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，还可以计算任意复杂的函数，比如，把这个</w:t>
      </w:r>
      <w:r w:rsidRPr="00732AA7">
        <w:rPr>
          <w:rFonts w:ascii="Helvetica" w:hAnsi="Helvetica" w:cs="Helvetica"/>
        </w:rPr>
        <w:t>list</w:t>
      </w:r>
      <w:r w:rsidRPr="00732AA7">
        <w:rPr>
          <w:rFonts w:ascii="Helvetica" w:hAnsi="Helvetica" w:cs="Helvetica"/>
        </w:rPr>
        <w:t>所有数字转为字符串：</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&gt;&gt;&gt; </w:t>
      </w:r>
      <w:r w:rsidRPr="00732AA7">
        <w:rPr>
          <w:rStyle w:val="tag"/>
        </w:rPr>
        <w:t>list</w:t>
      </w:r>
      <w:r w:rsidRPr="00732AA7">
        <w:rPr>
          <w:rStyle w:val="HTML"/>
        </w:rPr>
        <w:t>(</w:t>
      </w:r>
      <w:r w:rsidRPr="00732AA7">
        <w:rPr>
          <w:rStyle w:val="tag"/>
        </w:rPr>
        <w:t>map</w:t>
      </w:r>
      <w:r w:rsidRPr="00732AA7">
        <w:rPr>
          <w:rStyle w:val="HTML"/>
        </w:rPr>
        <w:t>(</w:t>
      </w:r>
      <w:r w:rsidRPr="00732AA7">
        <w:rPr>
          <w:rStyle w:val="tag"/>
        </w:rPr>
        <w:t>str</w:t>
      </w:r>
      <w:r w:rsidRPr="00732AA7">
        <w:rPr>
          <w:rStyle w:val="HTML"/>
        </w:rPr>
        <w:t xml:space="preserve">, </w:t>
      </w:r>
      <w:r w:rsidRPr="00732AA7">
        <w:rPr>
          <w:rStyle w:val="attrselector"/>
        </w:rPr>
        <w:t>[1, 2, 3, 4, 5, 6, 7, 8, 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attrselector"/>
        </w:rPr>
        <w:t>['1', '2', '3', '4', '5', '6', '7', '8', '9']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只需要一行代码。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再看</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的用法。</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把一个函数作用在一个序列</w:t>
      </w:r>
      <w:r w:rsidRPr="00F62415">
        <w:rPr>
          <w:rStyle w:val="HTML"/>
          <w:rFonts w:ascii="Consolas" w:hAnsi="Consolas" w:cs="Consolas"/>
          <w:color w:val="70AD47" w:themeColor="accent6"/>
          <w:bdr w:val="single" w:sz="6" w:space="0" w:color="DDDDDD" w:frame="1"/>
          <w:shd w:val="clear" w:color="auto" w:fill="FAFAFA"/>
        </w:rPr>
        <w:t>[x1, x2, x3, ...]</w:t>
      </w:r>
      <w:r w:rsidRPr="00F62415">
        <w:rPr>
          <w:rFonts w:ascii="Helvetica" w:hAnsi="Helvetica" w:cs="Helvetica"/>
          <w:color w:val="70AD47" w:themeColor="accent6"/>
        </w:rPr>
        <w:t>上，这个函数必须接收两个参数，</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把结果继续和序列的下一个元素做累积计算</w:t>
      </w:r>
      <w:r w:rsidRPr="00732AA7">
        <w:rPr>
          <w:rFonts w:ascii="Helvetica" w:hAnsi="Helvetica" w:cs="Helvetica"/>
        </w:rPr>
        <w:t>，其效果就是：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reduce(f, [x1, x2, x3, x4]) = f(f(f(x1, x2), x3), x4)</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比方说对一个序列求和，就可以用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add</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reduce(add,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25</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当然求和运算可以直接用</w:t>
      </w:r>
      <w:r w:rsidRPr="00732AA7">
        <w:rPr>
          <w:rFonts w:ascii="Helvetica" w:hAnsi="Helvetica" w:cs="Helvetica"/>
        </w:rPr>
        <w:t>Python</w:t>
      </w:r>
      <w:r w:rsidRPr="00732AA7">
        <w:rPr>
          <w:rFonts w:ascii="Helvetica" w:hAnsi="Helvetica" w:cs="Helvetica"/>
        </w:rPr>
        <w:t>内建函数</w:t>
      </w:r>
      <w:r w:rsidRPr="00732AA7">
        <w:rPr>
          <w:rStyle w:val="HTML"/>
          <w:rFonts w:ascii="Consolas" w:hAnsi="Consolas" w:cs="Consolas"/>
          <w:bdr w:val="single" w:sz="6" w:space="0" w:color="DDDDDD" w:frame="1"/>
          <w:shd w:val="clear" w:color="auto" w:fill="FAFAFA"/>
        </w:rPr>
        <w:t>sum()</w:t>
      </w:r>
      <w:r w:rsidRPr="00732AA7">
        <w:rPr>
          <w:rFonts w:ascii="Helvetica" w:hAnsi="Helvetica" w:cs="Helvetica"/>
        </w:rPr>
        <w:t>，没必要动用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但是如果要把序列</w:t>
      </w:r>
      <w:r w:rsidRPr="00732AA7">
        <w:rPr>
          <w:rStyle w:val="HTML"/>
          <w:rFonts w:ascii="Consolas" w:hAnsi="Consolas" w:cs="Consolas"/>
          <w:bdr w:val="single" w:sz="6" w:space="0" w:color="DDDDDD" w:frame="1"/>
          <w:shd w:val="clear" w:color="auto" w:fill="FAFAFA"/>
        </w:rPr>
        <w:t>[1, 3, 5, 7, 9]</w:t>
      </w:r>
      <w:r w:rsidRPr="00732AA7">
        <w:rPr>
          <w:rFonts w:ascii="Helvetica" w:hAnsi="Helvetica" w:cs="Helvetica"/>
        </w:rPr>
        <w:t>变换成整数</w:t>
      </w:r>
      <w:r w:rsidRPr="00732AA7">
        <w:rPr>
          <w:rStyle w:val="HTML"/>
          <w:rFonts w:ascii="Consolas" w:hAnsi="Consolas" w:cs="Consolas"/>
          <w:bdr w:val="single" w:sz="6" w:space="0" w:color="DDDDDD" w:frame="1"/>
          <w:shd w:val="clear" w:color="auto" w:fill="FAFAFA"/>
        </w:rPr>
        <w:t>13579</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就可以派上用场：</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reduce(fn,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lastRenderedPageBreak/>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这个例子本身没多大用处，但是，如果考虑到字符串</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也是一个序列，对上面的例子稍加改动，配合</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，我们就可以写出把</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转换为</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的函数：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 xml:space="preserve">reduce(fn, map(char2num, </w:t>
      </w:r>
      <w:r w:rsidRPr="00732AA7">
        <w:rPr>
          <w:rStyle w:val="string"/>
        </w:rPr>
        <w:t>'13579'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整理成一个</w:t>
      </w:r>
      <w:r w:rsidRPr="00732AA7">
        <w:rPr>
          <w:rStyle w:val="HTML"/>
          <w:rFonts w:ascii="Consolas" w:hAnsi="Consolas" w:cs="Consolas"/>
          <w:bdr w:val="single" w:sz="6" w:space="0" w:color="DDDDDD" w:frame="1"/>
          <w:shd w:val="clear" w:color="auto" w:fill="FAFAFA"/>
        </w:rPr>
        <w:t>str2int</w:t>
      </w:r>
      <w:r w:rsidRPr="00732AA7">
        <w:rPr>
          <w:rFonts w:ascii="Helvetica" w:hAnsi="Helvetica" w:cs="Helvetica"/>
        </w:rPr>
        <w:t>的函数就是：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reduce(fn,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还可以用</w:t>
      </w:r>
      <w:r w:rsidRPr="00732AA7">
        <w:rPr>
          <w:rFonts w:ascii="Helvetica" w:hAnsi="Helvetica" w:cs="Helvetica"/>
        </w:rPr>
        <w:t>lambda</w:t>
      </w:r>
      <w:r w:rsidRPr="00732AA7">
        <w:rPr>
          <w:rFonts w:ascii="Helvetica" w:hAnsi="Helvetica" w:cs="Helvetica"/>
        </w:rPr>
        <w:t>函数进一步简化成：</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w:t>
      </w:r>
      <w:r w:rsidRPr="00732AA7">
        <w:rPr>
          <w:rStyle w:val="keyword"/>
          <w:b/>
          <w:bCs/>
        </w:rPr>
        <w:t>lambda</w:t>
      </w:r>
      <w:r w:rsidRPr="00732AA7">
        <w:rPr>
          <w:rStyle w:val="HTML"/>
        </w:rPr>
        <w:t xml:space="preserve"> x, y: x * </w:t>
      </w:r>
      <w:r w:rsidRPr="00732AA7">
        <w:rPr>
          <w:rStyle w:val="number"/>
        </w:rPr>
        <w:t>10</w:t>
      </w:r>
      <w:r w:rsidRPr="00732AA7">
        <w:rPr>
          <w:rStyle w:val="HTML"/>
        </w:rPr>
        <w:t xml:space="preserve"> + y,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也就是说，假设</w:t>
      </w:r>
      <w:r w:rsidRPr="00732AA7">
        <w:rPr>
          <w:rFonts w:ascii="Helvetica" w:hAnsi="Helvetica" w:cs="Helvetica"/>
        </w:rPr>
        <w:t>Python</w:t>
      </w:r>
      <w:r w:rsidRPr="00732AA7">
        <w:rPr>
          <w:rFonts w:ascii="Helvetica" w:hAnsi="Helvetica" w:cs="Helvetica"/>
        </w:rPr>
        <w:t>没有提供</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函数，你完全可以自己写一个把字符串转化为整数的函数，而且只需要几行代码！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lambda</w:t>
      </w:r>
      <w:r w:rsidRPr="00732AA7">
        <w:rPr>
          <w:rFonts w:ascii="Helvetica" w:hAnsi="Helvetica" w:cs="Helvetica"/>
        </w:rPr>
        <w:t>函数的用法在后面介绍。</w:t>
      </w:r>
    </w:p>
    <w:p w:rsidR="008F047D" w:rsidRDefault="008F047D" w:rsidP="00421B15"/>
    <w:p w:rsidR="00B37513" w:rsidRPr="00B37513" w:rsidRDefault="00B37513" w:rsidP="00E83F69">
      <w:pPr>
        <w:pStyle w:val="3"/>
        <w:rPr>
          <w:sz w:val="24"/>
        </w:rPr>
      </w:pPr>
      <w:bookmarkStart w:id="60" w:name="_Toc454522322"/>
      <w:r w:rsidRPr="00B37513">
        <w:rPr>
          <w:sz w:val="24"/>
        </w:rPr>
        <w:t>filter</w:t>
      </w:r>
      <w:bookmarkEnd w:id="60"/>
    </w:p>
    <w:p w:rsidR="00B37513" w:rsidRPr="00B37513" w:rsidRDefault="00B37513" w:rsidP="00B37513">
      <w:pPr>
        <w:pStyle w:val="a5"/>
        <w:shd w:val="clear" w:color="auto" w:fill="FFFFFF"/>
        <w:spacing w:before="0"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Python</w:t>
      </w:r>
      <w:r w:rsidRPr="00B37513">
        <w:rPr>
          <w:rFonts w:ascii="Helvetica" w:hAnsi="Helvetica" w:cs="Helvetica"/>
          <w:color w:val="000000" w:themeColor="text1"/>
        </w:rPr>
        <w:t>内建的</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函数用于过滤序列。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类似，</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也接收一个函数和一个序列。和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不同的是，</w:t>
      </w:r>
      <w:r w:rsidRPr="00E826BD">
        <w:rPr>
          <w:rStyle w:val="HTML"/>
          <w:rFonts w:ascii="Consolas" w:hAnsi="Consolas" w:cs="Consolas"/>
          <w:color w:val="70AD47" w:themeColor="accent6"/>
          <w:bdr w:val="single" w:sz="6" w:space="0" w:color="DDDDDD" w:frame="1"/>
          <w:shd w:val="clear" w:color="auto" w:fill="FAFAFA"/>
        </w:rPr>
        <w:t>filter()</w:t>
      </w:r>
      <w:r w:rsidRPr="00E826BD">
        <w:rPr>
          <w:rFonts w:ascii="Helvetica" w:hAnsi="Helvetica" w:cs="Helvetica"/>
          <w:color w:val="70AD47" w:themeColor="accent6"/>
        </w:rPr>
        <w:t>把传入的函数依次作用于每个元素，然后根据返回值是</w:t>
      </w:r>
      <w:r w:rsidRPr="00E826BD">
        <w:rPr>
          <w:rStyle w:val="HTML"/>
          <w:rFonts w:ascii="Consolas" w:hAnsi="Consolas" w:cs="Consolas"/>
          <w:color w:val="70AD47" w:themeColor="accent6"/>
          <w:bdr w:val="single" w:sz="6" w:space="0" w:color="DDDDDD" w:frame="1"/>
          <w:shd w:val="clear" w:color="auto" w:fill="FAFAFA"/>
        </w:rPr>
        <w:t>True</w:t>
      </w:r>
      <w:r w:rsidRPr="00E826BD">
        <w:rPr>
          <w:rFonts w:ascii="Helvetica" w:hAnsi="Helvetica" w:cs="Helvetica"/>
          <w:color w:val="70AD47" w:themeColor="accent6"/>
        </w:rPr>
        <w:t>还是</w:t>
      </w:r>
      <w:r w:rsidRPr="00E826BD">
        <w:rPr>
          <w:rStyle w:val="HTML"/>
          <w:rFonts w:ascii="Consolas" w:hAnsi="Consolas" w:cs="Consolas"/>
          <w:color w:val="70AD47" w:themeColor="accent6"/>
          <w:bdr w:val="single" w:sz="6" w:space="0" w:color="DDDDDD" w:frame="1"/>
          <w:shd w:val="clear" w:color="auto" w:fill="FAFAFA"/>
        </w:rPr>
        <w:t>False</w:t>
      </w:r>
      <w:r w:rsidRPr="00E826BD">
        <w:rPr>
          <w:rFonts w:ascii="Helvetica" w:hAnsi="Helvetica" w:cs="Helvetica"/>
          <w:color w:val="70AD47" w:themeColor="accent6"/>
        </w:rPr>
        <w:t>决定保留还是丢弃该元素。</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例如，在一个</w:t>
      </w:r>
      <w:r w:rsidRPr="00B37513">
        <w:rPr>
          <w:rFonts w:ascii="Helvetica" w:hAnsi="Helvetica" w:cs="Helvetica"/>
          <w:color w:val="000000" w:themeColor="text1"/>
        </w:rPr>
        <w:t>list</w:t>
      </w:r>
      <w:r w:rsidRPr="00B37513">
        <w:rPr>
          <w:rFonts w:ascii="Helvetica" w:hAnsi="Helvetica" w:cs="Helvetica"/>
          <w:color w:val="000000" w:themeColor="text1"/>
        </w:rPr>
        <w:t>中，删掉偶数，只保留奇数，可以这么写：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is_odd</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n % </w:t>
      </w:r>
      <w:r w:rsidRPr="00B37513">
        <w:rPr>
          <w:rStyle w:val="number"/>
          <w:color w:val="000000" w:themeColor="text1"/>
        </w:rPr>
        <w:t>2</w:t>
      </w:r>
      <w:r w:rsidRPr="00B37513">
        <w:rPr>
          <w:rStyle w:val="HTML"/>
          <w:color w:val="000000" w:themeColor="text1"/>
        </w:rPr>
        <w:t xml:space="preserve">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list(filter(is_odd, [</w:t>
      </w:r>
      <w:r w:rsidRPr="00B37513">
        <w:rPr>
          <w:rStyle w:val="number"/>
          <w:color w:val="000000" w:themeColor="text1"/>
        </w:rPr>
        <w:t>1</w:t>
      </w:r>
      <w:r w:rsidRPr="00B37513">
        <w:rPr>
          <w:rStyle w:val="HTML"/>
          <w:color w:val="000000" w:themeColor="text1"/>
        </w:rPr>
        <w:t xml:space="preserve">, </w:t>
      </w:r>
      <w:r w:rsidRPr="00B37513">
        <w:rPr>
          <w:rStyle w:val="number"/>
          <w:color w:val="000000" w:themeColor="text1"/>
        </w:rPr>
        <w:t>2</w:t>
      </w:r>
      <w:r w:rsidRPr="00B37513">
        <w:rPr>
          <w:rStyle w:val="HTML"/>
          <w:color w:val="000000" w:themeColor="text1"/>
        </w:rPr>
        <w:t xml:space="preserve">, </w:t>
      </w:r>
      <w:r w:rsidRPr="00B37513">
        <w:rPr>
          <w:rStyle w:val="number"/>
          <w:color w:val="000000" w:themeColor="text1"/>
        </w:rPr>
        <w:t>4</w:t>
      </w:r>
      <w:r w:rsidRPr="00B37513">
        <w:rPr>
          <w:rStyle w:val="HTML"/>
          <w:color w:val="000000" w:themeColor="text1"/>
        </w:rPr>
        <w:t xml:space="preserve">, </w:t>
      </w:r>
      <w:r w:rsidRPr="00B37513">
        <w:rPr>
          <w:rStyle w:val="number"/>
          <w:color w:val="000000" w:themeColor="text1"/>
        </w:rPr>
        <w:t>5</w:t>
      </w:r>
      <w:r w:rsidRPr="00B37513">
        <w:rPr>
          <w:rStyle w:val="HTML"/>
          <w:color w:val="000000" w:themeColor="text1"/>
        </w:rPr>
        <w:t xml:space="preserve">, </w:t>
      </w:r>
      <w:r w:rsidRPr="00B37513">
        <w:rPr>
          <w:rStyle w:val="number"/>
          <w:color w:val="000000" w:themeColor="text1"/>
        </w:rPr>
        <w:t>6</w:t>
      </w:r>
      <w:r w:rsidRPr="00B37513">
        <w:rPr>
          <w:rStyle w:val="HTML"/>
          <w:color w:val="000000" w:themeColor="text1"/>
        </w:rPr>
        <w:t xml:space="preserve">, </w:t>
      </w:r>
      <w:r w:rsidRPr="00B37513">
        <w:rPr>
          <w:rStyle w:val="number"/>
          <w:color w:val="000000" w:themeColor="text1"/>
        </w:rPr>
        <w:t>9</w:t>
      </w:r>
      <w:r w:rsidRPr="00B37513">
        <w:rPr>
          <w:rStyle w:val="HTML"/>
          <w:color w:val="000000" w:themeColor="text1"/>
        </w:rPr>
        <w:t xml:space="preserve">, </w:t>
      </w:r>
      <w:r w:rsidRPr="00B37513">
        <w:rPr>
          <w:rStyle w:val="number"/>
          <w:color w:val="000000" w:themeColor="text1"/>
        </w:rPr>
        <w:t>10</w:t>
      </w:r>
      <w:r w:rsidRPr="00B37513">
        <w:rPr>
          <w:rStyle w:val="HTML"/>
          <w:color w:val="000000" w:themeColor="text1"/>
        </w:rPr>
        <w:t xml:space="preserve">, </w:t>
      </w:r>
      <w:r w:rsidRPr="00B37513">
        <w:rPr>
          <w:rStyle w:val="number"/>
          <w:color w:val="000000" w:themeColor="text1"/>
        </w:rPr>
        <w:t>15</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[1, 5, 9, 15]</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把一个序列中的空字符串删掉，可以这么写：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not_empty</w:t>
      </w:r>
      <w:r w:rsidRPr="00B37513">
        <w:rPr>
          <w:rStyle w:val="params"/>
          <w:color w:val="000000" w:themeColor="text1"/>
        </w:rPr>
        <w:t>(s)</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s </w:t>
      </w:r>
      <w:r w:rsidRPr="00B37513">
        <w:rPr>
          <w:rStyle w:val="keyword"/>
          <w:b/>
          <w:bCs/>
          <w:color w:val="000000" w:themeColor="text1"/>
        </w:rPr>
        <w:t>and</w:t>
      </w:r>
      <w:r w:rsidRPr="00B37513">
        <w:rPr>
          <w:rStyle w:val="HTML"/>
          <w:color w:val="000000" w:themeColor="text1"/>
        </w:rPr>
        <w:t xml:space="preserve"> s.strip()</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lastRenderedPageBreak/>
        <w:t>list(filter(not_empty, [</w:t>
      </w:r>
      <w:r w:rsidRPr="00B37513">
        <w:rPr>
          <w:rStyle w:val="string"/>
          <w:color w:val="000000" w:themeColor="text1"/>
        </w:rPr>
        <w:t>'A'</w:t>
      </w:r>
      <w:r w:rsidRPr="00B37513">
        <w:rPr>
          <w:rStyle w:val="HTML"/>
          <w:color w:val="000000" w:themeColor="text1"/>
        </w:rPr>
        <w:t xml:space="preserve">, </w:t>
      </w:r>
      <w:r w:rsidRPr="00B37513">
        <w:rPr>
          <w:rStyle w:val="string"/>
          <w:color w:val="000000" w:themeColor="text1"/>
        </w:rPr>
        <w:t>''</w:t>
      </w:r>
      <w:r w:rsidRPr="00B37513">
        <w:rPr>
          <w:rStyle w:val="HTML"/>
          <w:color w:val="000000" w:themeColor="text1"/>
        </w:rPr>
        <w:t xml:space="preserve">, </w:t>
      </w:r>
      <w:r w:rsidRPr="00B37513">
        <w:rPr>
          <w:rStyle w:val="string"/>
          <w:color w:val="000000" w:themeColor="text1"/>
        </w:rPr>
        <w:t>'B'</w:t>
      </w:r>
      <w:r w:rsidRPr="00B37513">
        <w:rPr>
          <w:rStyle w:val="HTML"/>
          <w:color w:val="000000" w:themeColor="text1"/>
        </w:rPr>
        <w:t xml:space="preserve">, </w:t>
      </w:r>
      <w:r w:rsidRPr="00B37513">
        <w:rPr>
          <w:rStyle w:val="builtin"/>
          <w:color w:val="000000" w:themeColor="text1"/>
        </w:rPr>
        <w:t>None</w:t>
      </w:r>
      <w:r w:rsidRPr="00B37513">
        <w:rPr>
          <w:rStyle w:val="HTML"/>
          <w:color w:val="000000" w:themeColor="text1"/>
        </w:rPr>
        <w:t xml:space="preserve">, </w:t>
      </w:r>
      <w:r w:rsidRPr="00B37513">
        <w:rPr>
          <w:rStyle w:val="string"/>
          <w:color w:val="000000" w:themeColor="text1"/>
        </w:rPr>
        <w:t>'C'</w:t>
      </w:r>
      <w:r w:rsidRPr="00B37513">
        <w:rPr>
          <w:rStyle w:val="HTML"/>
          <w:color w:val="000000" w:themeColor="text1"/>
        </w:rPr>
        <w:t xml:space="preserve">, </w:t>
      </w:r>
      <w:r w:rsidRPr="00B37513">
        <w:rPr>
          <w:rStyle w:val="string"/>
          <w:color w:val="000000" w:themeColor="text1"/>
        </w:rPr>
        <w:t>'  '</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['A', 'B', 'C']</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可见用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这个高阶函数，关键在于正确实现一个</w:t>
      </w:r>
      <w:r w:rsidRPr="00B37513">
        <w:rPr>
          <w:rFonts w:ascii="Helvetica" w:hAnsi="Helvetica" w:cs="Helvetica"/>
          <w:color w:val="000000" w:themeColor="text1"/>
        </w:rPr>
        <w:t>“</w:t>
      </w:r>
      <w:r w:rsidRPr="00B37513">
        <w:rPr>
          <w:rFonts w:ascii="Helvetica" w:hAnsi="Helvetica" w:cs="Helvetica"/>
          <w:color w:val="000000" w:themeColor="text1"/>
        </w:rPr>
        <w:t>筛选</w:t>
      </w:r>
      <w:r w:rsidRPr="00B37513">
        <w:rPr>
          <w:rFonts w:ascii="Helvetica" w:hAnsi="Helvetica" w:cs="Helvetica"/>
          <w:color w:val="000000" w:themeColor="text1"/>
        </w:rPr>
        <w:t>”</w:t>
      </w:r>
      <w:r w:rsidRPr="00B37513">
        <w:rPr>
          <w:rFonts w:ascii="Helvetica" w:hAnsi="Helvetica" w:cs="Helvetica"/>
          <w:color w:val="000000" w:themeColor="text1"/>
        </w:rPr>
        <w:t>函数。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函数返回的是一个</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，也就是一个惰性序列，所以要强迫</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完成计算结果，需要用</w:t>
      </w:r>
      <w:r w:rsidRPr="00B37513">
        <w:rPr>
          <w:rStyle w:val="HTML"/>
          <w:rFonts w:ascii="Consolas" w:hAnsi="Consolas" w:cs="Consolas"/>
          <w:color w:val="000000" w:themeColor="text1"/>
          <w:bdr w:val="single" w:sz="6" w:space="0" w:color="DDDDDD" w:frame="1"/>
          <w:shd w:val="clear" w:color="auto" w:fill="FAFAFA"/>
        </w:rPr>
        <w:t>list()</w:t>
      </w:r>
      <w:r w:rsidRPr="00B37513">
        <w:rPr>
          <w:rFonts w:ascii="Helvetica" w:hAnsi="Helvetica" w:cs="Helvetica"/>
          <w:color w:val="000000" w:themeColor="text1"/>
        </w:rPr>
        <w:t>函数获得所有结果并返回</w:t>
      </w:r>
      <w:r w:rsidRPr="00B37513">
        <w:rPr>
          <w:rFonts w:ascii="Helvetica" w:hAnsi="Helvetica" w:cs="Helvetica"/>
          <w:color w:val="000000" w:themeColor="text1"/>
        </w:rPr>
        <w:t>list</w:t>
      </w:r>
      <w:r w:rsidRPr="00B37513">
        <w:rPr>
          <w:rFonts w:ascii="Helvetica" w:hAnsi="Helvetica" w:cs="Helvetica"/>
          <w:color w:val="000000" w:themeColor="text1"/>
        </w:rPr>
        <w:t>。</w:t>
      </w:r>
    </w:p>
    <w:p w:rsidR="00B37513" w:rsidRPr="00E826BD" w:rsidRDefault="00B37513" w:rsidP="00E826BD">
      <w:pPr>
        <w:rPr>
          <w:b/>
          <w:shd w:val="pct15" w:color="auto" w:fill="FFFFFF"/>
        </w:rPr>
      </w:pPr>
      <w:r w:rsidRPr="00E826BD">
        <w:rPr>
          <w:b/>
          <w:shd w:val="pct15" w:color="auto" w:fill="FFFFFF"/>
        </w:rPr>
        <w:t>用</w:t>
      </w:r>
      <w:r w:rsidRPr="00E826BD">
        <w:rPr>
          <w:b/>
          <w:shd w:val="pct15" w:color="auto" w:fill="FFFFFF"/>
        </w:rPr>
        <w:t>filter</w:t>
      </w:r>
      <w:r w:rsidRPr="00E826BD">
        <w:rPr>
          <w:b/>
          <w:shd w:val="pct15" w:color="auto" w:fill="FFFFFF"/>
        </w:rPr>
        <w:t>求素数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计算</w:t>
      </w:r>
      <w:hyperlink r:id="rId38" w:tgtFrame="_blank" w:history="1">
        <w:r w:rsidRPr="00B37513">
          <w:rPr>
            <w:rStyle w:val="a6"/>
            <w:rFonts w:ascii="Helvetica" w:hAnsi="Helvetica" w:cs="Helvetica"/>
            <w:color w:val="000000" w:themeColor="text1"/>
          </w:rPr>
          <w:t>素数</w:t>
        </w:r>
      </w:hyperlink>
      <w:r w:rsidRPr="00B37513">
        <w:rPr>
          <w:rFonts w:ascii="Helvetica" w:hAnsi="Helvetica" w:cs="Helvetica"/>
          <w:color w:val="000000" w:themeColor="text1"/>
        </w:rPr>
        <w:t>的一个方法是</w:t>
      </w:r>
      <w:hyperlink r:id="rId39" w:tgtFrame="_blank" w:history="1">
        <w:r w:rsidRPr="00B37513">
          <w:rPr>
            <w:rStyle w:val="a6"/>
            <w:rFonts w:ascii="Helvetica" w:hAnsi="Helvetica" w:cs="Helvetica"/>
            <w:color w:val="000000" w:themeColor="text1"/>
          </w:rPr>
          <w:t>埃氏筛法</w:t>
        </w:r>
      </w:hyperlink>
      <w:r w:rsidRPr="00B37513">
        <w:rPr>
          <w:rFonts w:ascii="Helvetica" w:hAnsi="Helvetica" w:cs="Helvetica"/>
          <w:color w:val="000000" w:themeColor="text1"/>
        </w:rPr>
        <w:t>，它的算法理解起来非常简单：</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首先，列出从</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开始的所有自然数，</w:t>
      </w:r>
      <w:r w:rsidR="00281F4D">
        <w:rPr>
          <w:rFonts w:ascii="Helvetica" w:hAnsi="Helvetica" w:cs="Helvetica" w:hint="eastAsia"/>
          <w:color w:val="000000" w:themeColor="text1"/>
        </w:rPr>
        <w:t xml:space="preserve"> </w:t>
      </w:r>
      <w:r w:rsidR="00281F4D">
        <w:rPr>
          <w:rFonts w:ascii="Helvetica" w:hAnsi="Helvetica" w:cs="Helvetica"/>
          <w:color w:val="000000" w:themeColor="text1"/>
        </w:rPr>
        <w:t xml:space="preserve">    </w:t>
      </w:r>
      <w:r w:rsidRPr="00B37513">
        <w:rPr>
          <w:rFonts w:ascii="Helvetica" w:hAnsi="Helvetica" w:cs="Helvetica"/>
          <w:color w:val="000000" w:themeColor="text1"/>
        </w:rPr>
        <w:t>一个序列：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2, 3, 4, 5, 6, 7, 8, 9, 10, 11, 12, 13, 14, 15, 16, 17, 18, 19, 20, ...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取序列的第一个数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3, </w:t>
      </w:r>
      <w:del w:id="61" w:author="Unknown">
        <w:r w:rsidRPr="00B37513">
          <w:rPr>
            <w:rFonts w:ascii="Helvetica" w:hAnsi="Helvetica" w:cs="Helvetica"/>
            <w:color w:val="000000" w:themeColor="text1"/>
          </w:rPr>
          <w:delText>4</w:delText>
        </w:r>
      </w:del>
      <w:r w:rsidRPr="00B37513">
        <w:rPr>
          <w:rFonts w:ascii="Helvetica" w:hAnsi="Helvetica" w:cs="Helvetica"/>
          <w:color w:val="000000" w:themeColor="text1"/>
        </w:rPr>
        <w:t xml:space="preserve">, 5, </w:t>
      </w:r>
      <w:del w:id="62"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63"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9, </w:t>
      </w:r>
      <w:del w:id="64"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65"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66"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15, </w:t>
      </w:r>
      <w:del w:id="6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6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6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5, </w:t>
      </w:r>
      <w:del w:id="70"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71"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72"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73"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74"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75"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76"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7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7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7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，然后用</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7, </w:t>
      </w:r>
      <w:del w:id="80"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81"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82"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83"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84"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85"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86"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87"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88"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不断筛下去，就可以得到所有的素数。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用</w:t>
      </w:r>
      <w:r w:rsidRPr="00B37513">
        <w:rPr>
          <w:rFonts w:ascii="Helvetica" w:hAnsi="Helvetica" w:cs="Helvetica"/>
          <w:color w:val="000000" w:themeColor="text1"/>
        </w:rPr>
        <w:t>Python</w:t>
      </w:r>
      <w:r w:rsidRPr="00B37513">
        <w:rPr>
          <w:rFonts w:ascii="Helvetica" w:hAnsi="Helvetica" w:cs="Helvetica"/>
          <w:color w:val="000000" w:themeColor="text1"/>
        </w:rPr>
        <w:t>来实现这个算法，可以先构造一个从</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开始的奇数序列：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_odd_iter</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 +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注意这是一个生成器，并且是一个无限序列。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然后定义一个筛选函数：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_not_divisible</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lastRenderedPageBreak/>
        <w:t xml:space="preserve">    </w:t>
      </w:r>
      <w:r w:rsidRPr="00B37513">
        <w:rPr>
          <w:rStyle w:val="keyword"/>
          <w:b/>
          <w:bCs/>
          <w:color w:val="000000" w:themeColor="text1"/>
        </w:rPr>
        <w:t>return</w:t>
      </w:r>
      <w:r w:rsidRPr="00B37513">
        <w:rPr>
          <w:rStyle w:val="HTML"/>
          <w:color w:val="000000" w:themeColor="text1"/>
        </w:rPr>
        <w:t xml:space="preserve"> </w:t>
      </w:r>
      <w:r w:rsidRPr="00B37513">
        <w:rPr>
          <w:rStyle w:val="keyword"/>
          <w:b/>
          <w:bCs/>
          <w:color w:val="000000" w:themeColor="text1"/>
        </w:rPr>
        <w:t>lambda</w:t>
      </w:r>
      <w:r w:rsidRPr="00B37513">
        <w:rPr>
          <w:rStyle w:val="HTML"/>
          <w:color w:val="000000" w:themeColor="text1"/>
        </w:rPr>
        <w:t xml:space="preserve"> x: x % n &gt; </w:t>
      </w:r>
      <w:r w:rsidRPr="00B37513">
        <w:rPr>
          <w:rStyle w:val="number"/>
          <w:color w:val="000000" w:themeColor="text1"/>
        </w:rPr>
        <w:t>0</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最后，定义一个生成器，不断返回下一个素数：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primes</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_odd_iter() </w:t>
      </w:r>
      <w:r w:rsidRPr="00B37513">
        <w:rPr>
          <w:rStyle w:val="comment"/>
          <w:i/>
          <w:iCs/>
          <w:color w:val="000000" w:themeColor="text1"/>
        </w:rPr>
        <w:t># 初始序列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next(it) </w:t>
      </w:r>
      <w:r w:rsidRPr="00B37513">
        <w:rPr>
          <w:rStyle w:val="comment"/>
          <w:i/>
          <w:iCs/>
          <w:color w:val="000000" w:themeColor="text1"/>
        </w:rPr>
        <w:t># 返回序列的第一个数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filter(_not_divisible(n), it) </w:t>
      </w:r>
      <w:r w:rsidRPr="00B37513">
        <w:rPr>
          <w:rStyle w:val="comment"/>
          <w:i/>
          <w:iCs/>
          <w:color w:val="000000" w:themeColor="text1"/>
        </w:rPr>
        <w:t># 构造新序列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这个生成器先返回第一个素数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，然后，利用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不断产生筛选后的新的序列。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由于</w:t>
      </w:r>
      <w:r w:rsidRPr="00B37513">
        <w:rPr>
          <w:rStyle w:val="HTML"/>
          <w:rFonts w:ascii="Consolas" w:hAnsi="Consolas" w:cs="Consolas"/>
          <w:color w:val="000000" w:themeColor="text1"/>
          <w:bdr w:val="single" w:sz="6" w:space="0" w:color="DDDDDD" w:frame="1"/>
          <w:shd w:val="clear" w:color="auto" w:fill="FAFAFA"/>
        </w:rPr>
        <w:t>primes()</w:t>
      </w:r>
      <w:r w:rsidRPr="00B37513">
        <w:rPr>
          <w:rFonts w:ascii="Helvetica" w:hAnsi="Helvetica" w:cs="Helvetica"/>
          <w:color w:val="000000" w:themeColor="text1"/>
        </w:rPr>
        <w:t>也是一个无限序列，所以调用时需要设置一个退出循环的条件：</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打印1000以内的素数: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for</w:t>
      </w:r>
      <w:r w:rsidRPr="00B37513">
        <w:rPr>
          <w:rStyle w:val="HTML"/>
          <w:color w:val="000000" w:themeColor="text1"/>
        </w:rPr>
        <w:t xml:space="preserve"> n </w:t>
      </w:r>
      <w:r w:rsidRPr="00B37513">
        <w:rPr>
          <w:rStyle w:val="keyword"/>
          <w:b/>
          <w:bCs/>
          <w:color w:val="000000" w:themeColor="text1"/>
        </w:rPr>
        <w:t>in</w:t>
      </w:r>
      <w:r w:rsidRPr="00B37513">
        <w:rPr>
          <w:rStyle w:val="HTML"/>
          <w:color w:val="000000" w:themeColor="text1"/>
        </w:rPr>
        <w:t xml:space="preserve"> primes():</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if</w:t>
      </w:r>
      <w:r w:rsidRPr="00B37513">
        <w:rPr>
          <w:rStyle w:val="HTML"/>
          <w:color w:val="000000" w:themeColor="text1"/>
        </w:rPr>
        <w:t xml:space="preserve"> n &lt; </w:t>
      </w:r>
      <w:r w:rsidRPr="00B37513">
        <w:rPr>
          <w:rStyle w:val="number"/>
          <w:color w:val="000000" w:themeColor="text1"/>
        </w:rPr>
        <w:t>1000</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print(n)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else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break</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是惰性计算的序列，所以我们可以用</w:t>
      </w:r>
      <w:r w:rsidRPr="00B37513">
        <w:rPr>
          <w:rFonts w:ascii="Helvetica" w:hAnsi="Helvetica" w:cs="Helvetica"/>
          <w:color w:val="000000" w:themeColor="text1"/>
        </w:rPr>
        <w:t>Python</w:t>
      </w:r>
      <w:r w:rsidRPr="00B37513">
        <w:rPr>
          <w:rFonts w:ascii="Helvetica" w:hAnsi="Helvetica" w:cs="Helvetica"/>
          <w:color w:val="000000" w:themeColor="text1"/>
        </w:rPr>
        <w:t>表示</w:t>
      </w:r>
      <w:r w:rsidRPr="00B37513">
        <w:rPr>
          <w:rFonts w:ascii="Helvetica" w:hAnsi="Helvetica" w:cs="Helvetica"/>
          <w:color w:val="000000" w:themeColor="text1"/>
        </w:rPr>
        <w:t>“</w:t>
      </w:r>
      <w:r w:rsidRPr="00B37513">
        <w:rPr>
          <w:rFonts w:ascii="Helvetica" w:hAnsi="Helvetica" w:cs="Helvetica"/>
          <w:color w:val="000000" w:themeColor="text1"/>
        </w:rPr>
        <w:t>全体自然数</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全体素数</w:t>
      </w:r>
      <w:r w:rsidRPr="00B37513">
        <w:rPr>
          <w:rFonts w:ascii="Helvetica" w:hAnsi="Helvetica" w:cs="Helvetica"/>
          <w:color w:val="000000" w:themeColor="text1"/>
        </w:rPr>
        <w:t>”</w:t>
      </w:r>
      <w:r w:rsidRPr="00B37513">
        <w:rPr>
          <w:rFonts w:ascii="Helvetica" w:hAnsi="Helvetica" w:cs="Helvetica"/>
          <w:color w:val="000000" w:themeColor="text1"/>
        </w:rPr>
        <w:t>这样的序列，而代码非常简洁。</w:t>
      </w:r>
    </w:p>
    <w:p w:rsidR="00B37513" w:rsidRDefault="00B37513" w:rsidP="00421B15"/>
    <w:p w:rsidR="00405488" w:rsidRDefault="008A4E0A" w:rsidP="00E83F69">
      <w:pPr>
        <w:pStyle w:val="3"/>
      </w:pPr>
      <w:bookmarkStart w:id="89" w:name="_Toc454522323"/>
      <w:r w:rsidRPr="008A4E0A">
        <w:rPr>
          <w:rFonts w:hint="eastAsia"/>
        </w:rPr>
        <w:t>sorted</w:t>
      </w:r>
      <w:bookmarkEnd w:id="89"/>
    </w:p>
    <w:p w:rsidR="008A4E0A" w:rsidRPr="00AC0CD7" w:rsidRDefault="008A4E0A" w:rsidP="00AC0CD7">
      <w:pPr>
        <w:rPr>
          <w:b/>
          <w:shd w:val="pct15" w:color="auto" w:fill="FFFFFF"/>
        </w:rPr>
      </w:pPr>
      <w:r w:rsidRPr="00AC0CD7">
        <w:rPr>
          <w:b/>
          <w:shd w:val="pct15" w:color="auto" w:fill="FFFFFF"/>
        </w:rPr>
        <w:t>排序算法</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排序也是在程序中经常用到的算法。无论使用冒泡排序还是快速排序，排序的核心是比较两个元素的大小。如果是数字，我们可以直接比较，但如果是字符串或</w:t>
      </w:r>
      <w:r w:rsidRPr="008A4E0A">
        <w:rPr>
          <w:rFonts w:ascii="Helvetica" w:hAnsi="Helvetica" w:cs="Helvetica"/>
        </w:rPr>
        <w:lastRenderedPageBreak/>
        <w:t>者两个</w:t>
      </w:r>
      <w:r w:rsidRPr="008A4E0A">
        <w:rPr>
          <w:rFonts w:ascii="Helvetica" w:hAnsi="Helvetica" w:cs="Helvetica"/>
        </w:rPr>
        <w:t>dict</w:t>
      </w:r>
      <w:r w:rsidRPr="008A4E0A">
        <w:rPr>
          <w:rFonts w:ascii="Helvetica" w:hAnsi="Helvetica" w:cs="Helvetica"/>
        </w:rPr>
        <w:t>呢？直接比较数学上的大小是没有意义的，因此，比较的过程必须通过函数抽象出来。</w:t>
      </w:r>
    </w:p>
    <w:p w:rsidR="008A4E0A" w:rsidRPr="002C5284"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2C5284">
        <w:rPr>
          <w:rFonts w:ascii="Helvetica" w:hAnsi="Helvetica" w:cs="Helvetica"/>
          <w:color w:val="70AD47" w:themeColor="accent6"/>
        </w:rPr>
        <w:t>Python</w:t>
      </w:r>
      <w:r w:rsidRPr="002C5284">
        <w:rPr>
          <w:rFonts w:ascii="Helvetica" w:hAnsi="Helvetica" w:cs="Helvetica"/>
          <w:color w:val="70AD47" w:themeColor="accent6"/>
        </w:rPr>
        <w:t>内置的</w:t>
      </w:r>
      <w:r w:rsidRPr="002C5284">
        <w:rPr>
          <w:rStyle w:val="HTML"/>
          <w:rFonts w:ascii="Consolas" w:hAnsi="Consolas" w:cs="Consolas"/>
          <w:color w:val="70AD47" w:themeColor="accent6"/>
          <w:bdr w:val="single" w:sz="6" w:space="0" w:color="DDDDDD" w:frame="1"/>
          <w:shd w:val="clear" w:color="auto" w:fill="FAFAFA"/>
        </w:rPr>
        <w:t>sorted()</w:t>
      </w:r>
      <w:r w:rsidRPr="002C5284">
        <w:rPr>
          <w:rFonts w:ascii="Helvetica" w:hAnsi="Helvetica" w:cs="Helvetica"/>
          <w:color w:val="70AD47" w:themeColor="accent6"/>
        </w:rPr>
        <w:t>函数就可以对</w:t>
      </w:r>
      <w:r w:rsidRPr="002C5284">
        <w:rPr>
          <w:rFonts w:ascii="Helvetica" w:hAnsi="Helvetica" w:cs="Helvetica"/>
          <w:color w:val="70AD47" w:themeColor="accent6"/>
        </w:rPr>
        <w:t>list</w:t>
      </w:r>
      <w:r w:rsidRPr="002C5284">
        <w:rPr>
          <w:rFonts w:ascii="Helvetica" w:hAnsi="Helvetica" w:cs="Helvetica"/>
          <w:color w:val="70AD47" w:themeColor="accent6"/>
        </w:rPr>
        <w:t>进行排序：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[36, 5, -12, 9, -21]</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[-21, -12, 5, 9, 36]</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此外，</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函数也是一个高阶函数，</w:t>
      </w:r>
      <w:r w:rsidRPr="00BB30F3">
        <w:rPr>
          <w:rFonts w:ascii="Helvetica" w:hAnsi="Helvetica" w:cs="Helvetica"/>
          <w:color w:val="70AD47" w:themeColor="accent6"/>
        </w:rPr>
        <w:t>它还可以接收一个</w:t>
      </w:r>
      <w:r w:rsidRPr="00BB30F3">
        <w:rPr>
          <w:rStyle w:val="HTML"/>
          <w:rFonts w:ascii="Consolas" w:hAnsi="Consolas" w:cs="Consolas"/>
          <w:color w:val="70AD47" w:themeColor="accent6"/>
          <w:bdr w:val="single" w:sz="6" w:space="0" w:color="DDDDDD" w:frame="1"/>
          <w:shd w:val="clear" w:color="auto" w:fill="FAFAFA"/>
        </w:rPr>
        <w:t>key</w:t>
      </w:r>
      <w:r w:rsidRPr="00BB30F3">
        <w:rPr>
          <w:rFonts w:ascii="Helvetica" w:hAnsi="Helvetica" w:cs="Helvetica"/>
          <w:color w:val="70AD47" w:themeColor="accent6"/>
        </w:rPr>
        <w:t>函数来实现自定义的排序</w:t>
      </w:r>
      <w:r w:rsidRPr="008A4E0A">
        <w:rPr>
          <w:rFonts w:ascii="Helvetica" w:hAnsi="Helvetica" w:cs="Helvetica"/>
        </w:rPr>
        <w:t>，例如按绝对值大小排序：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number"/>
        </w:rPr>
        <w:t>36</w:t>
      </w:r>
      <w:r w:rsidRPr="008A4E0A">
        <w:rPr>
          <w:rStyle w:val="HTML"/>
        </w:rPr>
        <w:t xml:space="preserve">, </w:t>
      </w:r>
      <w:r w:rsidRPr="008A4E0A">
        <w:rPr>
          <w:rStyle w:val="number"/>
        </w:rPr>
        <w:t>5</w:t>
      </w:r>
      <w:r w:rsidRPr="008A4E0A">
        <w:rPr>
          <w:rStyle w:val="HTML"/>
        </w:rPr>
        <w:t>, -</w:t>
      </w:r>
      <w:r w:rsidRPr="008A4E0A">
        <w:rPr>
          <w:rStyle w:val="number"/>
        </w:rPr>
        <w:t>12</w:t>
      </w:r>
      <w:r w:rsidRPr="008A4E0A">
        <w:rPr>
          <w:rStyle w:val="HTML"/>
        </w:rPr>
        <w:t xml:space="preserve">, </w:t>
      </w:r>
      <w:r w:rsidRPr="008A4E0A">
        <w:rPr>
          <w:rStyle w:val="number"/>
        </w:rPr>
        <w:t>9</w:t>
      </w:r>
      <w:r w:rsidRPr="008A4E0A">
        <w:rPr>
          <w:rStyle w:val="HTML"/>
        </w:rPr>
        <w:t>, -</w:t>
      </w:r>
      <w:r w:rsidRPr="008A4E0A">
        <w:rPr>
          <w:rStyle w:val="number"/>
        </w:rPr>
        <w:t>21</w:t>
      </w:r>
      <w:r w:rsidRPr="008A4E0A">
        <w:rPr>
          <w:rStyle w:val="HTML"/>
        </w:rPr>
        <w:t>], key=abs)</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key</w:t>
      </w:r>
      <w:r w:rsidRPr="008A4E0A">
        <w:rPr>
          <w:rFonts w:ascii="Helvetica" w:hAnsi="Helvetica" w:cs="Helvetica"/>
        </w:rPr>
        <w:t>指定的函数将作用于</w:t>
      </w:r>
      <w:r w:rsidRPr="008A4E0A">
        <w:rPr>
          <w:rFonts w:ascii="Helvetica" w:hAnsi="Helvetica" w:cs="Helvetica"/>
        </w:rPr>
        <w:t>list</w:t>
      </w:r>
      <w:r w:rsidRPr="008A4E0A">
        <w:rPr>
          <w:rFonts w:ascii="Helvetica" w:hAnsi="Helvetica" w:cs="Helvetica"/>
        </w:rPr>
        <w:t>的每一个元素上，并根据</w:t>
      </w:r>
      <w:r w:rsidRPr="008A4E0A">
        <w:rPr>
          <w:rFonts w:ascii="Helvetica" w:hAnsi="Helvetica" w:cs="Helvetica"/>
        </w:rPr>
        <w:t>key</w:t>
      </w:r>
      <w:r w:rsidRPr="008A4E0A">
        <w:rPr>
          <w:rFonts w:ascii="Helvetica" w:hAnsi="Helvetica" w:cs="Helvetica"/>
        </w:rPr>
        <w:t>函数返回的结果进行排序。对比原始的</w:t>
      </w:r>
      <w:r w:rsidRPr="008A4E0A">
        <w:rPr>
          <w:rFonts w:ascii="Helvetica" w:hAnsi="Helvetica" w:cs="Helvetica"/>
        </w:rPr>
        <w:t>list</w:t>
      </w:r>
      <w:r w:rsidRPr="008A4E0A">
        <w:rPr>
          <w:rFonts w:ascii="Helvetica" w:hAnsi="Helvetica" w:cs="Helvetica"/>
        </w:rPr>
        <w:t>和经过</w:t>
      </w:r>
      <w:r w:rsidRPr="008A4E0A">
        <w:rPr>
          <w:rStyle w:val="HTML"/>
          <w:rFonts w:ascii="Consolas" w:hAnsi="Consolas" w:cs="Consolas"/>
          <w:bdr w:val="single" w:sz="6" w:space="0" w:color="DDDDDD" w:frame="1"/>
          <w:shd w:val="clear" w:color="auto" w:fill="FAFAFA"/>
        </w:rPr>
        <w:t>key=abs</w:t>
      </w:r>
      <w:r w:rsidRPr="008A4E0A">
        <w:rPr>
          <w:rFonts w:ascii="Helvetica" w:hAnsi="Helvetica" w:cs="Helvetica"/>
        </w:rPr>
        <w:t>处理过的</w:t>
      </w:r>
      <w:r w:rsidRPr="008A4E0A">
        <w:rPr>
          <w:rFonts w:ascii="Helvetica" w:hAnsi="Helvetica" w:cs="Helvetica"/>
        </w:rPr>
        <w:t>list</w:t>
      </w:r>
      <w:r w:rsidRPr="008A4E0A">
        <w:rPr>
          <w:rFonts w:ascii="Helvetica" w:hAnsi="Helvetica" w:cs="Helvetica"/>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list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w:t>
      </w:r>
      <w:r w:rsidRPr="008A4E0A">
        <w:rPr>
          <w:rStyle w:val="number"/>
        </w:rPr>
        <w:t>12</w:t>
      </w:r>
      <w:r w:rsidRPr="008A4E0A">
        <w:rPr>
          <w:rStyle w:val="value"/>
        </w:rPr>
        <w:t xml:space="preserve">, </w:t>
      </w:r>
      <w:r w:rsidRPr="008A4E0A">
        <w:rPr>
          <w:rStyle w:val="number"/>
        </w:rPr>
        <w:t>9</w:t>
      </w:r>
      <w:r w:rsidRPr="008A4E0A">
        <w:rPr>
          <w:rStyle w:val="value"/>
        </w:rPr>
        <w:t>, -</w:t>
      </w:r>
      <w:r w:rsidRPr="008A4E0A">
        <w:rPr>
          <w:rStyle w:val="number"/>
        </w:rPr>
        <w:t>21</w:t>
      </w:r>
      <w:r w:rsidRPr="008A4E0A">
        <w:rPr>
          <w:rStyle w:val="value"/>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keys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xml:space="preserve">,  </w:t>
      </w:r>
      <w:r w:rsidRPr="008A4E0A">
        <w:rPr>
          <w:rStyle w:val="number"/>
        </w:rPr>
        <w:t>12</w:t>
      </w:r>
      <w:r w:rsidRPr="008A4E0A">
        <w:rPr>
          <w:rStyle w:val="value"/>
        </w:rPr>
        <w:t xml:space="preserve">, </w:t>
      </w:r>
      <w:r w:rsidRPr="008A4E0A">
        <w:rPr>
          <w:rStyle w:val="number"/>
        </w:rPr>
        <w:t>9</w:t>
      </w:r>
      <w:r w:rsidRPr="008A4E0A">
        <w:rPr>
          <w:rStyle w:val="value"/>
        </w:rPr>
        <w:t xml:space="preserve">,  </w:t>
      </w:r>
      <w:r w:rsidRPr="008A4E0A">
        <w:rPr>
          <w:rStyle w:val="number"/>
        </w:rPr>
        <w:t>21</w:t>
      </w:r>
      <w:r w:rsidRPr="008A4E0A">
        <w:rPr>
          <w:rStyle w:val="value"/>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然后</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函数按照</w:t>
      </w:r>
      <w:r w:rsidRPr="008A4E0A">
        <w:rPr>
          <w:rFonts w:ascii="Helvetica" w:hAnsi="Helvetica" w:cs="Helvetica"/>
        </w:rPr>
        <w:t>keys</w:t>
      </w:r>
      <w:r w:rsidRPr="008A4E0A">
        <w:rPr>
          <w:rFonts w:ascii="Helvetica" w:hAnsi="Helvetica" w:cs="Helvetica"/>
        </w:rPr>
        <w:t>进行排序，并按照对应关系返回</w:t>
      </w:r>
      <w:r w:rsidRPr="008A4E0A">
        <w:rPr>
          <w:rFonts w:ascii="Helvetica" w:hAnsi="Helvetica" w:cs="Helvetica"/>
        </w:rPr>
        <w:t>list</w:t>
      </w:r>
      <w:r w:rsidRPr="008A4E0A">
        <w:rPr>
          <w:rFonts w:ascii="Helvetica" w:hAnsi="Helvetica" w:cs="Helvetica"/>
        </w:rPr>
        <w:t>相应的元素：</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keys排序结果 =&gt; [</w:t>
      </w:r>
      <w:r w:rsidRPr="008A4E0A">
        <w:rPr>
          <w:rStyle w:val="number"/>
        </w:rPr>
        <w:t>5</w:t>
      </w:r>
      <w:r w:rsidRPr="008A4E0A">
        <w:rPr>
          <w:rStyle w:val="HTML"/>
        </w:rPr>
        <w:t xml:space="preserve">, </w:t>
      </w:r>
      <w:r w:rsidRPr="008A4E0A">
        <w:rPr>
          <w:rStyle w:val="number"/>
        </w:rPr>
        <w:t>9</w:t>
      </w:r>
      <w:r w:rsidRPr="008A4E0A">
        <w:rPr>
          <w:rStyle w:val="HTML"/>
        </w:rPr>
        <w:t xml:space="preserve">,  </w:t>
      </w:r>
      <w:r w:rsidRPr="008A4E0A">
        <w:rPr>
          <w:rStyle w:val="number"/>
        </w:rPr>
        <w:t>12</w:t>
      </w:r>
      <w:r w:rsidRPr="008A4E0A">
        <w:rPr>
          <w:rStyle w:val="HTML"/>
        </w:rPr>
        <w:t xml:space="preserve">,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                |  |    |    |   |</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最终结果     =&gt; [</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我们再看一个字符串排序的例子：</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['bob', 'about', 'Zoo', 'Credit']</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['Credit', 'Zoo', 'about', 'bob']</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4B4A8E">
        <w:rPr>
          <w:rFonts w:ascii="Helvetica" w:hAnsi="Helvetica" w:cs="Helvetica"/>
          <w:color w:val="70AD47" w:themeColor="accent6"/>
        </w:rPr>
        <w:t>默认情况下，对字符串排序，是按照</w:t>
      </w:r>
      <w:r w:rsidRPr="004B4A8E">
        <w:rPr>
          <w:rFonts w:ascii="Helvetica" w:hAnsi="Helvetica" w:cs="Helvetica"/>
          <w:color w:val="70AD47" w:themeColor="accent6"/>
        </w:rPr>
        <w:t>ASCII</w:t>
      </w:r>
      <w:r w:rsidRPr="004B4A8E">
        <w:rPr>
          <w:rFonts w:ascii="Helvetica" w:hAnsi="Helvetica" w:cs="Helvetica"/>
          <w:color w:val="70AD47" w:themeColor="accent6"/>
        </w:rPr>
        <w:t>的大小比较的</w:t>
      </w:r>
      <w:r w:rsidRPr="008A4E0A">
        <w:rPr>
          <w:rFonts w:ascii="Helvetica" w:hAnsi="Helvetica" w:cs="Helvetica"/>
        </w:rPr>
        <w:t>，由于</w:t>
      </w:r>
      <w:r w:rsidRPr="008A4E0A">
        <w:rPr>
          <w:rStyle w:val="HTML"/>
          <w:rFonts w:ascii="Consolas" w:hAnsi="Consolas" w:cs="Consolas"/>
          <w:bdr w:val="single" w:sz="6" w:space="0" w:color="DDDDDD" w:frame="1"/>
          <w:shd w:val="clear" w:color="auto" w:fill="FAFAFA"/>
        </w:rPr>
        <w:t>'Z' &lt; 'a'</w:t>
      </w:r>
      <w:r w:rsidRPr="008A4E0A">
        <w:rPr>
          <w:rFonts w:ascii="Helvetica" w:hAnsi="Helvetica" w:cs="Helvetica"/>
        </w:rPr>
        <w:t>，结果，大写字母</w:t>
      </w:r>
      <w:r w:rsidRPr="008A4E0A">
        <w:rPr>
          <w:rStyle w:val="HTML"/>
          <w:rFonts w:ascii="Consolas" w:hAnsi="Consolas" w:cs="Consolas"/>
          <w:bdr w:val="single" w:sz="6" w:space="0" w:color="DDDDDD" w:frame="1"/>
          <w:shd w:val="clear" w:color="auto" w:fill="FAFAFA"/>
        </w:rPr>
        <w:t>Z</w:t>
      </w:r>
      <w:r w:rsidRPr="008A4E0A">
        <w:rPr>
          <w:rFonts w:ascii="Helvetica" w:hAnsi="Helvetica" w:cs="Helvetica"/>
        </w:rPr>
        <w:t>会排在小写字母</w:t>
      </w:r>
      <w:r w:rsidRPr="008A4E0A">
        <w:rPr>
          <w:rStyle w:val="HTML"/>
          <w:rFonts w:ascii="Consolas" w:hAnsi="Consolas" w:cs="Consolas"/>
          <w:bdr w:val="single" w:sz="6" w:space="0" w:color="DDDDDD" w:frame="1"/>
          <w:shd w:val="clear" w:color="auto" w:fill="FAFAFA"/>
        </w:rPr>
        <w:t>a</w:t>
      </w:r>
      <w:r w:rsidRPr="008A4E0A">
        <w:rPr>
          <w:rFonts w:ascii="Helvetica" w:hAnsi="Helvetica" w:cs="Helvetica"/>
        </w:rPr>
        <w:t>的前面。</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现在，我们提出排序应该忽略大小写，按照字母序排序。要实现这个算法，不必对现有代码大加改动，只要我们能用一个</w:t>
      </w:r>
      <w:r w:rsidRPr="008A4E0A">
        <w:rPr>
          <w:rFonts w:ascii="Helvetica" w:hAnsi="Helvetica" w:cs="Helvetica"/>
        </w:rPr>
        <w:t>key</w:t>
      </w:r>
      <w:r w:rsidRPr="008A4E0A">
        <w:rPr>
          <w:rFonts w:ascii="Helvetica" w:hAnsi="Helvetica" w:cs="Helvetica"/>
        </w:rPr>
        <w:t>函数把字符串映射为忽略大小写排</w:t>
      </w:r>
      <w:r w:rsidRPr="008A4E0A">
        <w:rPr>
          <w:rFonts w:ascii="Helvetica" w:hAnsi="Helvetica" w:cs="Helvetica"/>
        </w:rPr>
        <w:lastRenderedPageBreak/>
        <w:t>序即可。忽略大小写来比较两个字符串，实际上就是先把字符串都变成大写（或者都变成小写），再比较。</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这样，我们给</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传入</w:t>
      </w:r>
      <w:r w:rsidRPr="008A4E0A">
        <w:rPr>
          <w:rFonts w:ascii="Helvetica" w:hAnsi="Helvetica" w:cs="Helvetica"/>
        </w:rPr>
        <w:t>key</w:t>
      </w:r>
      <w:r w:rsidRPr="008A4E0A">
        <w:rPr>
          <w:rFonts w:ascii="Helvetica" w:hAnsi="Helvetica" w:cs="Helvetica"/>
        </w:rPr>
        <w:t>函数，即可实现忽略大小写的排序：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'about'</w:t>
      </w:r>
      <w:r w:rsidRPr="008A4E0A">
        <w:rPr>
          <w:rStyle w:val="HTML"/>
        </w:rPr>
        <w:t xml:space="preserve">, </w:t>
      </w:r>
      <w:r w:rsidRPr="008A4E0A">
        <w:rPr>
          <w:rStyle w:val="string"/>
        </w:rPr>
        <w:t>'bob'</w:t>
      </w:r>
      <w:r w:rsidRPr="008A4E0A">
        <w:rPr>
          <w:rStyle w:val="HTML"/>
        </w:rPr>
        <w:t xml:space="preserve">, </w:t>
      </w:r>
      <w:r w:rsidRPr="008A4E0A">
        <w:rPr>
          <w:rStyle w:val="string"/>
        </w:rPr>
        <w:t>'Credit'</w:t>
      </w:r>
      <w:r w:rsidRPr="008A4E0A">
        <w:rPr>
          <w:rStyle w:val="HTML"/>
        </w:rPr>
        <w:t xml:space="preserve">, </w:t>
      </w:r>
      <w:r w:rsidRPr="008A4E0A">
        <w:rPr>
          <w:rStyle w:val="string"/>
        </w:rPr>
        <w:t>'Zoo'</w:t>
      </w:r>
      <w:r w:rsidRPr="008A4E0A">
        <w:rPr>
          <w:rStyle w:val="HTML"/>
        </w:rPr>
        <w:t>]</w:t>
      </w:r>
    </w:p>
    <w:p w:rsidR="008A4E0A" w:rsidRPr="004B4A8E"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8A4E0A">
        <w:rPr>
          <w:rFonts w:ascii="Helvetica" w:hAnsi="Helvetica" w:cs="Helvetica"/>
        </w:rPr>
        <w:t>要进行反向排序，不必改动</w:t>
      </w:r>
      <w:r w:rsidRPr="008A4E0A">
        <w:rPr>
          <w:rFonts w:ascii="Helvetica" w:hAnsi="Helvetica" w:cs="Helvetica"/>
        </w:rPr>
        <w:t>key</w:t>
      </w:r>
      <w:r w:rsidRPr="008A4E0A">
        <w:rPr>
          <w:rFonts w:ascii="Helvetica" w:hAnsi="Helvetica" w:cs="Helvetica"/>
        </w:rPr>
        <w:t>函数，</w:t>
      </w:r>
      <w:r w:rsidRPr="004B4A8E">
        <w:rPr>
          <w:rFonts w:ascii="Helvetica" w:hAnsi="Helvetica" w:cs="Helvetica"/>
          <w:color w:val="70AD47" w:themeColor="accent6"/>
        </w:rPr>
        <w:t>可以传入第三个参数</w:t>
      </w:r>
      <w:r w:rsidRPr="004B4A8E">
        <w:rPr>
          <w:rStyle w:val="HTML"/>
          <w:rFonts w:ascii="Consolas" w:hAnsi="Consolas" w:cs="Consolas"/>
          <w:color w:val="70AD47" w:themeColor="accent6"/>
          <w:bdr w:val="single" w:sz="6" w:space="0" w:color="DDDDDD" w:frame="1"/>
          <w:shd w:val="clear" w:color="auto" w:fill="FAFAFA"/>
        </w:rPr>
        <w:t>reverse=True</w:t>
      </w:r>
      <w:r w:rsidRPr="004B4A8E">
        <w:rPr>
          <w:rFonts w:ascii="Helvetica" w:hAnsi="Helvetica" w:cs="Helvetica"/>
          <w:color w:val="70AD47" w:themeColor="accent6"/>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 reverse=</w:t>
      </w:r>
      <w:r w:rsidRPr="008A4E0A">
        <w:rPr>
          <w:rStyle w:val="builtin"/>
        </w:rPr>
        <w:t>True</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'Zoo'</w:t>
      </w:r>
      <w:r w:rsidRPr="008A4E0A">
        <w:rPr>
          <w:rStyle w:val="HTML"/>
        </w:rPr>
        <w:t xml:space="preserve">, </w:t>
      </w:r>
      <w:r w:rsidRPr="008A4E0A">
        <w:rPr>
          <w:rStyle w:val="string"/>
        </w:rPr>
        <w:t>'Credit'</w:t>
      </w:r>
      <w:r w:rsidRPr="008A4E0A">
        <w:rPr>
          <w:rStyle w:val="HTML"/>
        </w:rPr>
        <w:t xml:space="preserve">, </w:t>
      </w:r>
      <w:r w:rsidRPr="008A4E0A">
        <w:rPr>
          <w:rStyle w:val="string"/>
        </w:rPr>
        <w:t>'bob'</w:t>
      </w:r>
      <w:r w:rsidRPr="008A4E0A">
        <w:rPr>
          <w:rStyle w:val="HTML"/>
        </w:rPr>
        <w:t xml:space="preserve">, </w:t>
      </w:r>
      <w:r w:rsidRPr="008A4E0A">
        <w:rPr>
          <w:rStyle w:val="string"/>
        </w:rPr>
        <w:t>'about'</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从上述例子可以看出，高阶函数的抽象能力是非常强大的，而且，核心代码可以保持得非常简洁。</w:t>
      </w:r>
    </w:p>
    <w:p w:rsidR="008A4E0A" w:rsidRPr="00AC0CD7" w:rsidRDefault="008A4E0A" w:rsidP="00AC0CD7">
      <w:pPr>
        <w:rPr>
          <w:b/>
          <w:shd w:val="pct15" w:color="auto" w:fill="FFFFFF"/>
        </w:rPr>
      </w:pPr>
      <w:r w:rsidRPr="00AC0CD7">
        <w:rPr>
          <w:b/>
          <w:shd w:val="pct15" w:color="auto" w:fill="FFFFFF"/>
        </w:rPr>
        <w:t>小结</w:t>
      </w:r>
    </w:p>
    <w:p w:rsid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也是一个高阶函数。用</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排序的关键在于实现一个映射函数。</w:t>
      </w: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4B650F" w:rsidRPr="004B650F" w:rsidRDefault="004B650F" w:rsidP="00E83F69">
      <w:pPr>
        <w:pStyle w:val="2"/>
        <w:rPr>
          <w:sz w:val="21"/>
          <w:szCs w:val="24"/>
        </w:rPr>
      </w:pPr>
      <w:bookmarkStart w:id="90" w:name="_Toc454522324"/>
      <w:r w:rsidRPr="004B650F">
        <w:rPr>
          <w:sz w:val="24"/>
        </w:rPr>
        <w:t>第</w:t>
      </w:r>
      <w:r w:rsidRPr="004B650F">
        <w:rPr>
          <w:rFonts w:hint="eastAsia"/>
          <w:sz w:val="24"/>
        </w:rPr>
        <w:t>25</w:t>
      </w:r>
      <w:r w:rsidRPr="004B650F">
        <w:rPr>
          <w:rFonts w:hint="eastAsia"/>
          <w:sz w:val="24"/>
        </w:rPr>
        <w:t>课</w:t>
      </w:r>
      <w:r w:rsidRPr="004B650F">
        <w:rPr>
          <w:rFonts w:hint="eastAsia"/>
          <w:sz w:val="24"/>
        </w:rPr>
        <w:t xml:space="preserve"> </w:t>
      </w:r>
      <w:r w:rsidRPr="004B650F">
        <w:rPr>
          <w:rFonts w:hint="eastAsia"/>
          <w:sz w:val="24"/>
        </w:rPr>
        <w:t>返回函数</w:t>
      </w:r>
      <w:bookmarkEnd w:id="90"/>
    </w:p>
    <w:p w:rsidR="004B650F" w:rsidRPr="004B650F" w:rsidRDefault="004B650F" w:rsidP="00E83F69">
      <w:pPr>
        <w:pStyle w:val="3"/>
        <w:shd w:val="clear" w:color="auto" w:fill="FFFFFF"/>
        <w:spacing w:before="0" w:after="225" w:line="360" w:lineRule="atLeast"/>
        <w:rPr>
          <w:rFonts w:ascii="Helvetica" w:hAnsi="Helvetica" w:cs="Helvetica"/>
          <w:b w:val="0"/>
          <w:bCs w:val="0"/>
          <w:color w:val="000000" w:themeColor="text1"/>
          <w:sz w:val="24"/>
          <w:szCs w:val="24"/>
        </w:rPr>
      </w:pPr>
      <w:bookmarkStart w:id="91" w:name="_Toc454522325"/>
      <w:r w:rsidRPr="004B650F">
        <w:rPr>
          <w:rFonts w:ascii="Helvetica" w:hAnsi="Helvetica" w:cs="Helvetica"/>
          <w:b w:val="0"/>
          <w:bCs w:val="0"/>
          <w:color w:val="000000" w:themeColor="text1"/>
          <w:sz w:val="24"/>
          <w:szCs w:val="24"/>
        </w:rPr>
        <w:t>函数作为返回值</w:t>
      </w:r>
      <w:bookmarkEnd w:id="91"/>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高阶函数除了可以接受函数作为参数外，还可以把函数作为结果值返回。</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我们来实现一个可变参数的求和。通常情况下，求和的函数是这样定义的：</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calc_sum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lastRenderedPageBreak/>
        <w:t>但是，如果不需要立刻求和，而是在后面的代码中，根据需要再计算怎么办？可以不返回求和的结果，而是返回求和的函数：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lazy_sum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sum</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sum</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时，返回的并不是求和结果，而是求和函数：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4B650F">
        <w:rPr>
          <w:rStyle w:val="HTML"/>
          <w:color w:val="000000" w:themeColor="text1"/>
        </w:rPr>
        <w:t>&lt;</w:t>
      </w:r>
      <w:r w:rsidRPr="004B650F">
        <w:rPr>
          <w:rStyle w:val="keyword"/>
          <w:b/>
          <w:bCs/>
          <w:color w:val="000000" w:themeColor="text1"/>
        </w:rPr>
        <w:t>function</w:t>
      </w:r>
      <w:r w:rsidRPr="004B650F">
        <w:rPr>
          <w:rStyle w:val="function"/>
          <w:color w:val="000000" w:themeColor="text1"/>
        </w:rPr>
        <w:t xml:space="preserve"> </w:t>
      </w:r>
      <w:r w:rsidRPr="004B650F">
        <w:rPr>
          <w:rStyle w:val="21"/>
          <w:color w:val="000000" w:themeColor="text1"/>
        </w:rPr>
        <w:t>lazy_sum</w:t>
      </w:r>
      <w:r w:rsidRPr="004B650F">
        <w:rPr>
          <w:rStyle w:val="function"/>
          <w:color w:val="000000" w:themeColor="text1"/>
        </w:rPr>
        <w:t>.&lt;</w:t>
      </w:r>
      <w:r w:rsidRPr="004B650F">
        <w:rPr>
          <w:rStyle w:val="21"/>
          <w:color w:val="000000" w:themeColor="text1"/>
        </w:rPr>
        <w:t>locals</w:t>
      </w:r>
      <w:r w:rsidRPr="004B650F">
        <w:rPr>
          <w:rStyle w:val="function"/>
          <w:color w:val="000000" w:themeColor="text1"/>
        </w:rPr>
        <w:t>&gt;.</w:t>
      </w:r>
      <w:r w:rsidRPr="004B650F">
        <w:rPr>
          <w:rStyle w:val="21"/>
          <w:color w:val="000000" w:themeColor="text1"/>
        </w:rPr>
        <w:t>sum</w:t>
      </w:r>
      <w:r w:rsidRPr="004B650F">
        <w:rPr>
          <w:rStyle w:val="function"/>
          <w:color w:val="000000" w:themeColor="text1"/>
        </w:rPr>
        <w:t xml:space="preserve"> </w:t>
      </w:r>
      <w:r w:rsidRPr="004B650F">
        <w:rPr>
          <w:rStyle w:val="21"/>
          <w:color w:val="000000" w:themeColor="text1"/>
        </w:rPr>
        <w:t>at</w:t>
      </w:r>
      <w:r w:rsidRPr="004B650F">
        <w:rPr>
          <w:rStyle w:val="function"/>
          <w:color w:val="000000" w:themeColor="text1"/>
        </w:rPr>
        <w:t xml:space="preserve"> 0</w:t>
      </w:r>
      <w:r w:rsidRPr="004B650F">
        <w:rPr>
          <w:rStyle w:val="21"/>
          <w:color w:val="000000" w:themeColor="text1"/>
        </w:rPr>
        <w:t>x101c6ed90</w:t>
      </w:r>
      <w:r w:rsidRPr="004B650F">
        <w:rPr>
          <w:rStyle w:val="function"/>
          <w:color w:val="000000" w:themeColor="text1"/>
        </w:rPr>
        <w:t>&gt;</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调用函数</w:t>
      </w:r>
      <w:r w:rsidRPr="004B650F">
        <w:rPr>
          <w:rStyle w:val="HTML"/>
          <w:rFonts w:ascii="Consolas" w:hAnsi="Consolas" w:cs="Consolas"/>
          <w:color w:val="000000" w:themeColor="text1"/>
          <w:bdr w:val="single" w:sz="6" w:space="0" w:color="DDDDDD" w:frame="1"/>
          <w:shd w:val="clear" w:color="auto" w:fill="FAFAFA"/>
        </w:rPr>
        <w:t>f</w:t>
      </w:r>
      <w:r w:rsidRPr="004B650F">
        <w:rPr>
          <w:rFonts w:ascii="Helvetica" w:hAnsi="Helvetica" w:cs="Helvetica"/>
          <w:color w:val="000000" w:themeColor="text1"/>
        </w:rPr>
        <w:t>时，才真正计算求和的结果：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25</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在这个例子中，我们在函数</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中又定义了函数</w:t>
      </w:r>
      <w:r w:rsidRPr="004B650F">
        <w:rPr>
          <w:rStyle w:val="HTML"/>
          <w:rFonts w:ascii="Consolas" w:hAnsi="Consolas" w:cs="Consolas"/>
          <w:color w:val="000000" w:themeColor="text1"/>
          <w:bdr w:val="single" w:sz="6" w:space="0" w:color="DDDDDD" w:frame="1"/>
          <w:shd w:val="clear" w:color="auto" w:fill="FAFAFA"/>
        </w:rPr>
        <w:t>sum</w:t>
      </w:r>
      <w:r w:rsidRPr="004B650F">
        <w:rPr>
          <w:rFonts w:ascii="Helvetica" w:hAnsi="Helvetica" w:cs="Helvetica"/>
          <w:color w:val="000000" w:themeColor="text1"/>
        </w:rPr>
        <w:t>，并且，</w:t>
      </w:r>
      <w:r w:rsidRPr="00235952">
        <w:rPr>
          <w:rFonts w:ascii="Helvetica" w:hAnsi="Helvetica" w:cs="Helvetica"/>
          <w:color w:val="70AD47" w:themeColor="accent6"/>
        </w:rPr>
        <w:t>内部函数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可以引用外部函数</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的参数和局部变量，当</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返回函数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时，相关参数和变量都保存在返回的函数中</w:t>
      </w:r>
      <w:r w:rsidRPr="004B650F">
        <w:rPr>
          <w:rFonts w:ascii="Helvetica" w:hAnsi="Helvetica" w:cs="Helvetica"/>
          <w:color w:val="000000" w:themeColor="text1"/>
        </w:rPr>
        <w:t>，这种称为</w:t>
      </w:r>
      <w:r w:rsidRPr="004B650F">
        <w:rPr>
          <w:rFonts w:ascii="Helvetica" w:hAnsi="Helvetica" w:cs="Helvetica"/>
          <w:color w:val="000000" w:themeColor="text1"/>
        </w:rPr>
        <w:t>“</w:t>
      </w:r>
      <w:r w:rsidRPr="004B650F">
        <w:rPr>
          <w:rFonts w:ascii="Helvetica" w:hAnsi="Helvetica" w:cs="Helvetica"/>
          <w:color w:val="000000" w:themeColor="text1"/>
        </w:rPr>
        <w:t>闭包（</w:t>
      </w:r>
      <w:r w:rsidRPr="004B650F">
        <w:rPr>
          <w:rFonts w:ascii="Helvetica" w:hAnsi="Helvetica" w:cs="Helvetica"/>
          <w:color w:val="000000" w:themeColor="text1"/>
        </w:rPr>
        <w:t>Closure</w:t>
      </w:r>
      <w:r w:rsidRPr="004B650F">
        <w:rPr>
          <w:rFonts w:ascii="Helvetica" w:hAnsi="Helvetica" w:cs="Helvetica"/>
          <w:color w:val="000000" w:themeColor="text1"/>
        </w:rPr>
        <w:t>）</w:t>
      </w:r>
      <w:r w:rsidRPr="004B650F">
        <w:rPr>
          <w:rFonts w:ascii="Helvetica" w:hAnsi="Helvetica" w:cs="Helvetica"/>
          <w:color w:val="000000" w:themeColor="text1"/>
        </w:rPr>
        <w:t>”</w:t>
      </w:r>
      <w:r w:rsidRPr="004B650F">
        <w:rPr>
          <w:rFonts w:ascii="Helvetica" w:hAnsi="Helvetica" w:cs="Helvetica"/>
          <w:color w:val="000000" w:themeColor="text1"/>
        </w:rPr>
        <w:t>的程序结构拥有极大的威力。</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请再注意一点，当我们调用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w:t>
      </w:r>
      <w:r w:rsidRPr="0036764D">
        <w:rPr>
          <w:rFonts w:ascii="Helvetica" w:hAnsi="Helvetica" w:cs="Helvetica"/>
          <w:color w:val="70AD47" w:themeColor="accent6"/>
        </w:rPr>
        <w:t>每次调用都会返回一个新的函数，即使传入相同的参数：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builtin"/>
          <w:color w:val="000000" w:themeColor="text1"/>
        </w:rPr>
        <w:lastRenderedPageBreak/>
        <w:t>False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的调用结果互不影响。</w:t>
      </w:r>
    </w:p>
    <w:p w:rsidR="004B650F" w:rsidRPr="004B650F" w:rsidRDefault="004B650F"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2" w:name="_Toc454522326"/>
      <w:r w:rsidRPr="004B650F">
        <w:rPr>
          <w:rFonts w:ascii="Helvetica" w:hAnsi="Helvetica" w:cs="Helvetica"/>
          <w:b w:val="0"/>
          <w:bCs w:val="0"/>
          <w:color w:val="000000" w:themeColor="text1"/>
          <w:sz w:val="24"/>
          <w:szCs w:val="24"/>
        </w:rPr>
        <w:t>闭包</w:t>
      </w:r>
      <w:bookmarkEnd w:id="92"/>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注意到返回的函数在其定义内部引用了局部变量</w:t>
      </w:r>
      <w:r w:rsidRPr="004B650F">
        <w:rPr>
          <w:rStyle w:val="HTML"/>
          <w:rFonts w:ascii="Consolas" w:hAnsi="Consolas" w:cs="Consolas"/>
          <w:color w:val="000000" w:themeColor="text1"/>
          <w:bdr w:val="single" w:sz="6" w:space="0" w:color="DDDDDD" w:frame="1"/>
          <w:shd w:val="clear" w:color="auto" w:fill="FAFAFA"/>
        </w:rPr>
        <w:t>args</w:t>
      </w:r>
      <w:r w:rsidRPr="004B650F">
        <w:rPr>
          <w:rFonts w:ascii="Helvetica" w:hAnsi="Helvetica" w:cs="Helvetica"/>
          <w:color w:val="000000" w:themeColor="text1"/>
        </w:rPr>
        <w:t>，所以，当一个函数返回了一个函数后，其内部的局部变量还被新函数引用，所以，闭包用起来简单，实现起来可不容易。</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另一个需要注意的问题是，</w:t>
      </w:r>
      <w:r w:rsidRPr="0036764D">
        <w:rPr>
          <w:rFonts w:ascii="Helvetica" w:hAnsi="Helvetica" w:cs="Helvetica"/>
          <w:color w:val="70AD47" w:themeColor="accent6"/>
        </w:rPr>
        <w:t>返回的函数并没有立刻执行，而是直到调用了</w:t>
      </w:r>
      <w:r w:rsidRPr="0036764D">
        <w:rPr>
          <w:rStyle w:val="HTML"/>
          <w:rFonts w:ascii="Consolas" w:hAnsi="Consolas" w:cs="Consolas"/>
          <w:color w:val="70AD47" w:themeColor="accent6"/>
          <w:bdr w:val="single" w:sz="6" w:space="0" w:color="DDDDDD" w:frame="1"/>
          <w:shd w:val="clear" w:color="auto" w:fill="FAFAFA"/>
        </w:rPr>
        <w:t>f()</w:t>
      </w:r>
      <w:r w:rsidRPr="0036764D">
        <w:rPr>
          <w:rFonts w:ascii="Helvetica" w:hAnsi="Helvetica" w:cs="Helvetica"/>
          <w:color w:val="70AD47" w:themeColor="accent6"/>
        </w:rPr>
        <w:t>才执行</w:t>
      </w:r>
      <w:r w:rsidRPr="004B650F">
        <w:rPr>
          <w:rFonts w:ascii="Helvetica" w:hAnsi="Helvetica" w:cs="Helvetica"/>
          <w:color w:val="000000" w:themeColor="text1"/>
        </w:rPr>
        <w:t>。我们来看一个例子：</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i*i</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4B650F" w:rsidRPr="008D0395"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FF0000"/>
        </w:rPr>
      </w:pPr>
      <w:r w:rsidRPr="004B650F">
        <w:rPr>
          <w:rStyle w:val="HTML"/>
          <w:color w:val="000000" w:themeColor="text1"/>
        </w:rPr>
        <w:t>f1, f2, f3 = count()</w:t>
      </w:r>
      <w:r w:rsidR="00964BA7">
        <w:rPr>
          <w:rStyle w:val="HTML"/>
          <w:color w:val="000000" w:themeColor="text1"/>
        </w:rPr>
        <w:t>#</w:t>
      </w:r>
      <w:r w:rsidR="00964BA7" w:rsidRPr="008D0395">
        <w:rPr>
          <w:rStyle w:val="HTML"/>
          <w:color w:val="FF0000"/>
        </w:rPr>
        <w:t>自注</w:t>
      </w:r>
      <w:r w:rsidR="00964BA7" w:rsidRPr="008D0395">
        <w:rPr>
          <w:rStyle w:val="HTML"/>
          <w:rFonts w:hint="eastAsia"/>
          <w:color w:val="FF0000"/>
        </w:rPr>
        <w:t>：</w:t>
      </w:r>
      <w:r w:rsidR="00964BA7" w:rsidRPr="008D0395">
        <w:rPr>
          <w:rStyle w:val="HTML"/>
          <w:color w:val="FF0000"/>
        </w:rPr>
        <w:t>这种赋值方式等号后面的必须是</w:t>
      </w:r>
      <w:r w:rsidR="00DF469D" w:rsidRPr="008D0395">
        <w:rPr>
          <w:rStyle w:val="HTML"/>
          <w:color w:val="FF0000"/>
        </w:rPr>
        <w:t>Iterable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在上面的例子中，每次循环，都创建了一个新的函数，然后，把创建的</w:t>
      </w:r>
      <w:r w:rsidRPr="004B650F">
        <w:rPr>
          <w:rFonts w:ascii="Helvetica" w:hAnsi="Helvetica" w:cs="Helvetica"/>
          <w:color w:val="000000" w:themeColor="text1"/>
        </w:rPr>
        <w:t>3</w:t>
      </w:r>
      <w:r w:rsidRPr="004B650F">
        <w:rPr>
          <w:rFonts w:ascii="Helvetica" w:hAnsi="Helvetica" w:cs="Helvetica"/>
          <w:color w:val="000000" w:themeColor="text1"/>
        </w:rPr>
        <w:t>个函数都返回了。</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你可能认为调用</w:t>
      </w: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f3()</w:t>
      </w:r>
      <w:r w:rsidRPr="004B650F">
        <w:rPr>
          <w:rFonts w:ascii="Helvetica" w:hAnsi="Helvetica" w:cs="Helvetica"/>
          <w:color w:val="000000" w:themeColor="text1"/>
        </w:rPr>
        <w:t>结果应该是</w:t>
      </w:r>
      <w:r w:rsidRPr="004B650F">
        <w:rPr>
          <w:rStyle w:val="HTML"/>
          <w:rFonts w:ascii="Consolas" w:hAnsi="Consolas" w:cs="Consolas"/>
          <w:color w:val="000000" w:themeColor="text1"/>
          <w:bdr w:val="single" w:sz="6" w:space="0" w:color="DDDDDD" w:frame="1"/>
          <w:shd w:val="clear" w:color="auto" w:fill="FAFAFA"/>
        </w:rPr>
        <w:t>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4</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，但实际结果是：</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lastRenderedPageBreak/>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全部都是</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！原因就在于返回的函数引用了变量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，但它并非立刻执行。等到</w:t>
      </w:r>
      <w:r w:rsidRPr="004B650F">
        <w:rPr>
          <w:rFonts w:ascii="Helvetica" w:hAnsi="Helvetica" w:cs="Helvetica"/>
          <w:color w:val="000000" w:themeColor="text1"/>
        </w:rPr>
        <w:t>3</w:t>
      </w:r>
      <w:r w:rsidRPr="004B650F">
        <w:rPr>
          <w:rFonts w:ascii="Helvetica" w:hAnsi="Helvetica" w:cs="Helvetica"/>
          <w:color w:val="000000" w:themeColor="text1"/>
        </w:rPr>
        <w:t>个函数都返回时，它们所引用的变量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已经变成了</w:t>
      </w:r>
      <w:r w:rsidRPr="004B650F">
        <w:rPr>
          <w:rStyle w:val="HTML"/>
          <w:rFonts w:ascii="Consolas" w:hAnsi="Consolas" w:cs="Consolas"/>
          <w:color w:val="000000" w:themeColor="text1"/>
          <w:bdr w:val="single" w:sz="6" w:space="0" w:color="DDDDDD" w:frame="1"/>
          <w:shd w:val="clear" w:color="auto" w:fill="FAFAFA"/>
        </w:rPr>
        <w:t>3</w:t>
      </w:r>
      <w:r w:rsidRPr="004B650F">
        <w:rPr>
          <w:rFonts w:ascii="Helvetica" w:hAnsi="Helvetica" w:cs="Helvetica"/>
          <w:color w:val="000000" w:themeColor="text1"/>
        </w:rPr>
        <w:t>，因此最终结果为</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返回闭包时牢记的一点就是：</w:t>
      </w:r>
      <w:r w:rsidRPr="0036764D">
        <w:rPr>
          <w:rFonts w:ascii="Helvetica" w:hAnsi="Helvetica" w:cs="Helvetica"/>
          <w:color w:val="70AD47" w:themeColor="accent6"/>
        </w:rPr>
        <w:t>返回函数不要引用任何循环变量，或者后续会发生变化的变量。</w:t>
      </w:r>
    </w:p>
    <w:p w:rsidR="004B650F" w:rsidRPr="00357FF3"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如果一定要引用循环变量怎么办？方法是再创建一个函数，用该函数的参数绑定循环变量当前的值，无论该循环变量后续如何更改，已绑定到函数参数的值不变：</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(j)</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g</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j*j</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g</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fs.append(f(i)) </w:t>
      </w:r>
      <w:r w:rsidRPr="004B650F">
        <w:rPr>
          <w:rStyle w:val="comment"/>
          <w:i/>
          <w:iCs/>
          <w:color w:val="000000" w:themeColor="text1"/>
        </w:rPr>
        <w:t># f(i)立刻被执行，因此i的当前值被传入f()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再看看结果：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f2, f3 = count()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4</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缺点是代码较长，可利用</w:t>
      </w:r>
      <w:r w:rsidRPr="004B650F">
        <w:rPr>
          <w:rFonts w:ascii="Helvetica" w:hAnsi="Helvetica" w:cs="Helvetica"/>
          <w:color w:val="000000" w:themeColor="text1"/>
        </w:rPr>
        <w:t>lambda</w:t>
      </w:r>
      <w:r w:rsidRPr="004B650F">
        <w:rPr>
          <w:rFonts w:ascii="Helvetica" w:hAnsi="Helvetica" w:cs="Helvetica"/>
          <w:color w:val="000000" w:themeColor="text1"/>
        </w:rPr>
        <w:t>函数缩短代码。</w:t>
      </w:r>
    </w:p>
    <w:p w:rsidR="004B650F" w:rsidRPr="004B650F" w:rsidRDefault="004B650F"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3" w:name="_Toc454522327"/>
      <w:r w:rsidRPr="004B650F">
        <w:rPr>
          <w:rFonts w:ascii="Helvetica" w:hAnsi="Helvetica" w:cs="Helvetica"/>
          <w:b w:val="0"/>
          <w:bCs w:val="0"/>
          <w:color w:val="000000" w:themeColor="text1"/>
          <w:sz w:val="24"/>
          <w:szCs w:val="24"/>
        </w:rPr>
        <w:lastRenderedPageBreak/>
        <w:t>小结</w:t>
      </w:r>
      <w:bookmarkEnd w:id="93"/>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一个函数可以返回一个计算结果，也可以返回一个函数。</w:t>
      </w:r>
    </w:p>
    <w:p w:rsidR="004B650F"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返回一个函数时，牢记该函数并未执行，返回函数中不要引用任何可能会变化的变量。</w:t>
      </w:r>
    </w:p>
    <w:p w:rsidR="003D4CF8" w:rsidRPr="003D4CF8" w:rsidRDefault="003D4CF8" w:rsidP="00E83F69">
      <w:pPr>
        <w:pStyle w:val="3"/>
        <w:rPr>
          <w:sz w:val="24"/>
        </w:rPr>
      </w:pPr>
      <w:r w:rsidRPr="003D4CF8">
        <w:rPr>
          <w:sz w:val="24"/>
        </w:rPr>
        <w:t>附</w:t>
      </w:r>
      <w:r w:rsidRPr="003D4CF8">
        <w:rPr>
          <w:rFonts w:hint="eastAsia"/>
          <w:sz w:val="24"/>
        </w:rPr>
        <w:t xml:space="preserve"> </w:t>
      </w:r>
      <w:r w:rsidRPr="003D4CF8">
        <w:rPr>
          <w:rFonts w:hint="eastAsia"/>
          <w:sz w:val="24"/>
        </w:rPr>
        <w:t>闭包</w:t>
      </w:r>
    </w:p>
    <w:p w:rsidR="003D4CF8" w:rsidRDefault="003D4CF8" w:rsidP="003D4CF8">
      <w:pPr>
        <w:pStyle w:val="a5"/>
        <w:spacing w:line="375" w:lineRule="atLeast"/>
        <w:rPr>
          <w:rFonts w:ascii="Tahoma" w:hAnsi="Tahoma" w:cs="Tahoma"/>
          <w:color w:val="000000"/>
        </w:rPr>
      </w:pPr>
      <w:r>
        <w:rPr>
          <w:rFonts w:ascii="Tahoma" w:hAnsi="Tahoma" w:cs="Tahoma"/>
          <w:color w:val="000000"/>
        </w:rPr>
        <w:t>有很多不同的人都对闭包过进行了定义：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1</w:t>
      </w:r>
      <w:r>
        <w:rPr>
          <w:rFonts w:ascii="Tahoma" w:hAnsi="Tahoma" w:cs="Tahoma"/>
          <w:color w:val="000000"/>
        </w:rPr>
        <w:t>、是引用了</w:t>
      </w:r>
      <w:r>
        <w:rPr>
          <w:rStyle w:val="a8"/>
          <w:rFonts w:ascii="Tahoma" w:hAnsi="Tahoma" w:cs="Tahoma"/>
          <w:color w:val="000000"/>
        </w:rPr>
        <w:t>自由变量</w:t>
      </w:r>
      <w:r>
        <w:rPr>
          <w:rFonts w:ascii="Tahoma" w:hAnsi="Tahoma" w:cs="Tahoma"/>
          <w:color w:val="000000"/>
        </w:rPr>
        <w:t>的</w:t>
      </w:r>
      <w:r>
        <w:rPr>
          <w:rStyle w:val="a8"/>
          <w:rFonts w:ascii="Tahoma" w:hAnsi="Tahoma" w:cs="Tahoma"/>
          <w:color w:val="000000"/>
        </w:rPr>
        <w:t>函数</w:t>
      </w:r>
      <w:r>
        <w:rPr>
          <w:rFonts w:ascii="Tahoma" w:hAnsi="Tahoma" w:cs="Tahoma"/>
          <w:color w:val="000000"/>
        </w:rPr>
        <w:t>。这个函数通常被定义在另一个外部函数中，并且引用了外部函数中的变量。</w:t>
      </w:r>
      <w:r>
        <w:rPr>
          <w:rFonts w:ascii="Tahoma" w:hAnsi="Tahoma" w:cs="Tahoma"/>
          <w:color w:val="000000"/>
        </w:rPr>
        <w:t xml:space="preserve"> — &lt;&lt;</w:t>
      </w:r>
      <w:hyperlink r:id="rId40" w:tgtFrame="_blank" w:history="1">
        <w:r>
          <w:rPr>
            <w:rStyle w:val="a6"/>
            <w:rFonts w:ascii="Tahoma" w:hAnsi="Tahoma" w:cs="Tahoma"/>
          </w:rPr>
          <w:t>wikipedia</w:t>
        </w:r>
      </w:hyperlink>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2</w:t>
      </w:r>
      <w:r>
        <w:rPr>
          <w:rFonts w:ascii="Tahoma" w:hAnsi="Tahoma" w:cs="Tahoma"/>
          <w:color w:val="000000"/>
        </w:rPr>
        <w:t>、是一个可调用的</w:t>
      </w:r>
      <w:r>
        <w:rPr>
          <w:rStyle w:val="a8"/>
          <w:rFonts w:ascii="Tahoma" w:hAnsi="Tahoma" w:cs="Tahoma"/>
          <w:color w:val="000000"/>
        </w:rPr>
        <w:t>对象</w:t>
      </w:r>
      <w:r>
        <w:rPr>
          <w:rFonts w:ascii="Tahoma" w:hAnsi="Tahoma" w:cs="Tahoma"/>
          <w:color w:val="000000"/>
        </w:rPr>
        <w:t>，它记录了一些</w:t>
      </w:r>
      <w:r>
        <w:rPr>
          <w:rStyle w:val="a8"/>
          <w:rFonts w:ascii="Tahoma" w:hAnsi="Tahoma" w:cs="Tahoma"/>
          <w:color w:val="000000"/>
        </w:rPr>
        <w:t>信息</w:t>
      </w:r>
      <w:r>
        <w:rPr>
          <w:rFonts w:ascii="Tahoma" w:hAnsi="Tahoma" w:cs="Tahoma"/>
          <w:color w:val="000000"/>
        </w:rPr>
        <w:t>，这些信息来自于创建它的</w:t>
      </w:r>
      <w:r>
        <w:rPr>
          <w:rStyle w:val="a8"/>
          <w:rFonts w:ascii="Tahoma" w:hAnsi="Tahoma" w:cs="Tahoma"/>
          <w:color w:val="000000"/>
        </w:rPr>
        <w:t>作用域</w:t>
      </w:r>
      <w:r>
        <w:rPr>
          <w:rFonts w:ascii="Tahoma" w:hAnsi="Tahoma" w:cs="Tahoma"/>
          <w:color w:val="000000"/>
        </w:rPr>
        <w:t>。</w:t>
      </w:r>
      <w:r>
        <w:rPr>
          <w:rFonts w:ascii="Tahoma" w:hAnsi="Tahoma" w:cs="Tahoma"/>
          <w:color w:val="000000"/>
        </w:rPr>
        <w:t>- &lt;&lt;Java</w:t>
      </w:r>
      <w:r>
        <w:rPr>
          <w:rFonts w:ascii="Tahoma" w:hAnsi="Tahoma" w:cs="Tahoma"/>
          <w:color w:val="000000"/>
        </w:rPr>
        <w:t>编程思想</w:t>
      </w:r>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3</w:t>
      </w:r>
      <w:r>
        <w:rPr>
          <w:rFonts w:ascii="Tahoma" w:hAnsi="Tahoma" w:cs="Tahoma"/>
          <w:color w:val="000000"/>
        </w:rPr>
        <w:t>、是一个匿名的</w:t>
      </w:r>
      <w:r>
        <w:rPr>
          <w:rStyle w:val="a8"/>
          <w:rFonts w:ascii="Tahoma" w:hAnsi="Tahoma" w:cs="Tahoma"/>
          <w:color w:val="000000"/>
        </w:rPr>
        <w:t>代码块</w:t>
      </w:r>
      <w:r>
        <w:rPr>
          <w:rFonts w:ascii="Tahoma" w:hAnsi="Tahoma" w:cs="Tahoma"/>
          <w:color w:val="000000"/>
        </w:rPr>
        <w:t>，可以接受参数，并返回一个返回值，也可以引用和使用在它周围的，可见域中定义的</w:t>
      </w:r>
      <w:r>
        <w:rPr>
          <w:rStyle w:val="a8"/>
          <w:rFonts w:ascii="Tahoma" w:hAnsi="Tahoma" w:cs="Tahoma"/>
          <w:color w:val="000000"/>
        </w:rPr>
        <w:t>变量</w:t>
      </w:r>
      <w:r>
        <w:rPr>
          <w:rFonts w:ascii="Tahoma" w:hAnsi="Tahoma" w:cs="Tahoma"/>
          <w:color w:val="000000"/>
        </w:rPr>
        <w:t>。</w:t>
      </w:r>
      <w:r>
        <w:rPr>
          <w:rFonts w:ascii="Tahoma" w:hAnsi="Tahoma" w:cs="Tahoma"/>
          <w:color w:val="000000"/>
        </w:rPr>
        <w:t>-</w:t>
      </w:r>
      <w:r>
        <w:rPr>
          <w:rStyle w:val="apple-converted-space"/>
          <w:rFonts w:ascii="Tahoma" w:hAnsi="Tahoma" w:cs="Tahoma"/>
          <w:color w:val="000000"/>
        </w:rPr>
        <w:t> </w:t>
      </w:r>
      <w:hyperlink r:id="rId41" w:tgtFrame="_blank" w:history="1">
        <w:r>
          <w:rPr>
            <w:rStyle w:val="a6"/>
            <w:rFonts w:ascii="Tahoma" w:hAnsi="Tahoma" w:cs="Tahoma"/>
          </w:rPr>
          <w:t>Groovy</w:t>
        </w:r>
      </w:hyperlink>
      <w:r>
        <w:rPr>
          <w:rStyle w:val="apple-converted-space"/>
          <w:rFonts w:ascii="Tahoma" w:hAnsi="Tahoma" w:cs="Tahoma"/>
          <w:color w:val="000000"/>
        </w:rPr>
        <w:t> </w:t>
      </w:r>
      <w:r>
        <w:rPr>
          <w:rFonts w:ascii="Tahoma" w:hAnsi="Tahoma" w:cs="Tahoma"/>
          <w:color w:val="000000"/>
        </w:rPr>
        <w:t>['ɡru:vi]</w:t>
      </w:r>
    </w:p>
    <w:p w:rsidR="003D4CF8" w:rsidRDefault="003D4CF8" w:rsidP="003D4CF8">
      <w:pPr>
        <w:pStyle w:val="a5"/>
        <w:spacing w:line="375" w:lineRule="atLeast"/>
        <w:rPr>
          <w:rFonts w:ascii="Tahoma" w:hAnsi="Tahoma" w:cs="Tahoma"/>
          <w:color w:val="000000"/>
        </w:rPr>
      </w:pPr>
      <w:r>
        <w:rPr>
          <w:rFonts w:ascii="Tahoma" w:hAnsi="Tahoma" w:cs="Tahoma"/>
          <w:color w:val="000000"/>
        </w:rPr>
        <w:t>   4</w:t>
      </w:r>
      <w:r>
        <w:rPr>
          <w:rFonts w:ascii="Tahoma" w:hAnsi="Tahoma" w:cs="Tahoma"/>
          <w:color w:val="000000"/>
        </w:rPr>
        <w:t>、是一个表达式，它具有自由变量及邦定这些变量的</w:t>
      </w:r>
      <w:r>
        <w:rPr>
          <w:rStyle w:val="a8"/>
          <w:rFonts w:ascii="Tahoma" w:hAnsi="Tahoma" w:cs="Tahoma"/>
          <w:color w:val="000000"/>
        </w:rPr>
        <w:t>上下文环境</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5</w:t>
      </w:r>
      <w:r>
        <w:rPr>
          <w:rFonts w:ascii="Tahoma" w:hAnsi="Tahoma" w:cs="Tahoma"/>
          <w:color w:val="000000"/>
        </w:rPr>
        <w:t>、闭包允许你将一些行为</w:t>
      </w:r>
      <w:r>
        <w:rPr>
          <w:rStyle w:val="a8"/>
          <w:rFonts w:ascii="Tahoma" w:hAnsi="Tahoma" w:cs="Tahoma"/>
          <w:color w:val="000000"/>
        </w:rPr>
        <w:t>封装</w:t>
      </w:r>
      <w:r>
        <w:rPr>
          <w:rFonts w:ascii="Tahoma" w:hAnsi="Tahoma" w:cs="Tahoma"/>
          <w:color w:val="000000"/>
        </w:rPr>
        <w:t>，将它像一个</w:t>
      </w:r>
      <w:r>
        <w:rPr>
          <w:rStyle w:val="a8"/>
          <w:rFonts w:ascii="Tahoma" w:hAnsi="Tahoma" w:cs="Tahoma"/>
          <w:color w:val="000000"/>
        </w:rPr>
        <w:t>对象</w:t>
      </w:r>
      <w:r>
        <w:rPr>
          <w:rFonts w:ascii="Tahoma" w:hAnsi="Tahoma" w:cs="Tahoma"/>
          <w:color w:val="000000"/>
        </w:rPr>
        <w:t>一样传来递去，而且它依然能够访问到原来第一次声明时的</w:t>
      </w:r>
      <w:r>
        <w:rPr>
          <w:rStyle w:val="a8"/>
          <w:rFonts w:ascii="Tahoma" w:hAnsi="Tahoma" w:cs="Tahoma"/>
          <w:color w:val="000000"/>
        </w:rPr>
        <w:t>上下文</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6</w:t>
      </w:r>
      <w:r>
        <w:rPr>
          <w:rFonts w:ascii="Tahoma" w:hAnsi="Tahoma" w:cs="Tahoma"/>
          <w:color w:val="000000"/>
        </w:rPr>
        <w:t>、是指拥有多个</w:t>
      </w:r>
      <w:r>
        <w:rPr>
          <w:rStyle w:val="a8"/>
          <w:rFonts w:ascii="Tahoma" w:hAnsi="Tahoma" w:cs="Tahoma"/>
          <w:color w:val="000000"/>
        </w:rPr>
        <w:t>变量</w:t>
      </w:r>
      <w:r>
        <w:rPr>
          <w:rFonts w:ascii="Tahoma" w:hAnsi="Tahoma" w:cs="Tahoma"/>
          <w:color w:val="000000"/>
        </w:rPr>
        <w:t>和绑定了这些变量的环境的</w:t>
      </w:r>
      <w:r>
        <w:rPr>
          <w:rStyle w:val="a8"/>
          <w:rFonts w:ascii="Tahoma" w:hAnsi="Tahoma" w:cs="Tahoma"/>
          <w:color w:val="000000"/>
        </w:rPr>
        <w:t>表达式</w:t>
      </w:r>
      <w:r>
        <w:rPr>
          <w:rFonts w:ascii="Tahoma" w:hAnsi="Tahoma" w:cs="Tahoma"/>
          <w:color w:val="000000"/>
        </w:rPr>
        <w:t>(</w:t>
      </w:r>
      <w:r>
        <w:rPr>
          <w:rFonts w:ascii="Tahoma" w:hAnsi="Tahoma" w:cs="Tahoma"/>
          <w:color w:val="000000"/>
        </w:rPr>
        <w:t>通常是一个函数</w:t>
      </w:r>
      <w:r>
        <w:rPr>
          <w:rFonts w:ascii="Tahoma" w:hAnsi="Tahoma" w:cs="Tahoma"/>
          <w:color w:val="000000"/>
        </w:rPr>
        <w:t>)</w:t>
      </w:r>
      <w:r>
        <w:rPr>
          <w:rFonts w:ascii="Tahoma" w:hAnsi="Tahoma" w:cs="Tahoma"/>
          <w:color w:val="000000"/>
        </w:rPr>
        <w:t>，因而这些变量也是该表达式的一部分。</w:t>
      </w:r>
    </w:p>
    <w:p w:rsidR="003D4CF8" w:rsidRDefault="003D4CF8" w:rsidP="003D4CF8">
      <w:pPr>
        <w:pStyle w:val="a5"/>
        <w:spacing w:line="375" w:lineRule="atLeast"/>
        <w:rPr>
          <w:rFonts w:ascii="Tahoma" w:hAnsi="Tahoma" w:cs="Tahoma"/>
          <w:color w:val="000000"/>
        </w:rPr>
      </w:pPr>
      <w:r>
        <w:rPr>
          <w:rFonts w:ascii="Tahoma" w:hAnsi="Tahoma" w:cs="Tahoma"/>
          <w:color w:val="000000"/>
        </w:rPr>
        <w:t>   7</w:t>
      </w:r>
      <w:r>
        <w:rPr>
          <w:rFonts w:ascii="Tahoma" w:hAnsi="Tahoma" w:cs="Tahoma"/>
          <w:color w:val="000000"/>
        </w:rPr>
        <w:t>、闭包是可以包含</w:t>
      </w:r>
      <w:r>
        <w:rPr>
          <w:rStyle w:val="a8"/>
          <w:rFonts w:ascii="Tahoma" w:hAnsi="Tahoma" w:cs="Tahoma"/>
          <w:color w:val="000000"/>
        </w:rPr>
        <w:t>自由</w:t>
      </w:r>
      <w:r>
        <w:rPr>
          <w:rStyle w:val="a8"/>
          <w:rFonts w:ascii="Tahoma" w:hAnsi="Tahoma" w:cs="Tahoma"/>
          <w:color w:val="000000"/>
        </w:rPr>
        <w:t>(</w:t>
      </w:r>
      <w:r>
        <w:rPr>
          <w:rStyle w:val="a8"/>
          <w:rFonts w:ascii="Tahoma" w:hAnsi="Tahoma" w:cs="Tahoma"/>
          <w:color w:val="000000"/>
        </w:rPr>
        <w:t>未绑定</w:t>
      </w:r>
      <w:r>
        <w:rPr>
          <w:rStyle w:val="a8"/>
          <w:rFonts w:ascii="Tahoma" w:hAnsi="Tahoma" w:cs="Tahoma"/>
          <w:color w:val="000000"/>
        </w:rPr>
        <w:t>)</w:t>
      </w:r>
      <w:r>
        <w:rPr>
          <w:rStyle w:val="a8"/>
          <w:rFonts w:ascii="Tahoma" w:hAnsi="Tahoma" w:cs="Tahoma"/>
          <w:color w:val="000000"/>
        </w:rPr>
        <w:t>变量</w:t>
      </w:r>
      <w:r>
        <w:rPr>
          <w:rFonts w:ascii="Tahoma" w:hAnsi="Tahoma" w:cs="Tahoma"/>
          <w:color w:val="000000"/>
        </w:rPr>
        <w:t>的</w:t>
      </w:r>
      <w:r>
        <w:rPr>
          <w:rStyle w:val="a8"/>
          <w:rFonts w:ascii="Tahoma" w:hAnsi="Tahoma" w:cs="Tahoma"/>
          <w:color w:val="000000"/>
        </w:rPr>
        <w:t>代码块</w:t>
      </w:r>
      <w:r>
        <w:rPr>
          <w:rFonts w:ascii="Tahoma" w:hAnsi="Tahoma" w:cs="Tahoma"/>
          <w:color w:val="000000"/>
        </w:rPr>
        <w:t>；这些变量不是在这个代码块或者任何全局上下文中定义的，而是在定义代码块的环境中定义。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取第</w:t>
      </w:r>
      <w:r>
        <w:rPr>
          <w:rFonts w:ascii="Tahoma" w:hAnsi="Tahoma" w:cs="Tahoma"/>
          <w:color w:val="000000"/>
        </w:rPr>
        <w:t>4</w:t>
      </w:r>
      <w:r>
        <w:rPr>
          <w:rFonts w:ascii="Tahoma" w:hAnsi="Tahoma" w:cs="Tahoma"/>
          <w:color w:val="000000"/>
        </w:rPr>
        <w:t>和</w:t>
      </w:r>
      <w:r>
        <w:rPr>
          <w:rFonts w:ascii="Tahoma" w:hAnsi="Tahoma" w:cs="Tahoma"/>
          <w:color w:val="000000"/>
        </w:rPr>
        <w:t>5</w:t>
      </w:r>
      <w:r>
        <w:rPr>
          <w:rFonts w:ascii="Tahoma" w:hAnsi="Tahoma" w:cs="Tahoma"/>
          <w:color w:val="000000"/>
        </w:rPr>
        <w:t>的解释。</w:t>
      </w:r>
      <w:r w:rsidRPr="008418FC">
        <w:rPr>
          <w:rFonts w:ascii="Tahoma" w:hAnsi="Tahoma" w:cs="Tahoma"/>
          <w:color w:val="FF0000"/>
        </w:rPr>
        <w:t>闭包是一个整体，包含了绑定变量和自由变量，绑定变量在函数对象被调用时，以参数的形式传入。而内部的自由变量则会持久化，在多次调用时，该变量的值会累积上一次的结果</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下面这个例子就是用来说明这两个概念：</w:t>
      </w:r>
    </w:p>
    <w:tbl>
      <w:tblPr>
        <w:tblW w:w="9900" w:type="dxa"/>
        <w:tblCellSpacing w:w="0" w:type="dxa"/>
        <w:tblCellMar>
          <w:left w:w="0" w:type="dxa"/>
          <w:right w:w="0" w:type="dxa"/>
        </w:tblCellMar>
        <w:tblLook w:val="04A0"/>
      </w:tblPr>
      <w:tblGrid>
        <w:gridCol w:w="795"/>
        <w:gridCol w:w="9105"/>
      </w:tblGrid>
      <w:tr w:rsidR="003D4CF8" w:rsidTr="003D4CF8">
        <w:trPr>
          <w:tblCellSpacing w:w="0" w:type="dxa"/>
        </w:trPr>
        <w:tc>
          <w:tcPr>
            <w:tcW w:w="0" w:type="auto"/>
            <w:vAlign w:val="center"/>
            <w:hideMark/>
          </w:tcPr>
          <w:p w:rsidR="003D4CF8" w:rsidRPr="008418FC" w:rsidRDefault="003D4CF8" w:rsidP="003D4CF8">
            <w:pPr>
              <w:rPr>
                <w:rFonts w:ascii="宋体" w:hAnsi="宋体" w:cs="宋体"/>
                <w:color w:val="FF0000"/>
              </w:rPr>
            </w:pPr>
            <w:r w:rsidRPr="008418FC">
              <w:rPr>
                <w:color w:val="FF0000"/>
              </w:rPr>
              <w:t>1</w:t>
            </w:r>
          </w:p>
          <w:p w:rsidR="003D4CF8" w:rsidRPr="008418FC" w:rsidRDefault="003D4CF8" w:rsidP="003D4CF8">
            <w:pPr>
              <w:rPr>
                <w:color w:val="FF0000"/>
              </w:rPr>
            </w:pPr>
            <w:r w:rsidRPr="008418FC">
              <w:rPr>
                <w:color w:val="FF0000"/>
              </w:rPr>
              <w:t>2</w:t>
            </w:r>
          </w:p>
          <w:p w:rsidR="003D4CF8" w:rsidRPr="008418FC" w:rsidRDefault="003D4CF8" w:rsidP="003D4CF8">
            <w:pPr>
              <w:rPr>
                <w:color w:val="FF0000"/>
              </w:rPr>
            </w:pPr>
            <w:r w:rsidRPr="008418FC">
              <w:rPr>
                <w:color w:val="FF0000"/>
              </w:rPr>
              <w:t>3</w:t>
            </w:r>
          </w:p>
          <w:p w:rsidR="003D4CF8" w:rsidRPr="008418FC" w:rsidRDefault="003D4CF8" w:rsidP="003D4CF8">
            <w:pPr>
              <w:rPr>
                <w:color w:val="FF0000"/>
              </w:rPr>
            </w:pPr>
            <w:r w:rsidRPr="008418FC">
              <w:rPr>
                <w:color w:val="FF0000"/>
              </w:rPr>
              <w:t>4</w:t>
            </w:r>
          </w:p>
        </w:tc>
        <w:tc>
          <w:tcPr>
            <w:tcW w:w="9105" w:type="dxa"/>
            <w:vAlign w:val="center"/>
            <w:hideMark/>
          </w:tcPr>
          <w:p w:rsidR="003D4CF8" w:rsidRPr="008418FC" w:rsidRDefault="003D4CF8" w:rsidP="003D4CF8">
            <w:pPr>
              <w:rPr>
                <w:color w:val="FF0000"/>
              </w:rPr>
            </w:pPr>
            <w:r w:rsidRPr="008418FC">
              <w:rPr>
                <w:rStyle w:val="HTML"/>
                <w:color w:val="FF0000"/>
              </w:rPr>
              <w:t>def</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return</w:t>
            </w:r>
            <w:r w:rsidRPr="008418FC">
              <w:rPr>
                <w:rStyle w:val="apple-converted-space"/>
                <w:color w:val="FF0000"/>
              </w:rPr>
              <w:t> </w:t>
            </w:r>
            <w:r w:rsidRPr="008418FC">
              <w:rPr>
                <w:rStyle w:val="HTML"/>
                <w:color w:val="FF0000"/>
              </w:rPr>
              <w:t>[lambda</w:t>
            </w:r>
            <w:r w:rsidRPr="008418FC">
              <w:rPr>
                <w:rStyle w:val="apple-converted-space"/>
                <w:color w:val="FF0000"/>
              </w:rPr>
              <w:t> </w:t>
            </w:r>
            <w:r w:rsidRPr="008418FC">
              <w:rPr>
                <w:rStyle w:val="HTML"/>
                <w:color w:val="FF0000"/>
              </w:rPr>
              <w:t>x : i</w:t>
            </w:r>
            <w:r w:rsidRPr="008418FC">
              <w:rPr>
                <w:rStyle w:val="apple-converted-space"/>
                <w:color w:val="FF0000"/>
              </w:rPr>
              <w:t> </w:t>
            </w:r>
            <w:r w:rsidRPr="008418FC">
              <w:rPr>
                <w:rStyle w:val="HTML"/>
                <w:color w:val="FF0000"/>
              </w:rPr>
              <w:t>*</w:t>
            </w:r>
            <w:r w:rsidRPr="008418FC">
              <w:rPr>
                <w:rStyle w:val="apple-converted-space"/>
                <w:color w:val="FF0000"/>
              </w:rPr>
              <w:t> </w:t>
            </w:r>
            <w:r w:rsidRPr="008418FC">
              <w:rPr>
                <w:rStyle w:val="HTML"/>
                <w:color w:val="FF0000"/>
              </w:rPr>
              <w:t>x</w:t>
            </w:r>
            <w:r w:rsidRPr="008418FC">
              <w:rPr>
                <w:rStyle w:val="apple-converted-space"/>
                <w:color w:val="FF0000"/>
              </w:rPr>
              <w:t> </w:t>
            </w:r>
            <w:r w:rsidRPr="008418FC">
              <w:rPr>
                <w:rStyle w:val="HTML"/>
                <w:color w:val="FF0000"/>
              </w:rPr>
              <w:t>for</w:t>
            </w:r>
            <w:r w:rsidRPr="008418FC">
              <w:rPr>
                <w:rStyle w:val="apple-converted-space"/>
                <w:color w:val="FF0000"/>
              </w:rPr>
              <w:t> </w:t>
            </w:r>
            <w:r w:rsidRPr="008418FC">
              <w:rPr>
                <w:rStyle w:val="HTML"/>
                <w:color w:val="FF0000"/>
              </w:rPr>
              <w:t>i</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range(5)]</w:t>
            </w:r>
          </w:p>
          <w:p w:rsidR="003D4CF8" w:rsidRPr="008418FC" w:rsidRDefault="003D4CF8" w:rsidP="003D4CF8">
            <w:pPr>
              <w:rPr>
                <w:color w:val="FF0000"/>
              </w:rPr>
            </w:pPr>
            <w:r w:rsidRPr="008418FC">
              <w:rPr>
                <w:rStyle w:val="HTML"/>
                <w:color w:val="FF0000"/>
              </w:rPr>
              <w:t>for</w:t>
            </w:r>
            <w:r w:rsidRPr="008418FC">
              <w:rPr>
                <w:rStyle w:val="apple-converted-space"/>
                <w:color w:val="FF0000"/>
              </w:rPr>
              <w:t> </w:t>
            </w:r>
            <w:r w:rsidRPr="008418FC">
              <w:rPr>
                <w:rStyle w:val="HTML"/>
                <w:color w:val="FF0000"/>
              </w:rPr>
              <w:t>multiplier</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print</w:t>
            </w:r>
            <w:r w:rsidRPr="008418FC">
              <w:rPr>
                <w:rStyle w:val="apple-converted-space"/>
                <w:color w:val="FF0000"/>
              </w:rPr>
              <w:t> </w:t>
            </w:r>
            <w:r w:rsidRPr="008418FC">
              <w:rPr>
                <w:rStyle w:val="HTML"/>
                <w:color w:val="FF0000"/>
              </w:rPr>
              <w:t>multiplier(2)</w:t>
            </w:r>
          </w:p>
        </w:tc>
      </w:tr>
    </w:tbl>
    <w:p w:rsidR="003D4CF8" w:rsidRDefault="003D4CF8" w:rsidP="003D4CF8">
      <w:pPr>
        <w:pStyle w:val="a5"/>
        <w:spacing w:line="375" w:lineRule="atLeast"/>
        <w:rPr>
          <w:rFonts w:ascii="Tahoma" w:hAnsi="Tahoma" w:cs="Tahoma"/>
          <w:color w:val="000000"/>
        </w:rPr>
      </w:pPr>
      <w:r>
        <w:rPr>
          <w:rFonts w:ascii="Tahoma" w:hAnsi="Tahoma" w:cs="Tahoma"/>
          <w:color w:val="000000"/>
        </w:rPr>
        <w:lastRenderedPageBreak/>
        <w:t>   </w:t>
      </w:r>
      <w:r>
        <w:rPr>
          <w:rFonts w:ascii="Tahoma" w:hAnsi="Tahoma" w:cs="Tahoma"/>
          <w:color w:val="000000"/>
        </w:rPr>
        <w:t>这里定义了一个</w:t>
      </w:r>
      <w:r>
        <w:rPr>
          <w:rFonts w:ascii="Tahoma" w:hAnsi="Tahoma" w:cs="Tahoma"/>
          <w:color w:val="000000"/>
        </w:rPr>
        <w:t>lambda</w:t>
      </w:r>
      <w:r>
        <w:rPr>
          <w:rFonts w:ascii="Tahoma" w:hAnsi="Tahoma" w:cs="Tahoma"/>
          <w:color w:val="000000"/>
        </w:rPr>
        <w:t>表达式，</w:t>
      </w:r>
      <w:r>
        <w:rPr>
          <w:rFonts w:ascii="Tahoma" w:hAnsi="Tahoma" w:cs="Tahoma"/>
          <w:color w:val="000000"/>
        </w:rPr>
        <w:t>create_multipliers()</w:t>
      </w:r>
      <w:r>
        <w:rPr>
          <w:rFonts w:ascii="Tahoma" w:hAnsi="Tahoma" w:cs="Tahoma"/>
          <w:color w:val="000000"/>
        </w:rPr>
        <w:t>返回的是一个函数对象序列。表面上看，函数中的每一个对象中的</w:t>
      </w:r>
      <w:r>
        <w:rPr>
          <w:rFonts w:ascii="Tahoma" w:hAnsi="Tahoma" w:cs="Tahoma"/>
          <w:color w:val="000000"/>
        </w:rPr>
        <w:t>i</w:t>
      </w:r>
      <w:r>
        <w:rPr>
          <w:rFonts w:ascii="Tahoma" w:hAnsi="Tahoma" w:cs="Tahoma"/>
          <w:color w:val="000000"/>
        </w:rPr>
        <w:t>值是不一样的，但是当实际输入</w:t>
      </w:r>
      <w:r>
        <w:rPr>
          <w:rFonts w:ascii="Tahoma" w:hAnsi="Tahoma" w:cs="Tahoma"/>
          <w:color w:val="000000"/>
        </w:rPr>
        <w:t>x</w:t>
      </w:r>
      <w:r>
        <w:rPr>
          <w:rFonts w:ascii="Tahoma" w:hAnsi="Tahoma" w:cs="Tahoma"/>
          <w:color w:val="000000"/>
        </w:rPr>
        <w:t>的值进行函数调用时，</w:t>
      </w:r>
      <w:r>
        <w:rPr>
          <w:rFonts w:ascii="Tahoma" w:hAnsi="Tahoma" w:cs="Tahoma"/>
          <w:color w:val="000000"/>
        </w:rPr>
        <w:t>i</w:t>
      </w:r>
      <w:r>
        <w:rPr>
          <w:rFonts w:ascii="Tahoma" w:hAnsi="Tahoma" w:cs="Tahoma"/>
          <w:color w:val="000000"/>
        </w:rPr>
        <w:t>的值都是一样的，都是最后一次</w:t>
      </w:r>
      <w:r>
        <w:rPr>
          <w:rFonts w:ascii="Tahoma" w:hAnsi="Tahoma" w:cs="Tahoma"/>
          <w:color w:val="000000"/>
        </w:rPr>
        <w:t>i</w:t>
      </w:r>
      <w:r>
        <w:rPr>
          <w:rFonts w:ascii="Tahoma" w:hAnsi="Tahoma" w:cs="Tahoma"/>
          <w:color w:val="000000"/>
        </w:rPr>
        <w:t>的值。因为延迟绑定的特性，即直到函数调用时，函数内部的执行内容才被确定，而此时</w:t>
      </w:r>
      <w:r>
        <w:rPr>
          <w:rFonts w:ascii="Tahoma" w:hAnsi="Tahoma" w:cs="Tahoma"/>
          <w:color w:val="000000"/>
        </w:rPr>
        <w:t>i</w:t>
      </w:r>
      <w:r>
        <w:rPr>
          <w:rFonts w:ascii="Tahoma" w:hAnsi="Tahoma" w:cs="Tahoma"/>
          <w:color w:val="000000"/>
        </w:rPr>
        <w:t>值在产生序列时，最终被赋值为</w:t>
      </w:r>
      <w:r>
        <w:rPr>
          <w:rFonts w:ascii="Tahoma" w:hAnsi="Tahoma" w:cs="Tahoma"/>
          <w:color w:val="000000"/>
        </w:rPr>
        <w:t>4</w:t>
      </w:r>
      <w:r>
        <w:rPr>
          <w:rFonts w:ascii="Tahoma" w:hAnsi="Tahoma" w:cs="Tahoma"/>
          <w:color w:val="000000"/>
        </w:rPr>
        <w:t>了，因此每一个函数调用中的上下文的</w:t>
      </w:r>
      <w:r>
        <w:rPr>
          <w:rFonts w:ascii="Tahoma" w:hAnsi="Tahoma" w:cs="Tahoma"/>
          <w:color w:val="000000"/>
        </w:rPr>
        <w:t>i</w:t>
      </w:r>
      <w:r>
        <w:rPr>
          <w:rFonts w:ascii="Tahoma" w:hAnsi="Tahoma" w:cs="Tahoma"/>
          <w:color w:val="000000"/>
        </w:rPr>
        <w:t>都是</w:t>
      </w:r>
      <w:r>
        <w:rPr>
          <w:rFonts w:ascii="Tahoma" w:hAnsi="Tahoma" w:cs="Tahoma"/>
          <w:color w:val="000000"/>
        </w:rPr>
        <w:t>4</w:t>
      </w:r>
      <w:r>
        <w:rPr>
          <w:rFonts w:ascii="Tahoma" w:hAnsi="Tahoma" w:cs="Tahoma"/>
          <w:color w:val="000000"/>
        </w:rPr>
        <w:t>，而不是预期的递增变化的。闭包和延迟绑定一起导致了这里的输出结果不是预期的</w:t>
      </w:r>
      <w:r>
        <w:rPr>
          <w:rFonts w:ascii="Tahoma" w:hAnsi="Tahoma" w:cs="Tahoma"/>
          <w:color w:val="000000"/>
        </w:rPr>
        <w:t>0</w:t>
      </w:r>
      <w:r>
        <w:rPr>
          <w:rFonts w:ascii="Tahoma" w:hAnsi="Tahoma" w:cs="Tahoma"/>
          <w:color w:val="000000"/>
        </w:rPr>
        <w:t>、</w:t>
      </w:r>
      <w:r>
        <w:rPr>
          <w:rFonts w:ascii="Tahoma" w:hAnsi="Tahoma" w:cs="Tahoma"/>
          <w:color w:val="000000"/>
        </w:rPr>
        <w:t>2</w:t>
      </w:r>
      <w:r>
        <w:rPr>
          <w:rFonts w:ascii="Tahoma" w:hAnsi="Tahoma" w:cs="Tahoma"/>
          <w:color w:val="000000"/>
        </w:rPr>
        <w:t>、</w:t>
      </w:r>
      <w:r>
        <w:rPr>
          <w:rFonts w:ascii="Tahoma" w:hAnsi="Tahoma" w:cs="Tahoma"/>
          <w:color w:val="000000"/>
        </w:rPr>
        <w:t>4</w:t>
      </w:r>
      <w:r>
        <w:rPr>
          <w:rFonts w:ascii="Tahoma" w:hAnsi="Tahoma" w:cs="Tahoma"/>
          <w:color w:val="000000"/>
        </w:rPr>
        <w:t>、</w:t>
      </w:r>
      <w:r>
        <w:rPr>
          <w:rFonts w:ascii="Tahoma" w:hAnsi="Tahoma" w:cs="Tahoma"/>
          <w:color w:val="000000"/>
        </w:rPr>
        <w:t>6</w:t>
      </w:r>
      <w:r>
        <w:rPr>
          <w:rFonts w:ascii="Tahoma" w:hAnsi="Tahoma" w:cs="Tahoma"/>
          <w:color w:val="000000"/>
        </w:rPr>
        <w:t>、</w:t>
      </w:r>
      <w:r>
        <w:rPr>
          <w:rFonts w:ascii="Tahoma" w:hAnsi="Tahoma" w:cs="Tahoma"/>
          <w:color w:val="000000"/>
        </w:rPr>
        <w:t>8</w:t>
      </w:r>
      <w:r>
        <w:rPr>
          <w:rFonts w:ascii="Tahoma" w:hAnsi="Tahoma" w:cs="Tahoma"/>
          <w:color w:val="000000"/>
        </w:rPr>
        <w:t>序列。</w:t>
      </w:r>
    </w:p>
    <w:p w:rsidR="00E72AF1" w:rsidRPr="00E72AF1" w:rsidRDefault="00E72AF1" w:rsidP="008A4E0A">
      <w:r>
        <w:t>比较直观的解释</w:t>
      </w:r>
      <w:r>
        <w:rPr>
          <w:rFonts w:hint="eastAsia"/>
        </w:rPr>
        <w:t>：</w:t>
      </w:r>
      <w:hyperlink r:id="rId42" w:history="1">
        <w:r w:rsidRPr="00FF1BBA">
          <w:rPr>
            <w:rStyle w:val="a6"/>
          </w:rPr>
          <w:t>https://www.zhihu.com/question/29483144</w:t>
        </w:r>
      </w:hyperlink>
      <w:r>
        <w:rPr>
          <w:rFonts w:hint="eastAsia"/>
        </w:rPr>
        <w:t xml:space="preserve"> </w:t>
      </w:r>
    </w:p>
    <w:p w:rsidR="00BC3C22" w:rsidRDefault="00BC3C22" w:rsidP="00E83F69">
      <w:pPr>
        <w:pStyle w:val="2"/>
        <w:rPr>
          <w:sz w:val="24"/>
        </w:rPr>
      </w:pPr>
      <w:bookmarkStart w:id="94" w:name="_Toc454522328"/>
      <w:r w:rsidRPr="00BC3C22">
        <w:rPr>
          <w:sz w:val="24"/>
        </w:rPr>
        <w:t>第</w:t>
      </w:r>
      <w:r w:rsidRPr="00BC3C22">
        <w:rPr>
          <w:rFonts w:hint="eastAsia"/>
          <w:sz w:val="24"/>
        </w:rPr>
        <w:t>26</w:t>
      </w:r>
      <w:r w:rsidRPr="00BC3C22">
        <w:rPr>
          <w:rFonts w:hint="eastAsia"/>
          <w:sz w:val="24"/>
        </w:rPr>
        <w:t>课</w:t>
      </w:r>
      <w:r w:rsidRPr="00BC3C22">
        <w:rPr>
          <w:rFonts w:hint="eastAsia"/>
          <w:sz w:val="24"/>
        </w:rPr>
        <w:t xml:space="preserve"> </w:t>
      </w:r>
      <w:r w:rsidRPr="00BC3C22">
        <w:rPr>
          <w:rFonts w:hint="eastAsia"/>
          <w:sz w:val="24"/>
        </w:rPr>
        <w:t>匿名函数</w:t>
      </w:r>
      <w:bookmarkEnd w:id="94"/>
    </w:p>
    <w:p w:rsidR="00BC3C22" w:rsidRPr="00BC3C22" w:rsidRDefault="00BC3C22" w:rsidP="00BC3C22">
      <w:pPr>
        <w:pStyle w:val="a5"/>
        <w:shd w:val="clear" w:color="auto" w:fill="FFFFFF"/>
        <w:spacing w:before="0"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当我们在传入函数时，有些时候，不需要显式地定义函数，直接传入匿名函数更方便。</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5D0CFB">
        <w:rPr>
          <w:rFonts w:ascii="Helvetica" w:hAnsi="Helvetica" w:cs="Helvetica"/>
          <w:color w:val="FF0000"/>
        </w:rPr>
        <w:t>在</w:t>
      </w:r>
      <w:r w:rsidRPr="005D0CFB">
        <w:rPr>
          <w:rFonts w:ascii="Helvetica" w:hAnsi="Helvetica" w:cs="Helvetica"/>
          <w:color w:val="FF0000"/>
        </w:rPr>
        <w:t>Python</w:t>
      </w:r>
      <w:r w:rsidRPr="005D0CFB">
        <w:rPr>
          <w:rFonts w:ascii="Helvetica" w:hAnsi="Helvetica" w:cs="Helvetica"/>
          <w:color w:val="FF0000"/>
        </w:rPr>
        <w:t>中，对匿名函数提供了有限支持</w:t>
      </w:r>
      <w:r w:rsidRPr="00BC3C22">
        <w:rPr>
          <w:rFonts w:ascii="Helvetica" w:hAnsi="Helvetica" w:cs="Helvetica"/>
          <w:color w:val="000000" w:themeColor="text1"/>
        </w:rPr>
        <w:t>。还是以</w:t>
      </w:r>
      <w:r w:rsidRPr="00BC3C22">
        <w:rPr>
          <w:rStyle w:val="HTML"/>
          <w:rFonts w:ascii="Consolas" w:hAnsi="Consolas" w:cs="Consolas"/>
          <w:color w:val="000000" w:themeColor="text1"/>
          <w:bdr w:val="single" w:sz="6" w:space="0" w:color="DDDDDD" w:frame="1"/>
          <w:shd w:val="clear" w:color="auto" w:fill="FAFAFA"/>
        </w:rPr>
        <w:t>map()</w:t>
      </w:r>
      <w:r w:rsidRPr="00BC3C22">
        <w:rPr>
          <w:rFonts w:ascii="Helvetica" w:hAnsi="Helvetica" w:cs="Helvetica"/>
          <w:color w:val="000000" w:themeColor="text1"/>
        </w:rPr>
        <w:t>函数为例，计算</w:t>
      </w:r>
      <w:r w:rsidRPr="00BC3C22">
        <w:rPr>
          <w:rFonts w:ascii="Helvetica" w:hAnsi="Helvetica" w:cs="Helvetica"/>
          <w:color w:val="000000" w:themeColor="text1"/>
        </w:rPr>
        <w:t>f(x)=x</w:t>
      </w:r>
      <w:r w:rsidRPr="00BC3C22">
        <w:rPr>
          <w:rFonts w:ascii="Helvetica" w:hAnsi="Helvetica" w:cs="Helvetica"/>
          <w:color w:val="000000" w:themeColor="text1"/>
          <w:vertAlign w:val="superscript"/>
        </w:rPr>
        <w:t>2</w:t>
      </w:r>
      <w:r w:rsidRPr="00BC3C22">
        <w:rPr>
          <w:rFonts w:ascii="Helvetica" w:hAnsi="Helvetica" w:cs="Helvetica"/>
          <w:color w:val="000000" w:themeColor="text1"/>
        </w:rPr>
        <w:t>时，除了定义一个</w:t>
      </w:r>
      <w:r w:rsidRPr="00BC3C22">
        <w:rPr>
          <w:rStyle w:val="HTML"/>
          <w:rFonts w:ascii="Consolas" w:hAnsi="Consolas" w:cs="Consolas"/>
          <w:color w:val="000000" w:themeColor="text1"/>
          <w:bdr w:val="single" w:sz="6" w:space="0" w:color="DDDDDD" w:frame="1"/>
          <w:shd w:val="clear" w:color="auto" w:fill="FAFAFA"/>
        </w:rPr>
        <w:t>f(x)</w:t>
      </w:r>
      <w:r w:rsidRPr="00BC3C22">
        <w:rPr>
          <w:rFonts w:ascii="Helvetica" w:hAnsi="Helvetica" w:cs="Helvetica"/>
          <w:color w:val="000000" w:themeColor="text1"/>
        </w:rPr>
        <w:t>的函数外，还可以直接传入匿名函数：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&gt;&gt;&gt; </w:t>
      </w:r>
      <w:r w:rsidRPr="00BC3C22">
        <w:rPr>
          <w:rStyle w:val="tag"/>
          <w:color w:val="000000" w:themeColor="text1"/>
        </w:rPr>
        <w:t>list</w:t>
      </w:r>
      <w:r w:rsidRPr="00BC3C22">
        <w:rPr>
          <w:rStyle w:val="HTML"/>
          <w:color w:val="000000" w:themeColor="text1"/>
        </w:rPr>
        <w:t>(</w:t>
      </w:r>
      <w:r w:rsidRPr="00BC3C22">
        <w:rPr>
          <w:rStyle w:val="tag"/>
          <w:color w:val="000000" w:themeColor="text1"/>
        </w:rPr>
        <w:t>map</w:t>
      </w:r>
      <w:r w:rsidRPr="00BC3C22">
        <w:rPr>
          <w:rStyle w:val="HTML"/>
          <w:color w:val="000000" w:themeColor="text1"/>
        </w:rPr>
        <w:t>(</w:t>
      </w:r>
      <w:r w:rsidRPr="00BC3C22">
        <w:rPr>
          <w:rStyle w:val="tag"/>
          <w:color w:val="000000" w:themeColor="text1"/>
        </w:rPr>
        <w:t>lambda</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 </w:t>
      </w:r>
      <w:r w:rsidRPr="00BC3C22">
        <w:rPr>
          <w:rStyle w:val="tag"/>
          <w:color w:val="000000" w:themeColor="text1"/>
        </w:rPr>
        <w:t>x</w:t>
      </w:r>
      <w:r w:rsidRPr="00BC3C22">
        <w:rPr>
          <w:rStyle w:val="HTML"/>
          <w:color w:val="000000" w:themeColor="text1"/>
        </w:rPr>
        <w:t xml:space="preserve">, </w:t>
      </w:r>
      <w:r w:rsidRPr="00BC3C22">
        <w:rPr>
          <w:rStyle w:val="attrselector"/>
          <w:color w:val="000000" w:themeColor="text1"/>
        </w:rPr>
        <w:t>[1, 2, 3, 4, 5, 6, 7, 8, 9]</w:t>
      </w:r>
      <w:r w:rsidRPr="00BC3C22">
        <w:rPr>
          <w:rStyle w:val="HTML"/>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attrselector"/>
          <w:color w:val="000000" w:themeColor="text1"/>
        </w:rPr>
        <w:t>[1, 4, 9, 16, 25, 36, 49, 64, 81]</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通过对比可以看出，匿名函数</w:t>
      </w:r>
      <w:r w:rsidRPr="00BC3C22">
        <w:rPr>
          <w:rStyle w:val="HTML"/>
          <w:rFonts w:ascii="Consolas" w:hAnsi="Consolas" w:cs="Consolas"/>
          <w:color w:val="000000" w:themeColor="text1"/>
          <w:bdr w:val="single" w:sz="6" w:space="0" w:color="DDDDDD" w:frame="1"/>
          <w:shd w:val="clear" w:color="auto" w:fill="FAFAFA"/>
        </w:rPr>
        <w:t>lambda x: x * x</w:t>
      </w:r>
      <w:r w:rsidRPr="00BC3C22">
        <w:rPr>
          <w:rFonts w:ascii="Helvetica" w:hAnsi="Helvetica" w:cs="Helvetica"/>
          <w:color w:val="000000" w:themeColor="text1"/>
        </w:rPr>
        <w:t>实际上就是：</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t>def</w:t>
      </w:r>
      <w:r w:rsidRPr="00BC3C22">
        <w:rPr>
          <w:rStyle w:val="function"/>
          <w:color w:val="000000" w:themeColor="text1"/>
        </w:rPr>
        <w:t xml:space="preserve"> </w:t>
      </w:r>
      <w:r w:rsidRPr="00BC3C22">
        <w:rPr>
          <w:rStyle w:val="21"/>
          <w:b/>
          <w:bCs/>
          <w:color w:val="000000" w:themeColor="text1"/>
        </w:rPr>
        <w:t>f</w:t>
      </w:r>
      <w:r w:rsidRPr="00BC3C22">
        <w:rPr>
          <w:rStyle w:val="params"/>
          <w:color w:val="000000" w:themeColor="text1"/>
        </w:rPr>
        <w:t>(x)</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x * x</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关键字</w:t>
      </w:r>
      <w:r w:rsidRPr="00BC3C22">
        <w:rPr>
          <w:rStyle w:val="HTML"/>
          <w:rFonts w:ascii="Consolas" w:hAnsi="Consolas" w:cs="Consolas"/>
          <w:color w:val="000000" w:themeColor="text1"/>
          <w:bdr w:val="single" w:sz="6" w:space="0" w:color="DDDDDD" w:frame="1"/>
          <w:shd w:val="clear" w:color="auto" w:fill="FAFAFA"/>
        </w:rPr>
        <w:t>lambda</w:t>
      </w:r>
      <w:r w:rsidRPr="00BC3C22">
        <w:rPr>
          <w:rFonts w:ascii="Helvetica" w:hAnsi="Helvetica" w:cs="Helvetica"/>
          <w:color w:val="000000" w:themeColor="text1"/>
        </w:rPr>
        <w:t>表示匿名函数，冒号前面的</w:t>
      </w:r>
      <w:r w:rsidRPr="00BC3C22">
        <w:rPr>
          <w:rStyle w:val="HTML"/>
          <w:rFonts w:ascii="Consolas" w:hAnsi="Consolas" w:cs="Consolas"/>
          <w:color w:val="000000" w:themeColor="text1"/>
          <w:bdr w:val="single" w:sz="6" w:space="0" w:color="DDDDDD" w:frame="1"/>
          <w:shd w:val="clear" w:color="auto" w:fill="FAFAFA"/>
        </w:rPr>
        <w:t>x</w:t>
      </w:r>
      <w:r w:rsidRPr="00BC3C22">
        <w:rPr>
          <w:rFonts w:ascii="Helvetica" w:hAnsi="Helvetica" w:cs="Helvetica"/>
          <w:color w:val="000000" w:themeColor="text1"/>
        </w:rPr>
        <w:t>表示函数参数</w:t>
      </w:r>
      <w:r w:rsidR="005D0CFB">
        <w:rPr>
          <w:rFonts w:ascii="Helvetica" w:hAnsi="Helvetica" w:cs="Helvetica" w:hint="eastAsia"/>
          <w:color w:val="000000" w:themeColor="text1"/>
        </w:rPr>
        <w:t>，</w:t>
      </w:r>
      <w:r w:rsidR="005D0CFB">
        <w:rPr>
          <w:rFonts w:ascii="Helvetica" w:hAnsi="Helvetica" w:cs="Helvetica"/>
          <w:color w:val="000000" w:themeColor="text1"/>
        </w:rPr>
        <w:t>可以无参数</w:t>
      </w:r>
      <w:r w:rsidRPr="00BC3C22">
        <w:rPr>
          <w:rFonts w:ascii="Helvetica" w:hAnsi="Helvetica" w:cs="Helvetica"/>
          <w:color w:val="000000" w:themeColor="text1"/>
        </w:rPr>
        <w:t>。</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15142">
        <w:rPr>
          <w:rFonts w:ascii="Helvetica" w:hAnsi="Helvetica" w:cs="Helvetica"/>
          <w:color w:val="70AD47" w:themeColor="accent6"/>
        </w:rPr>
        <w:t>匿名函数有个限制，就是只能有一个表达式，不用写</w:t>
      </w:r>
      <w:r w:rsidRPr="00B15142">
        <w:rPr>
          <w:rStyle w:val="HTML"/>
          <w:rFonts w:ascii="Consolas" w:hAnsi="Consolas" w:cs="Consolas"/>
          <w:color w:val="70AD47" w:themeColor="accent6"/>
          <w:bdr w:val="single" w:sz="6" w:space="0" w:color="DDDDDD" w:frame="1"/>
          <w:shd w:val="clear" w:color="auto" w:fill="FAFAFA"/>
        </w:rPr>
        <w:t>return</w:t>
      </w:r>
      <w:r w:rsidRPr="00B15142">
        <w:rPr>
          <w:rFonts w:ascii="Helvetica" w:hAnsi="Helvetica" w:cs="Helvetica"/>
          <w:color w:val="70AD47" w:themeColor="accent6"/>
        </w:rPr>
        <w:t>，返回值就是该表达式的结果。</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C3C22">
        <w:rPr>
          <w:rFonts w:ascii="Helvetica" w:hAnsi="Helvetica" w:cs="Helvetica"/>
          <w:color w:val="000000" w:themeColor="text1"/>
        </w:rPr>
        <w:t>用匿名函数有个好处，因为函数没有名字，不必担心函数名冲突。此外，</w:t>
      </w:r>
      <w:r w:rsidRPr="00B15142">
        <w:rPr>
          <w:rFonts w:ascii="Helvetica" w:hAnsi="Helvetica" w:cs="Helvetica"/>
          <w:color w:val="70AD47" w:themeColor="accent6"/>
        </w:rPr>
        <w:t>匿名函数也是一个函数对象，也可以把匿名函数赋值给一个变量，再利用变量来调用该函数：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 = lambda x: x * x</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HTML"/>
          <w:color w:val="000000" w:themeColor="text1"/>
        </w:rPr>
        <w:t>&lt;</w:t>
      </w:r>
      <w:r w:rsidRPr="00BC3C22">
        <w:rPr>
          <w:rStyle w:val="keyword"/>
          <w:b/>
          <w:bCs/>
          <w:color w:val="000000" w:themeColor="text1"/>
        </w:rPr>
        <w:t>function</w:t>
      </w:r>
      <w:r w:rsidRPr="00BC3C22">
        <w:rPr>
          <w:rStyle w:val="function"/>
          <w:color w:val="000000" w:themeColor="text1"/>
        </w:rPr>
        <w:t xml:space="preserve"> &lt;</w:t>
      </w:r>
      <w:r w:rsidRPr="00BC3C22">
        <w:rPr>
          <w:rStyle w:val="21"/>
          <w:color w:val="000000" w:themeColor="text1"/>
        </w:rPr>
        <w:t>lambda</w:t>
      </w:r>
      <w:r w:rsidRPr="00BC3C22">
        <w:rPr>
          <w:rStyle w:val="function"/>
          <w:color w:val="000000" w:themeColor="text1"/>
        </w:rPr>
        <w:t xml:space="preserve">&gt; </w:t>
      </w:r>
      <w:r w:rsidRPr="00BC3C22">
        <w:rPr>
          <w:rStyle w:val="21"/>
          <w:color w:val="000000" w:themeColor="text1"/>
        </w:rPr>
        <w:t>at</w:t>
      </w:r>
      <w:r w:rsidRPr="00BC3C22">
        <w:rPr>
          <w:rStyle w:val="function"/>
          <w:color w:val="000000" w:themeColor="text1"/>
        </w:rPr>
        <w:t xml:space="preserve"> 0</w:t>
      </w:r>
      <w:r w:rsidRPr="00BC3C22">
        <w:rPr>
          <w:rStyle w:val="21"/>
          <w:color w:val="000000" w:themeColor="text1"/>
        </w:rPr>
        <w:t>x101c6ef28</w:t>
      </w:r>
      <w:r w:rsidRPr="00BC3C22">
        <w:rPr>
          <w:rStyle w:val="function"/>
          <w:color w:val="000000" w:themeColor="text1"/>
        </w:rPr>
        <w:t>&gt;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lastRenderedPageBreak/>
        <w:t xml:space="preserve">&gt;&gt;&gt; </w:t>
      </w:r>
      <w:r w:rsidRPr="00BC3C22">
        <w:rPr>
          <w:rStyle w:val="21"/>
          <w:color w:val="000000" w:themeColor="text1"/>
        </w:rPr>
        <w:t>f</w:t>
      </w:r>
      <w:r w:rsidRPr="00BC3C22">
        <w:rPr>
          <w:rStyle w:val="params"/>
          <w:color w:val="000000" w:themeColor="text1"/>
        </w:rPr>
        <w:t>(5)</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t>25</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同样，</w:t>
      </w:r>
      <w:r w:rsidRPr="00883F74">
        <w:rPr>
          <w:rFonts w:ascii="Helvetica" w:hAnsi="Helvetica" w:cs="Helvetica"/>
          <w:color w:val="70AD47" w:themeColor="accent6"/>
        </w:rPr>
        <w:t>也可以把匿名函数作为返回值返回</w:t>
      </w:r>
      <w:r w:rsidRPr="00BC3C22">
        <w:rPr>
          <w:rFonts w:ascii="Helvetica" w:hAnsi="Helvetica" w:cs="Helvetica"/>
          <w:color w:val="000000" w:themeColor="text1"/>
        </w:rPr>
        <w:t>，比如：</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t>def</w:t>
      </w:r>
      <w:r w:rsidRPr="00BC3C22">
        <w:rPr>
          <w:rStyle w:val="function"/>
          <w:color w:val="000000" w:themeColor="text1"/>
        </w:rPr>
        <w:t xml:space="preserve"> </w:t>
      </w:r>
      <w:r w:rsidRPr="00BC3C22">
        <w:rPr>
          <w:rStyle w:val="21"/>
          <w:b/>
          <w:bCs/>
          <w:color w:val="000000" w:themeColor="text1"/>
        </w:rPr>
        <w:t>build</w:t>
      </w:r>
      <w:r w:rsidRPr="00BC3C22">
        <w:rPr>
          <w:rStyle w:val="params"/>
          <w:color w:val="000000" w:themeColor="text1"/>
        </w:rPr>
        <w:t>(x, y)</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w:t>
      </w:r>
      <w:r w:rsidRPr="00BC3C22">
        <w:rPr>
          <w:rStyle w:val="keyword"/>
          <w:b/>
          <w:bCs/>
          <w:color w:val="000000" w:themeColor="text1"/>
        </w:rPr>
        <w:t>lambda</w:t>
      </w:r>
      <w:r w:rsidRPr="00BC3C22">
        <w:rPr>
          <w:rStyle w:val="HTML"/>
          <w:color w:val="000000" w:themeColor="text1"/>
        </w:rPr>
        <w:t>: x * x + y * y</w:t>
      </w:r>
    </w:p>
    <w:p w:rsidR="00BC3C22" w:rsidRPr="00BC3C22" w:rsidRDefault="00BC3C22"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5" w:name="_Toc454522329"/>
      <w:r w:rsidRPr="00BC3C22">
        <w:rPr>
          <w:rFonts w:ascii="Helvetica" w:hAnsi="Helvetica" w:cs="Helvetica"/>
          <w:b w:val="0"/>
          <w:bCs w:val="0"/>
          <w:color w:val="000000" w:themeColor="text1"/>
          <w:sz w:val="24"/>
          <w:szCs w:val="24"/>
        </w:rPr>
        <w:t>小结</w:t>
      </w:r>
      <w:bookmarkEnd w:id="95"/>
    </w:p>
    <w:p w:rsidR="00BC3C22" w:rsidRPr="00BC3C22" w:rsidRDefault="00BC3C22" w:rsidP="00E83F69">
      <w:pPr>
        <w:pStyle w:val="a5"/>
        <w:shd w:val="clear" w:color="auto" w:fill="FFFFFF"/>
        <w:spacing w:before="225" w:beforeAutospacing="0" w:after="225" w:afterAutospacing="0" w:line="300" w:lineRule="atLeast"/>
        <w:outlineLvl w:val="0"/>
        <w:rPr>
          <w:rFonts w:ascii="Helvetica" w:hAnsi="Helvetica" w:cs="Helvetica"/>
          <w:color w:val="000000" w:themeColor="text1"/>
        </w:rPr>
      </w:pPr>
      <w:r w:rsidRPr="00BC3C22">
        <w:rPr>
          <w:rFonts w:ascii="Helvetica" w:hAnsi="Helvetica" w:cs="Helvetica"/>
          <w:color w:val="000000" w:themeColor="text1"/>
        </w:rPr>
        <w:t>Python</w:t>
      </w:r>
      <w:r w:rsidRPr="00BC3C22">
        <w:rPr>
          <w:rFonts w:ascii="Helvetica" w:hAnsi="Helvetica" w:cs="Helvetica"/>
          <w:color w:val="000000" w:themeColor="text1"/>
        </w:rPr>
        <w:t>对匿名函数的支持有限，只有一些简单的情况下可以使用匿名函数。</w:t>
      </w:r>
    </w:p>
    <w:p w:rsidR="00BC3C22" w:rsidRPr="00BC3C22" w:rsidRDefault="00BC3C22" w:rsidP="00BC3C22">
      <w:pPr>
        <w:rPr>
          <w:color w:val="000000" w:themeColor="text1"/>
          <w:szCs w:val="24"/>
        </w:rPr>
      </w:pPr>
    </w:p>
    <w:p w:rsidR="00BC3C22" w:rsidRPr="00BC3C22" w:rsidRDefault="00BC3C22" w:rsidP="00BC3C22">
      <w:pPr>
        <w:tabs>
          <w:tab w:val="left" w:pos="1916"/>
        </w:tabs>
        <w:rPr>
          <w:color w:val="000000" w:themeColor="text1"/>
          <w:szCs w:val="24"/>
        </w:rPr>
      </w:pPr>
      <w:r w:rsidRPr="00BC3C22">
        <w:rPr>
          <w:color w:val="000000" w:themeColor="text1"/>
          <w:szCs w:val="24"/>
        </w:rPr>
        <w:tab/>
      </w:r>
    </w:p>
    <w:p w:rsidR="00BC3C22" w:rsidRDefault="00BC3C22"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E83F69">
      <w:pPr>
        <w:pStyle w:val="2"/>
        <w:rPr>
          <w:sz w:val="24"/>
        </w:rPr>
      </w:pPr>
      <w:bookmarkStart w:id="96" w:name="_Toc454522330"/>
      <w:r w:rsidRPr="00883F74">
        <w:rPr>
          <w:sz w:val="24"/>
        </w:rPr>
        <w:t>第</w:t>
      </w:r>
      <w:r w:rsidRPr="00883F74">
        <w:rPr>
          <w:rFonts w:hint="eastAsia"/>
          <w:sz w:val="24"/>
        </w:rPr>
        <w:t>27</w:t>
      </w:r>
      <w:r w:rsidRPr="00883F74">
        <w:rPr>
          <w:rFonts w:hint="eastAsia"/>
          <w:sz w:val="24"/>
        </w:rPr>
        <w:t>课</w:t>
      </w:r>
      <w:r w:rsidRPr="00883F74">
        <w:rPr>
          <w:rFonts w:hint="eastAsia"/>
          <w:sz w:val="24"/>
        </w:rPr>
        <w:t xml:space="preserve">  </w:t>
      </w:r>
      <w:r w:rsidRPr="00883F74">
        <w:rPr>
          <w:rFonts w:hint="eastAsia"/>
          <w:sz w:val="24"/>
        </w:rPr>
        <w:t>装饰器</w:t>
      </w:r>
      <w:bookmarkEnd w:id="96"/>
    </w:p>
    <w:p w:rsidR="00883F74" w:rsidRPr="00C448A5" w:rsidRDefault="00883F74" w:rsidP="00883F74">
      <w:pPr>
        <w:pStyle w:val="a5"/>
        <w:shd w:val="clear" w:color="auto" w:fill="FFFFFF"/>
        <w:spacing w:before="0" w:beforeAutospacing="0" w:after="225" w:afterAutospacing="0" w:line="300" w:lineRule="atLeast"/>
        <w:rPr>
          <w:rFonts w:ascii="Helvetica" w:hAnsi="Helvetica" w:cs="Helvetica"/>
          <w:color w:val="70AD47" w:themeColor="accent6"/>
        </w:rPr>
      </w:pPr>
      <w:r w:rsidRPr="00C448A5">
        <w:rPr>
          <w:rFonts w:ascii="Helvetica" w:hAnsi="Helvetica" w:cs="Helvetica"/>
          <w:color w:val="70AD47" w:themeColor="accent6"/>
        </w:rPr>
        <w:t>由于函数也是一个对象，而且函数对象可以被赋值给变量，所以，通过变量也能调用该函数。</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 </w:t>
      </w: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 =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函数对象有一个</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属性，可以拿到函数的名字：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lastRenderedPageBreak/>
        <w:t xml:space="preserve">&gt;&gt;&gt; </w:t>
      </w:r>
      <w:r w:rsidRPr="00883F74">
        <w:rPr>
          <w:rStyle w:val="HTML"/>
          <w:color w:val="000000" w:themeColor="text1"/>
        </w:rPr>
        <w:t>f.__name__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'now'</w:t>
      </w:r>
    </w:p>
    <w:p w:rsidR="00883F74" w:rsidRPr="00C448A5"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现在，假设我们要增强</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函数的功能，比如，在函数调用前后自动打印日志，但又不希望修改</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w:t>
      </w:r>
      <w:r w:rsidRPr="00C448A5">
        <w:rPr>
          <w:rFonts w:ascii="Helvetica" w:hAnsi="Helvetica" w:cs="Helvetica"/>
          <w:color w:val="70AD47" w:themeColor="accent6"/>
        </w:rPr>
        <w:t>这种在代码运行期间动态增加功能的方式，称之为</w:t>
      </w:r>
      <w:r w:rsidRPr="00C448A5">
        <w:rPr>
          <w:rFonts w:ascii="Helvetica" w:hAnsi="Helvetica" w:cs="Helvetica"/>
          <w:color w:val="70AD47" w:themeColor="accent6"/>
        </w:rPr>
        <w:t>“</w:t>
      </w:r>
      <w:r w:rsidRPr="00C448A5">
        <w:rPr>
          <w:rFonts w:ascii="Helvetica" w:hAnsi="Helvetica" w:cs="Helvetica"/>
          <w:color w:val="70AD47" w:themeColor="accent6"/>
        </w:rPr>
        <w:t>装饰器</w:t>
      </w:r>
      <w:r w:rsidRPr="00C448A5">
        <w:rPr>
          <w:rFonts w:ascii="Helvetica" w:hAnsi="Helvetica" w:cs="Helvetica"/>
          <w:color w:val="70AD47" w:themeColor="accent6"/>
        </w:rPr>
        <w:t>”</w:t>
      </w:r>
      <w:r w:rsidRPr="00C448A5">
        <w:rPr>
          <w:rFonts w:ascii="Helvetica" w:hAnsi="Helvetica" w:cs="Helvetica"/>
          <w:color w:val="70AD47" w:themeColor="accent6"/>
        </w:rPr>
        <w:t>（</w:t>
      </w:r>
      <w:r w:rsidRPr="00C448A5">
        <w:rPr>
          <w:rFonts w:ascii="Helvetica" w:hAnsi="Helvetica" w:cs="Helvetica"/>
          <w:color w:val="70AD47" w:themeColor="accent6"/>
        </w:rPr>
        <w:t>Decorator</w:t>
      </w:r>
      <w:r w:rsidRPr="00C448A5">
        <w:rPr>
          <w:rFonts w:ascii="Helvetica" w:hAnsi="Helvetica" w:cs="Helvetica"/>
          <w:color w:val="70AD47" w:themeColor="accent6"/>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C448A5">
        <w:rPr>
          <w:rFonts w:ascii="Helvetica" w:hAnsi="Helvetica" w:cs="Helvetica"/>
          <w:color w:val="70AD47" w:themeColor="accent6"/>
        </w:rPr>
        <w:t>本质上，</w:t>
      </w:r>
      <w:r w:rsidRPr="00C448A5">
        <w:rPr>
          <w:rFonts w:ascii="Helvetica" w:hAnsi="Helvetica" w:cs="Helvetica"/>
          <w:color w:val="70AD47" w:themeColor="accent6"/>
        </w:rPr>
        <w:t>decorator</w:t>
      </w:r>
      <w:r w:rsidRPr="00C448A5">
        <w:rPr>
          <w:rFonts w:ascii="Helvetica" w:hAnsi="Helvetica" w:cs="Helvetica"/>
          <w:color w:val="70AD47" w:themeColor="accent6"/>
        </w:rPr>
        <w:t>就是一个返回函数的高阶函数</w:t>
      </w:r>
      <w:r w:rsidRPr="00883F74">
        <w:rPr>
          <w:rFonts w:ascii="Helvetica" w:hAnsi="Helvetica" w:cs="Helvetica"/>
          <w:color w:val="000000" w:themeColor="text1"/>
        </w:rPr>
        <w:t>。所以，我们要定义一个能打印日志的</w:t>
      </w:r>
      <w:r w:rsidRPr="00883F74">
        <w:rPr>
          <w:rFonts w:ascii="Helvetica" w:hAnsi="Helvetica" w:cs="Helvetica"/>
          <w:color w:val="000000" w:themeColor="text1"/>
        </w:rPr>
        <w:t>decorator</w:t>
      </w:r>
      <w:r w:rsidRPr="00883F74">
        <w:rPr>
          <w:rFonts w:ascii="Helvetica" w:hAnsi="Helvetica" w:cs="Helvetica"/>
          <w:color w:val="000000" w:themeColor="text1"/>
        </w:rPr>
        <w:t>，可以定义如下：</w:t>
      </w:r>
    </w:p>
    <w:p w:rsidR="00883F74" w:rsidRPr="00883F74" w:rsidRDefault="00883F74" w:rsidP="00001092">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783"/>
        </w:tabs>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r w:rsidR="00001092">
        <w:rPr>
          <w:rStyle w:val="function"/>
          <w:color w:val="000000" w:themeColor="text1"/>
        </w:rPr>
        <w:tab/>
      </w:r>
      <w:r w:rsidR="00001092">
        <w:rPr>
          <w:rStyle w:val="function"/>
          <w:color w:val="000000" w:themeColor="text1"/>
        </w:rPr>
        <w:tab/>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观察上面的</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，因为它是一个</w:t>
      </w:r>
      <w:r w:rsidRPr="00883F74">
        <w:rPr>
          <w:rFonts w:ascii="Helvetica" w:hAnsi="Helvetica" w:cs="Helvetica"/>
          <w:color w:val="000000" w:themeColor="text1"/>
        </w:rPr>
        <w:t>decorator</w:t>
      </w:r>
      <w:r w:rsidRPr="00883F74">
        <w:rPr>
          <w:rFonts w:ascii="Helvetica" w:hAnsi="Helvetica" w:cs="Helvetica"/>
          <w:color w:val="000000" w:themeColor="text1"/>
        </w:rPr>
        <w:t>，所以接受一个函数作为参数，并返回一个函数。我们要借助</w:t>
      </w:r>
      <w:r w:rsidRPr="00C448A5">
        <w:rPr>
          <w:rFonts w:ascii="Helvetica" w:hAnsi="Helvetica" w:cs="Helvetica"/>
          <w:color w:val="70AD47" w:themeColor="accent6"/>
        </w:rPr>
        <w:t>Python</w:t>
      </w:r>
      <w:r w:rsidRPr="00C448A5">
        <w:rPr>
          <w:rFonts w:ascii="Helvetica" w:hAnsi="Helvetica" w:cs="Helvetica"/>
          <w:color w:val="70AD47" w:themeColor="accent6"/>
        </w:rPr>
        <w:t>的</w:t>
      </w:r>
      <w:r w:rsidRPr="00C448A5">
        <w:rPr>
          <w:rFonts w:ascii="Helvetica" w:hAnsi="Helvetica" w:cs="Helvetica"/>
          <w:color w:val="70AD47" w:themeColor="accent6"/>
        </w:rPr>
        <w:t>@</w:t>
      </w:r>
      <w:r w:rsidRPr="00C448A5">
        <w:rPr>
          <w:rFonts w:ascii="Helvetica" w:hAnsi="Helvetica" w:cs="Helvetica"/>
          <w:color w:val="70AD47" w:themeColor="accent6"/>
        </w:rPr>
        <w:t>语法，把</w:t>
      </w:r>
      <w:r w:rsidRPr="00C448A5">
        <w:rPr>
          <w:rFonts w:ascii="Helvetica" w:hAnsi="Helvetica" w:cs="Helvetica"/>
          <w:color w:val="70AD47" w:themeColor="accent6"/>
        </w:rPr>
        <w:t>decorator</w:t>
      </w:r>
      <w:r w:rsidRPr="00C448A5">
        <w:rPr>
          <w:rFonts w:ascii="Helvetica" w:hAnsi="Helvetica" w:cs="Helvetica"/>
          <w:color w:val="70AD47" w:themeColor="accent6"/>
        </w:rPr>
        <w:t>置于函数的定义处</w:t>
      </w:r>
      <w:r w:rsidRPr="00883F74">
        <w:rPr>
          <w:rFonts w:ascii="Helvetica" w:hAnsi="Helvetica" w:cs="Helvetica"/>
          <w:color w:val="000000" w:themeColor="text1"/>
        </w:rPr>
        <w:t>：</w:t>
      </w:r>
    </w:p>
    <w:p w:rsidR="00883F74" w:rsidRPr="00883F74" w:rsidRDefault="00883F7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883F74">
        <w:rPr>
          <w:rStyle w:val="decorator"/>
          <w:color w:val="000000" w:themeColor="text1"/>
        </w:rPr>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函数，不仅会运行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函数本身，还会在运行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函数前打印一行日志：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&gt;&gt;&gt;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keyword"/>
          <w:b/>
          <w:bCs/>
          <w:color w:val="000000" w:themeColor="text1"/>
        </w:rPr>
        <w:t>call</w:t>
      </w:r>
      <w:r w:rsidRPr="00883F74">
        <w:rPr>
          <w:rStyle w:val="operator"/>
          <w:color w:val="000000" w:themeColor="text1"/>
        </w:rPr>
        <w:t xml:space="preserv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number"/>
          <w:color w:val="000000" w:themeColor="text1"/>
        </w:rPr>
        <w:t>2015</w:t>
      </w:r>
      <w:r w:rsidRPr="00883F74">
        <w:rPr>
          <w:rStyle w:val="operator"/>
          <w:color w:val="000000" w:themeColor="text1"/>
        </w:rPr>
        <w:t>-</w:t>
      </w:r>
      <w:r w:rsidRPr="00883F74">
        <w:rPr>
          <w:rStyle w:val="number"/>
          <w:color w:val="000000" w:themeColor="text1"/>
        </w:rPr>
        <w:t>3</w:t>
      </w:r>
      <w:r w:rsidRPr="00883F74">
        <w:rPr>
          <w:rStyle w:val="operator"/>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把</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放到</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函数的定义处，相当于执行了语句：</w:t>
      </w:r>
    </w:p>
    <w:p w:rsidR="00883F74" w:rsidRPr="00883F74" w:rsidRDefault="00883F74" w:rsidP="003C4B5F">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color w:val="000000" w:themeColor="text1"/>
        </w:rPr>
      </w:pPr>
      <w:r w:rsidRPr="00883F74">
        <w:rPr>
          <w:rStyle w:val="setting"/>
          <w:color w:val="000000" w:themeColor="text1"/>
        </w:rPr>
        <w:t xml:space="preserve">now = </w:t>
      </w:r>
      <w:r w:rsidRPr="00883F74">
        <w:rPr>
          <w:rStyle w:val="value"/>
          <w:color w:val="000000" w:themeColor="text1"/>
        </w:rPr>
        <w:t>log(now)</w:t>
      </w:r>
      <w:r w:rsidR="003C4B5F">
        <w:rPr>
          <w:rStyle w:val="value"/>
          <w:color w:val="000000" w:themeColor="text1"/>
        </w:rPr>
        <w:tab/>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lastRenderedPageBreak/>
        <w:t>由于</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是一个</w:t>
      </w:r>
      <w:r w:rsidRPr="00883F74">
        <w:rPr>
          <w:rFonts w:ascii="Helvetica" w:hAnsi="Helvetica" w:cs="Helvetica"/>
          <w:color w:val="000000" w:themeColor="text1"/>
        </w:rPr>
        <w:t>decorator</w:t>
      </w:r>
      <w:r w:rsidRPr="00883F74">
        <w:rPr>
          <w:rFonts w:ascii="Helvetica" w:hAnsi="Helvetica" w:cs="Helvetica"/>
          <w:color w:val="000000" w:themeColor="text1"/>
        </w:rPr>
        <w:t>，返回一个函数，所以，原来的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函数仍然存在，只是现在同名的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变量指向了新的函数，于是调用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将执行新函数，即在</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函数中返回的</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函数的参数定义是</w:t>
      </w:r>
      <w:r w:rsidRPr="00883F74">
        <w:rPr>
          <w:rStyle w:val="HTML"/>
          <w:rFonts w:ascii="Consolas" w:hAnsi="Consolas" w:cs="Consolas"/>
          <w:color w:val="000000" w:themeColor="text1"/>
          <w:bdr w:val="single" w:sz="6" w:space="0" w:color="DDDDDD" w:frame="1"/>
          <w:shd w:val="clear" w:color="auto" w:fill="FAFAFA"/>
        </w:rPr>
        <w:t>(*args, **kw)</w:t>
      </w:r>
      <w:r w:rsidRPr="00883F74">
        <w:rPr>
          <w:rFonts w:ascii="Helvetica" w:hAnsi="Helvetica" w:cs="Helvetica"/>
          <w:color w:val="000000" w:themeColor="text1"/>
        </w:rPr>
        <w:t>，因此，</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函数可以接受任意参数的调用。在</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函数内，首先打印日志，再紧接着调用原始函数。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A76E00">
        <w:rPr>
          <w:rFonts w:ascii="Helvetica" w:hAnsi="Helvetica" w:cs="Helvetica"/>
          <w:color w:val="FF0000"/>
        </w:rPr>
        <w:t>如果</w:t>
      </w:r>
      <w:r w:rsidRPr="00A76E00">
        <w:rPr>
          <w:rFonts w:ascii="Helvetica" w:hAnsi="Helvetica" w:cs="Helvetica"/>
          <w:color w:val="FF0000"/>
        </w:rPr>
        <w:t>decorator</w:t>
      </w:r>
      <w:r w:rsidRPr="00A76E00">
        <w:rPr>
          <w:rFonts w:ascii="Helvetica" w:hAnsi="Helvetica" w:cs="Helvetica"/>
          <w:color w:val="FF0000"/>
        </w:rPr>
        <w:t>本身需要传入参数，那就需要编写一个返回</w:t>
      </w:r>
      <w:r w:rsidRPr="00A76E00">
        <w:rPr>
          <w:rFonts w:ascii="Helvetica" w:hAnsi="Helvetica" w:cs="Helvetica"/>
          <w:color w:val="FF0000"/>
        </w:rPr>
        <w:t>decorator</w:t>
      </w:r>
      <w:r w:rsidRPr="00A76E00">
        <w:rPr>
          <w:rFonts w:ascii="Helvetica" w:hAnsi="Helvetica" w:cs="Helvetica"/>
          <w:color w:val="FF0000"/>
        </w:rPr>
        <w:t>的高阶函数，</w:t>
      </w:r>
      <w:r w:rsidRPr="00883F74">
        <w:rPr>
          <w:rFonts w:ascii="Helvetica" w:hAnsi="Helvetica" w:cs="Helvetica"/>
          <w:color w:val="000000" w:themeColor="text1"/>
        </w:rPr>
        <w:t>写出来会更复杂。比如，要自定义</w:t>
      </w:r>
      <w:r w:rsidRPr="00883F74">
        <w:rPr>
          <w:rFonts w:ascii="Helvetica" w:hAnsi="Helvetica" w:cs="Helvetica"/>
          <w:color w:val="000000" w:themeColor="text1"/>
        </w:rPr>
        <w:t>log</w:t>
      </w:r>
      <w:r w:rsidRPr="00883F74">
        <w:rPr>
          <w:rFonts w:ascii="Helvetica" w:hAnsi="Helvetica" w:cs="Helvetica"/>
          <w:color w:val="000000" w:themeColor="text1"/>
        </w:rPr>
        <w:t>的文本：</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这个</w:t>
      </w:r>
      <w:r w:rsidRPr="00883F74">
        <w:rPr>
          <w:rFonts w:ascii="Helvetica" w:hAnsi="Helvetica" w:cs="Helvetica"/>
          <w:color w:val="000000" w:themeColor="text1"/>
        </w:rPr>
        <w:t>3</w:t>
      </w:r>
      <w:r w:rsidRPr="00883F74">
        <w:rPr>
          <w:rFonts w:ascii="Helvetica" w:hAnsi="Helvetica" w:cs="Helvetica"/>
          <w:color w:val="000000" w:themeColor="text1"/>
        </w:rPr>
        <w:t>层嵌套的</w:t>
      </w:r>
      <w:r w:rsidRPr="00883F74">
        <w:rPr>
          <w:rFonts w:ascii="Helvetica" w:hAnsi="Helvetica" w:cs="Helvetica"/>
          <w:color w:val="000000" w:themeColor="text1"/>
        </w:rPr>
        <w:t>decorator</w:t>
      </w:r>
      <w:r w:rsidRPr="00883F74">
        <w:rPr>
          <w:rFonts w:ascii="Helvetica" w:hAnsi="Helvetica" w:cs="Helvetica"/>
          <w:color w:val="000000" w:themeColor="text1"/>
        </w:rPr>
        <w:t>用法如下：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执行结果如下：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execute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和两层嵌套的</w:t>
      </w:r>
      <w:r w:rsidRPr="00883F74">
        <w:rPr>
          <w:rFonts w:ascii="Helvetica" w:hAnsi="Helvetica" w:cs="Helvetica"/>
          <w:color w:val="000000" w:themeColor="text1"/>
        </w:rPr>
        <w:t>decorator</w:t>
      </w:r>
      <w:r w:rsidRPr="00883F74">
        <w:rPr>
          <w:rFonts w:ascii="Helvetica" w:hAnsi="Helvetica" w:cs="Helvetica"/>
          <w:color w:val="000000" w:themeColor="text1"/>
        </w:rPr>
        <w:t>相比，</w:t>
      </w:r>
      <w:r w:rsidRPr="00883F74">
        <w:rPr>
          <w:rFonts w:ascii="Helvetica" w:hAnsi="Helvetica" w:cs="Helvetica"/>
          <w:color w:val="000000" w:themeColor="text1"/>
        </w:rPr>
        <w:t>3</w:t>
      </w:r>
      <w:r w:rsidRPr="00883F74">
        <w:rPr>
          <w:rFonts w:ascii="Helvetica" w:hAnsi="Helvetica" w:cs="Helvetica"/>
          <w:color w:val="000000" w:themeColor="text1"/>
        </w:rPr>
        <w:t>层嵌套的效果是这样的：</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 = log(</w:t>
      </w:r>
      <w:r w:rsidRPr="00883F74">
        <w:rPr>
          <w:rStyle w:val="string"/>
          <w:color w:val="000000" w:themeColor="text1"/>
        </w:rPr>
        <w:t>'execute'</w:t>
      </w:r>
      <w:r w:rsidRPr="00883F74">
        <w:rPr>
          <w:rStyle w:val="HTML"/>
          <w:color w:val="000000" w:themeColor="text1"/>
        </w:rPr>
        <w:t>)(now)</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lastRenderedPageBreak/>
        <w:t>我们来剖析上面的语句，首先执行</w:t>
      </w:r>
      <w:r w:rsidRPr="00883F74">
        <w:rPr>
          <w:rStyle w:val="HTML"/>
          <w:rFonts w:ascii="Consolas" w:hAnsi="Consolas" w:cs="Consolas"/>
          <w:color w:val="000000" w:themeColor="text1"/>
          <w:bdr w:val="single" w:sz="6" w:space="0" w:color="DDDDDD" w:frame="1"/>
          <w:shd w:val="clear" w:color="auto" w:fill="FAFAFA"/>
        </w:rPr>
        <w:t>log('execute')</w:t>
      </w:r>
      <w:r w:rsidRPr="00883F74">
        <w:rPr>
          <w:rFonts w:ascii="Helvetica" w:hAnsi="Helvetica" w:cs="Helvetica"/>
          <w:color w:val="000000" w:themeColor="text1"/>
        </w:rPr>
        <w:t>，返回的是</w:t>
      </w:r>
      <w:r w:rsidRPr="00883F74">
        <w:rPr>
          <w:rStyle w:val="HTML"/>
          <w:rFonts w:ascii="Consolas" w:hAnsi="Consolas" w:cs="Consolas"/>
          <w:color w:val="000000" w:themeColor="text1"/>
          <w:bdr w:val="single" w:sz="6" w:space="0" w:color="DDDDDD" w:frame="1"/>
          <w:shd w:val="clear" w:color="auto" w:fill="FAFAFA"/>
        </w:rPr>
        <w:t>decorator</w:t>
      </w:r>
      <w:r w:rsidRPr="00883F74">
        <w:rPr>
          <w:rFonts w:ascii="Helvetica" w:hAnsi="Helvetica" w:cs="Helvetica"/>
          <w:color w:val="000000" w:themeColor="text1"/>
        </w:rPr>
        <w:t>函数，再调用返回的函数，参数是</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函数，返回值最终是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以上两种</w:t>
      </w:r>
      <w:r w:rsidRPr="00883F74">
        <w:rPr>
          <w:rFonts w:ascii="Helvetica" w:hAnsi="Helvetica" w:cs="Helvetica"/>
          <w:color w:val="000000" w:themeColor="text1"/>
        </w:rPr>
        <w:t>decorator</w:t>
      </w:r>
      <w:r w:rsidRPr="00883F74">
        <w:rPr>
          <w:rFonts w:ascii="Helvetica" w:hAnsi="Helvetica" w:cs="Helvetica"/>
          <w:color w:val="000000" w:themeColor="text1"/>
        </w:rPr>
        <w:t>的定义都没有问题，但还差最后一步。因为我们讲了函数也是对象，它有</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等属性，但你去看经过</w:t>
      </w:r>
      <w:r w:rsidRPr="00883F74">
        <w:rPr>
          <w:rFonts w:ascii="Helvetica" w:hAnsi="Helvetica" w:cs="Helvetica"/>
          <w:color w:val="000000" w:themeColor="text1"/>
        </w:rPr>
        <w:t>decorator</w:t>
      </w:r>
      <w:r w:rsidRPr="00883F74">
        <w:rPr>
          <w:rFonts w:ascii="Helvetica" w:hAnsi="Helvetica" w:cs="Helvetica"/>
          <w:color w:val="000000" w:themeColor="text1"/>
        </w:rPr>
        <w:t>装饰之后的函数，它们的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已经从原来的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变成了</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因为返回的那个</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函数名字就是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，所以，需要把原始函数的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等属性复制到</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函数中，否则，有些依赖函数签名的代码执行就会出错。</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不需要编写</w:t>
      </w:r>
      <w:r w:rsidRPr="00883F74">
        <w:rPr>
          <w:rStyle w:val="HTML"/>
          <w:rFonts w:ascii="Consolas" w:hAnsi="Consolas" w:cs="Consolas"/>
          <w:color w:val="000000" w:themeColor="text1"/>
          <w:bdr w:val="single" w:sz="6" w:space="0" w:color="DDDDDD" w:frame="1"/>
          <w:shd w:val="clear" w:color="auto" w:fill="FAFAFA"/>
        </w:rPr>
        <w:t>wrapper.__name__ = func.__name__</w:t>
      </w:r>
      <w:r w:rsidRPr="00883F74">
        <w:rPr>
          <w:rFonts w:ascii="Helvetica" w:hAnsi="Helvetica" w:cs="Helvetica"/>
          <w:color w:val="000000" w:themeColor="text1"/>
        </w:rPr>
        <w:t>这样的代码，</w:t>
      </w:r>
      <w:r w:rsidRPr="00883F74">
        <w:rPr>
          <w:rFonts w:ascii="Helvetica" w:hAnsi="Helvetica" w:cs="Helvetica"/>
          <w:color w:val="000000" w:themeColor="text1"/>
        </w:rPr>
        <w:t>Python</w:t>
      </w:r>
      <w:r w:rsidRPr="00883F74">
        <w:rPr>
          <w:rFonts w:ascii="Helvetica" w:hAnsi="Helvetica" w:cs="Helvetica"/>
          <w:color w:val="000000" w:themeColor="text1"/>
        </w:rPr>
        <w:t>内置的</w:t>
      </w:r>
      <w:r w:rsidRPr="008929AD">
        <w:rPr>
          <w:rStyle w:val="HTML"/>
          <w:rFonts w:ascii="Consolas" w:hAnsi="Consolas" w:cs="Consolas"/>
          <w:color w:val="70AD47" w:themeColor="accent6"/>
          <w:bdr w:val="single" w:sz="6" w:space="0" w:color="DDDDDD" w:frame="1"/>
          <w:shd w:val="clear" w:color="auto" w:fill="FAFAFA"/>
        </w:rPr>
        <w:t>functools.wraps</w:t>
      </w:r>
      <w:r w:rsidRPr="00883F74">
        <w:rPr>
          <w:rFonts w:ascii="Helvetica" w:hAnsi="Helvetica" w:cs="Helvetica"/>
          <w:color w:val="000000" w:themeColor="text1"/>
        </w:rPr>
        <w:t>就是干这个事的，所以，一个完整的</w:t>
      </w:r>
      <w:r w:rsidRPr="00883F74">
        <w:rPr>
          <w:rFonts w:ascii="Helvetica" w:hAnsi="Helvetica" w:cs="Helvetica"/>
          <w:color w:val="000000" w:themeColor="text1"/>
        </w:rPr>
        <w:t>decorator</w:t>
      </w:r>
      <w:r w:rsidRPr="00883F74">
        <w:rPr>
          <w:rFonts w:ascii="Helvetica" w:hAnsi="Helvetica" w:cs="Helvetica"/>
          <w:color w:val="000000" w:themeColor="text1"/>
        </w:rPr>
        <w:t>的写法如下：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或者针对带参数的</w:t>
      </w:r>
      <w:r w:rsidRPr="00883F74">
        <w:rPr>
          <w:rFonts w:ascii="Helvetica" w:hAnsi="Helvetica" w:cs="Helvetica"/>
          <w:color w:val="000000" w:themeColor="text1"/>
        </w:rPr>
        <w:t>decorator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lastRenderedPageBreak/>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Style w:val="HTML"/>
          <w:rFonts w:ascii="Consolas" w:hAnsi="Consolas" w:cs="Consolas"/>
          <w:color w:val="000000" w:themeColor="text1"/>
          <w:bdr w:val="single" w:sz="6" w:space="0" w:color="DDDDDD" w:frame="1"/>
          <w:shd w:val="clear" w:color="auto" w:fill="FAFAFA"/>
        </w:rPr>
        <w:t>import functools</w:t>
      </w:r>
      <w:r w:rsidRPr="00883F74">
        <w:rPr>
          <w:rFonts w:ascii="Helvetica" w:hAnsi="Helvetica" w:cs="Helvetica"/>
          <w:color w:val="000000" w:themeColor="text1"/>
        </w:rPr>
        <w:t>是导入</w:t>
      </w:r>
      <w:r w:rsidRPr="00883F74">
        <w:rPr>
          <w:rStyle w:val="HTML"/>
          <w:rFonts w:ascii="Consolas" w:hAnsi="Consolas" w:cs="Consolas"/>
          <w:color w:val="000000" w:themeColor="text1"/>
          <w:bdr w:val="single" w:sz="6" w:space="0" w:color="DDDDDD" w:frame="1"/>
          <w:shd w:val="clear" w:color="auto" w:fill="FAFAFA"/>
        </w:rPr>
        <w:t>functools</w:t>
      </w:r>
      <w:r w:rsidRPr="00883F74">
        <w:rPr>
          <w:rFonts w:ascii="Helvetica" w:hAnsi="Helvetica" w:cs="Helvetica"/>
          <w:color w:val="000000" w:themeColor="text1"/>
        </w:rPr>
        <w:t>模块。模块的概念稍候讲解。</w:t>
      </w:r>
      <w:r w:rsidRPr="00BF77D3">
        <w:rPr>
          <w:rFonts w:ascii="Helvetica" w:hAnsi="Helvetica" w:cs="Helvetica"/>
          <w:color w:val="70AD47" w:themeColor="accent6"/>
        </w:rPr>
        <w:t>现在，只需记住在定义</w:t>
      </w:r>
      <w:r w:rsidRPr="00BF77D3">
        <w:rPr>
          <w:rStyle w:val="HTML"/>
          <w:rFonts w:ascii="Consolas" w:hAnsi="Consolas" w:cs="Consolas"/>
          <w:color w:val="70AD47" w:themeColor="accent6"/>
          <w:bdr w:val="single" w:sz="6" w:space="0" w:color="DDDDDD" w:frame="1"/>
          <w:shd w:val="clear" w:color="auto" w:fill="FAFAFA"/>
        </w:rPr>
        <w:t>wrapper()</w:t>
      </w:r>
      <w:r w:rsidRPr="00BF77D3">
        <w:rPr>
          <w:rFonts w:ascii="Helvetica" w:hAnsi="Helvetica" w:cs="Helvetica"/>
          <w:color w:val="70AD47" w:themeColor="accent6"/>
        </w:rPr>
        <w:t>的前面加上</w:t>
      </w:r>
      <w:r w:rsidRPr="00BF77D3">
        <w:rPr>
          <w:rStyle w:val="HTML"/>
          <w:rFonts w:ascii="Consolas" w:hAnsi="Consolas" w:cs="Consolas"/>
          <w:color w:val="70AD47" w:themeColor="accent6"/>
          <w:bdr w:val="single" w:sz="6" w:space="0" w:color="DDDDDD" w:frame="1"/>
          <w:shd w:val="clear" w:color="auto" w:fill="FAFAFA"/>
        </w:rPr>
        <w:t>@functools.wraps(func)</w:t>
      </w:r>
      <w:r w:rsidRPr="00BF77D3">
        <w:rPr>
          <w:rFonts w:ascii="Helvetica" w:hAnsi="Helvetica" w:cs="Helvetica"/>
          <w:color w:val="70AD47" w:themeColor="accent6"/>
        </w:rPr>
        <w:t>即可。</w:t>
      </w:r>
    </w:p>
    <w:p w:rsidR="00883F74" w:rsidRPr="00883F74" w:rsidRDefault="00883F74"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7" w:name="_Toc454522331"/>
      <w:r w:rsidRPr="00883F74">
        <w:rPr>
          <w:rFonts w:ascii="Helvetica" w:hAnsi="Helvetica" w:cs="Helvetica"/>
          <w:b w:val="0"/>
          <w:bCs w:val="0"/>
          <w:color w:val="000000" w:themeColor="text1"/>
          <w:sz w:val="24"/>
          <w:szCs w:val="24"/>
        </w:rPr>
        <w:t>小结</w:t>
      </w:r>
      <w:bookmarkEnd w:id="97"/>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在面向对象（</w:t>
      </w:r>
      <w:r w:rsidRPr="00883F74">
        <w:rPr>
          <w:rFonts w:ascii="Helvetica" w:hAnsi="Helvetica" w:cs="Helvetica"/>
          <w:color w:val="000000" w:themeColor="text1"/>
        </w:rPr>
        <w:t>OOP</w:t>
      </w:r>
      <w:r w:rsidRPr="00883F74">
        <w:rPr>
          <w:rFonts w:ascii="Helvetica" w:hAnsi="Helvetica" w:cs="Helvetica"/>
          <w:color w:val="000000" w:themeColor="text1"/>
        </w:rPr>
        <w:t>）的设计模式中，</w:t>
      </w:r>
      <w:r w:rsidRPr="00BF77D3">
        <w:rPr>
          <w:rFonts w:ascii="Helvetica" w:hAnsi="Helvetica" w:cs="Helvetica"/>
          <w:color w:val="70AD47" w:themeColor="accent6"/>
        </w:rPr>
        <w:t>decorator</w:t>
      </w:r>
      <w:r w:rsidRPr="00BF77D3">
        <w:rPr>
          <w:rFonts w:ascii="Helvetica" w:hAnsi="Helvetica" w:cs="Helvetica"/>
          <w:color w:val="70AD47" w:themeColor="accent6"/>
        </w:rPr>
        <w:t>被称为装饰模式。</w:t>
      </w:r>
      <w:r w:rsidRPr="00BF77D3">
        <w:rPr>
          <w:rFonts w:ascii="Helvetica" w:hAnsi="Helvetica" w:cs="Helvetica"/>
          <w:color w:val="70AD47" w:themeColor="accent6"/>
        </w:rPr>
        <w:t>OOP</w:t>
      </w:r>
      <w:r w:rsidRPr="00BF77D3">
        <w:rPr>
          <w:rFonts w:ascii="Helvetica" w:hAnsi="Helvetica" w:cs="Helvetica"/>
          <w:color w:val="70AD47" w:themeColor="accent6"/>
        </w:rPr>
        <w:t>的装饰模式需要通过继承和组合来实现，而</w:t>
      </w:r>
      <w:r w:rsidRPr="00BF77D3">
        <w:rPr>
          <w:rFonts w:ascii="Helvetica" w:hAnsi="Helvetica" w:cs="Helvetica"/>
          <w:color w:val="70AD47" w:themeColor="accent6"/>
        </w:rPr>
        <w:t>Python</w:t>
      </w:r>
      <w:r w:rsidRPr="00BF77D3">
        <w:rPr>
          <w:rFonts w:ascii="Helvetica" w:hAnsi="Helvetica" w:cs="Helvetica"/>
          <w:color w:val="70AD47" w:themeColor="accent6"/>
        </w:rPr>
        <w:t>除了能支持</w:t>
      </w:r>
      <w:r w:rsidRPr="00BF77D3">
        <w:rPr>
          <w:rFonts w:ascii="Helvetica" w:hAnsi="Helvetica" w:cs="Helvetica"/>
          <w:color w:val="70AD47" w:themeColor="accent6"/>
        </w:rPr>
        <w:t>OOP</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外，直接从语法层次支持</w:t>
      </w:r>
      <w:r w:rsidRPr="00BF77D3">
        <w:rPr>
          <w:rFonts w:ascii="Helvetica" w:hAnsi="Helvetica" w:cs="Helvetica"/>
          <w:color w:val="70AD47" w:themeColor="accent6"/>
        </w:rPr>
        <w:t>decorator</w:t>
      </w:r>
      <w:r w:rsidRPr="00BF77D3">
        <w:rPr>
          <w:rFonts w:ascii="Helvetica" w:hAnsi="Helvetica" w:cs="Helvetica"/>
          <w:color w:val="70AD47" w:themeColor="accent6"/>
        </w:rPr>
        <w:t>。</w:t>
      </w:r>
      <w:r w:rsidRPr="00BF77D3">
        <w:rPr>
          <w:rFonts w:ascii="Helvetica" w:hAnsi="Helvetica" w:cs="Helvetica"/>
          <w:color w:val="70AD47" w:themeColor="accent6"/>
        </w:rPr>
        <w:t>Python</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可以用函数实现，也可以用类实现。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decorator</w:t>
      </w:r>
      <w:r w:rsidRPr="00883F74">
        <w:rPr>
          <w:rFonts w:ascii="Helvetica" w:hAnsi="Helvetica" w:cs="Helvetica"/>
          <w:color w:val="000000" w:themeColor="text1"/>
        </w:rPr>
        <w:t>可以增强函数的功能，定义起来虽然有点复杂，但使用起来非常灵活和方便。</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请编写一个</w:t>
      </w:r>
      <w:r w:rsidRPr="00883F74">
        <w:rPr>
          <w:rFonts w:ascii="Helvetica" w:hAnsi="Helvetica" w:cs="Helvetica"/>
          <w:color w:val="000000" w:themeColor="text1"/>
        </w:rPr>
        <w:t>decorator</w:t>
      </w:r>
      <w:r w:rsidRPr="00883F74">
        <w:rPr>
          <w:rFonts w:ascii="Helvetica" w:hAnsi="Helvetica" w:cs="Helvetica"/>
          <w:color w:val="000000" w:themeColor="text1"/>
        </w:rPr>
        <w:t>，能在函数调用的前后打印出</w:t>
      </w:r>
      <w:r w:rsidRPr="00883F74">
        <w:rPr>
          <w:rStyle w:val="HTML"/>
          <w:rFonts w:ascii="Consolas" w:hAnsi="Consolas" w:cs="Consolas"/>
          <w:color w:val="000000" w:themeColor="text1"/>
          <w:bdr w:val="single" w:sz="6" w:space="0" w:color="DDDDDD" w:frame="1"/>
          <w:shd w:val="clear" w:color="auto" w:fill="FAFAFA"/>
        </w:rPr>
        <w:t>'begin call'</w:t>
      </w:r>
      <w:r w:rsidRPr="00883F74">
        <w:rPr>
          <w:rFonts w:ascii="Helvetica" w:hAnsi="Helvetica" w:cs="Helvetica"/>
          <w:color w:val="000000" w:themeColor="text1"/>
        </w:rPr>
        <w:t>和</w:t>
      </w:r>
      <w:r w:rsidRPr="00883F74">
        <w:rPr>
          <w:rStyle w:val="HTML"/>
          <w:rFonts w:ascii="Consolas" w:hAnsi="Consolas" w:cs="Consolas"/>
          <w:color w:val="000000" w:themeColor="text1"/>
          <w:bdr w:val="single" w:sz="6" w:space="0" w:color="DDDDDD" w:frame="1"/>
          <w:shd w:val="clear" w:color="auto" w:fill="FAFAFA"/>
        </w:rPr>
        <w:t>'end call'</w:t>
      </w:r>
      <w:r w:rsidRPr="00883F74">
        <w:rPr>
          <w:rFonts w:ascii="Helvetica" w:hAnsi="Helvetica" w:cs="Helvetica"/>
          <w:color w:val="000000" w:themeColor="text1"/>
        </w:rPr>
        <w:t>的日志。</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再思考一下能否写出一个</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的</w:t>
      </w:r>
      <w:r w:rsidRPr="00883F74">
        <w:rPr>
          <w:rFonts w:ascii="Helvetica" w:hAnsi="Helvetica" w:cs="Helvetica"/>
          <w:color w:val="000000" w:themeColor="text1"/>
        </w:rPr>
        <w:t>decorator</w:t>
      </w:r>
      <w:r w:rsidRPr="00883F74">
        <w:rPr>
          <w:rFonts w:ascii="Helvetica" w:hAnsi="Helvetica" w:cs="Helvetica"/>
          <w:color w:val="000000" w:themeColor="text1"/>
        </w:rPr>
        <w:t>，使它既支持：</w:t>
      </w:r>
    </w:p>
    <w:p w:rsidR="00883F74" w:rsidRPr="00883F74" w:rsidRDefault="00883F7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883F74">
        <w:rPr>
          <w:rStyle w:val="decorator"/>
          <w:color w:val="000000" w:themeColor="text1"/>
        </w:rPr>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pass</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又支持：</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0A4938"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b/>
          <w:bCs/>
          <w:color w:val="000000" w:themeColor="text1"/>
        </w:rPr>
      </w:pPr>
      <w:r w:rsidRPr="00883F74">
        <w:rPr>
          <w:rStyle w:val="HTML"/>
          <w:color w:val="000000" w:themeColor="text1"/>
        </w:rPr>
        <w:t xml:space="preserve">    </w:t>
      </w:r>
      <w:r w:rsidR="00BF77D3">
        <w:rPr>
          <w:rStyle w:val="keyword"/>
          <w:b/>
          <w:bCs/>
          <w:color w:val="000000" w:themeColor="text1"/>
        </w:rPr>
        <w:t>pass</w:t>
      </w:r>
    </w:p>
    <w:p w:rsidR="00BF77D3" w:rsidRDefault="000A4938" w:rsidP="000A4938">
      <w:pPr>
        <w:tabs>
          <w:tab w:val="left" w:pos="2748"/>
        </w:tabs>
      </w:pPr>
      <w:r>
        <w:tab/>
      </w:r>
    </w:p>
    <w:p w:rsidR="000A4938" w:rsidRDefault="00E9721B" w:rsidP="00E83F69">
      <w:pPr>
        <w:pStyle w:val="3"/>
        <w:rPr>
          <w:sz w:val="24"/>
        </w:rPr>
      </w:pPr>
      <w:bookmarkStart w:id="98" w:name="_Toc454522332"/>
      <w:r w:rsidRPr="00CB21D4">
        <w:rPr>
          <w:rFonts w:hint="eastAsia"/>
          <w:sz w:val="24"/>
        </w:rPr>
        <w:lastRenderedPageBreak/>
        <w:t>附：更多实例</w:t>
      </w:r>
      <w:bookmarkEnd w:id="98"/>
    </w:p>
    <w:p w:rsidR="00A24C47" w:rsidRDefault="00CC0581" w:rsidP="00A24C47">
      <w:hyperlink r:id="rId43" w:history="1">
        <w:r w:rsidR="00A24C47" w:rsidRPr="00063455">
          <w:rPr>
            <w:rStyle w:val="a6"/>
          </w:rPr>
          <w:t>http://www.cnblogs.com/vamei/archive/2013/02/16/2820212.html</w:t>
        </w:r>
      </w:hyperlink>
      <w:r w:rsidR="00A24C47">
        <w:rPr>
          <w:rFonts w:hint="eastAsia"/>
        </w:rPr>
        <w:t xml:space="preserve"> </w:t>
      </w:r>
    </w:p>
    <w:p w:rsidR="0051549F" w:rsidRPr="00A24C47" w:rsidRDefault="00CC0581" w:rsidP="00A24C47">
      <w:hyperlink r:id="rId44" w:history="1">
        <w:r w:rsidR="0051549F" w:rsidRPr="00FA29DA">
          <w:rPr>
            <w:rStyle w:val="a6"/>
          </w:rPr>
          <w:t>http://blog.csdn.net/lainegates/article/details/8166764</w:t>
        </w:r>
      </w:hyperlink>
      <w:r w:rsidR="0051549F">
        <w:t xml:space="preserve">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FF0000"/>
        </w:rPr>
        <w:t>装饰器</w:t>
      </w:r>
      <w:r w:rsidRPr="00A24C47">
        <w:rPr>
          <w:rFonts w:ascii="Courier New" w:hAnsi="Courier New" w:cs="Courier New"/>
          <w:color w:val="333333"/>
        </w:rPr>
        <w:t>(decorator)</w:t>
      </w:r>
      <w:r w:rsidRPr="00A24C47">
        <w:rPr>
          <w:rFonts w:ascii="Courier New" w:hAnsi="Courier New" w:cs="Courier New"/>
          <w:color w:val="333333"/>
        </w:rPr>
        <w:t>是一种高级</w:t>
      </w:r>
      <w:r w:rsidRPr="00A24C47">
        <w:rPr>
          <w:rFonts w:ascii="Courier New" w:hAnsi="Courier New" w:cs="Courier New"/>
          <w:color w:val="333333"/>
        </w:rPr>
        <w:t>Python</w:t>
      </w:r>
      <w:r w:rsidRPr="00A24C47">
        <w:rPr>
          <w:rFonts w:ascii="Courier New" w:hAnsi="Courier New" w:cs="Courier New"/>
          <w:color w:val="333333"/>
        </w:rPr>
        <w:t>语法。装饰器可以</w:t>
      </w:r>
      <w:r w:rsidRPr="00A24C47">
        <w:rPr>
          <w:rFonts w:ascii="Courier New" w:hAnsi="Courier New" w:cs="Courier New"/>
          <w:color w:val="FF0000"/>
        </w:rPr>
        <w:t>对一个函数、方法或者类进行加工</w:t>
      </w:r>
      <w:r w:rsidRPr="00A24C47">
        <w:rPr>
          <w:rFonts w:ascii="Courier New" w:hAnsi="Courier New" w:cs="Courier New"/>
          <w:color w:val="333333"/>
        </w:rPr>
        <w:t>。在</w:t>
      </w:r>
      <w:r w:rsidRPr="00A24C47">
        <w:rPr>
          <w:rFonts w:ascii="Courier New" w:hAnsi="Courier New" w:cs="Courier New"/>
          <w:color w:val="333333"/>
        </w:rPr>
        <w:t>Python</w:t>
      </w:r>
      <w:r w:rsidRPr="00A24C47">
        <w:rPr>
          <w:rFonts w:ascii="Courier New" w:hAnsi="Courier New" w:cs="Courier New"/>
          <w:color w:val="333333"/>
        </w:rPr>
        <w:t>中，我们有多种方法对函数和类进行加工，比如在</w:t>
      </w:r>
      <w:hyperlink r:id="rId45" w:history="1">
        <w:r w:rsidRPr="00A24C47">
          <w:rPr>
            <w:rStyle w:val="a6"/>
            <w:rFonts w:ascii="Courier New" w:hAnsi="Courier New" w:cs="Courier New"/>
            <w:color w:val="000000"/>
          </w:rPr>
          <w:t>Python</w:t>
        </w:r>
        <w:r w:rsidRPr="00A24C47">
          <w:rPr>
            <w:rStyle w:val="a6"/>
            <w:rFonts w:ascii="Courier New" w:hAnsi="Courier New" w:cs="Courier New"/>
            <w:color w:val="000000"/>
          </w:rPr>
          <w:t>闭包</w:t>
        </w:r>
      </w:hyperlink>
      <w:r w:rsidRPr="00A24C47">
        <w:rPr>
          <w:rFonts w:ascii="Courier New" w:hAnsi="Courier New" w:cs="Courier New"/>
          <w:color w:val="333333"/>
        </w:rPr>
        <w:t>中，我们见到函数对象作为某一个函数的返回结果。相对于其它方式，装饰器语法简单，代码可读性高。因此，装饰器在</w:t>
      </w:r>
      <w:r w:rsidRPr="00A24C47">
        <w:rPr>
          <w:rFonts w:ascii="Courier New" w:hAnsi="Courier New" w:cs="Courier New"/>
          <w:color w:val="333333"/>
        </w:rPr>
        <w:t>Python</w:t>
      </w:r>
      <w:r w:rsidRPr="00A24C47">
        <w:rPr>
          <w:rFonts w:ascii="Courier New" w:hAnsi="Courier New" w:cs="Courier New"/>
          <w:color w:val="333333"/>
        </w:rPr>
        <w:t>项目中有广泛的应用。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装饰器最早在</w:t>
      </w:r>
      <w:r w:rsidRPr="00A24C47">
        <w:rPr>
          <w:rFonts w:ascii="Courier New" w:hAnsi="Courier New" w:cs="Courier New"/>
          <w:color w:val="333333"/>
        </w:rPr>
        <w:t>Python 2.5</w:t>
      </w:r>
      <w:r w:rsidRPr="00A24C47">
        <w:rPr>
          <w:rFonts w:ascii="Courier New" w:hAnsi="Courier New" w:cs="Courier New"/>
          <w:color w:val="333333"/>
        </w:rPr>
        <w:t>中出现，它最初被用于加工函数和方法这样的</w:t>
      </w:r>
      <w:r w:rsidRPr="00A24C47">
        <w:rPr>
          <w:rFonts w:ascii="Courier New" w:hAnsi="Courier New" w:cs="Courier New"/>
          <w:color w:val="FF0000"/>
        </w:rPr>
        <w:t>可调用对象</w:t>
      </w:r>
      <w:r w:rsidRPr="00A24C47">
        <w:rPr>
          <w:rFonts w:ascii="Courier New" w:hAnsi="Courier New" w:cs="Courier New"/>
          <w:color w:val="333333"/>
        </w:rPr>
        <w:t>(callable object</w:t>
      </w:r>
      <w:r w:rsidRPr="00A24C47">
        <w:rPr>
          <w:rFonts w:ascii="Courier New" w:hAnsi="Courier New" w:cs="Courier New"/>
          <w:color w:val="333333"/>
        </w:rPr>
        <w:t>，这样的对象定义有</w:t>
      </w:r>
      <w:r w:rsidRPr="00A24C47">
        <w:rPr>
          <w:rFonts w:ascii="Courier New" w:hAnsi="Courier New" w:cs="Courier New"/>
          <w:color w:val="333333"/>
        </w:rPr>
        <w:t>__call__</w:t>
      </w:r>
      <w:r w:rsidRPr="00A24C47">
        <w:rPr>
          <w:rFonts w:ascii="Courier New" w:hAnsi="Courier New" w:cs="Courier New"/>
          <w:color w:val="333333"/>
        </w:rPr>
        <w:t>方法</w:t>
      </w:r>
      <w:r w:rsidRPr="00A24C47">
        <w:rPr>
          <w:rFonts w:ascii="Courier New" w:hAnsi="Courier New" w:cs="Courier New"/>
          <w:color w:val="333333"/>
        </w:rPr>
        <w:t>)</w:t>
      </w:r>
      <w:r w:rsidRPr="00A24C47">
        <w:rPr>
          <w:rFonts w:ascii="Courier New" w:hAnsi="Courier New" w:cs="Courier New"/>
          <w:color w:val="333333"/>
        </w:rPr>
        <w:t>。在</w:t>
      </w:r>
      <w:r w:rsidRPr="00A24C47">
        <w:rPr>
          <w:rFonts w:ascii="Courier New" w:hAnsi="Courier New" w:cs="Courier New"/>
          <w:color w:val="333333"/>
        </w:rPr>
        <w:t>Python 2.6</w:t>
      </w:r>
      <w:r w:rsidRPr="00A24C47">
        <w:rPr>
          <w:rFonts w:ascii="Courier New" w:hAnsi="Courier New" w:cs="Courier New"/>
          <w:color w:val="333333"/>
        </w:rPr>
        <w:t>以及之后的</w:t>
      </w:r>
      <w:r w:rsidRPr="00A24C47">
        <w:rPr>
          <w:rFonts w:ascii="Courier New" w:hAnsi="Courier New" w:cs="Courier New"/>
          <w:color w:val="333333"/>
        </w:rPr>
        <w:t>Python</w:t>
      </w:r>
      <w:r w:rsidRPr="00A24C47">
        <w:rPr>
          <w:rFonts w:ascii="Courier New" w:hAnsi="Courier New" w:cs="Courier New"/>
          <w:color w:val="333333"/>
        </w:rPr>
        <w:t>版本中，装饰器被进一步用于加工类。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E83F69">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装饰函数和方法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我们先定义两个简单的数学函数，一个用来计算平方和，一个用来计算平方差：</w:t>
      </w:r>
    </w:p>
    <w:p w:rsidR="00A24C47" w:rsidRPr="00A24C47" w:rsidRDefault="00CC0581" w:rsidP="00A24C47">
      <w:pPr>
        <w:shd w:val="clear" w:color="auto" w:fill="F5F5F5"/>
        <w:rPr>
          <w:rFonts w:ascii="宋体" w:hAnsi="宋体"/>
          <w:color w:val="000000"/>
          <w:szCs w:val="24"/>
        </w:rPr>
      </w:pPr>
      <w:r w:rsidRPr="00CC0581">
        <w:rPr>
          <w:noProof/>
          <w:color w:val="000000"/>
          <w:szCs w:val="24"/>
        </w:rPr>
      </w:r>
      <w:r w:rsidRPr="00CC0581">
        <w:rPr>
          <w:noProof/>
          <w:color w:val="000000"/>
          <w:szCs w:val="24"/>
        </w:rPr>
        <w:pict>
          <v:rect id="矩形 72" o:spid="_x0000_s1035"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2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W+kE2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CC0581" w:rsidP="00A24C47">
      <w:pPr>
        <w:shd w:val="clear" w:color="auto" w:fill="F5F5F5"/>
        <w:rPr>
          <w:color w:val="000000"/>
          <w:szCs w:val="24"/>
        </w:rPr>
      </w:pPr>
      <w:r>
        <w:rPr>
          <w:noProof/>
          <w:color w:val="000000"/>
          <w:szCs w:val="24"/>
        </w:rPr>
      </w:r>
      <w:r>
        <w:rPr>
          <w:noProof/>
          <w:color w:val="000000"/>
          <w:szCs w:val="24"/>
        </w:rPr>
        <w:pict>
          <v:rect id="矩形 71" o:spid="_x0000_s1034"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Ht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m3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在拥有了基本的数学功能之后，我们可能想为函数增加其它的功能，比如打印输入。我们可以改写函数来实现这一点：</w:t>
      </w:r>
    </w:p>
    <w:p w:rsidR="00A24C47" w:rsidRPr="00A24C47" w:rsidRDefault="00CC0581" w:rsidP="00A24C47">
      <w:pPr>
        <w:shd w:val="clear" w:color="auto" w:fill="F5F5F5"/>
        <w:rPr>
          <w:rFonts w:ascii="宋体" w:hAnsi="宋体"/>
          <w:color w:val="000000"/>
          <w:szCs w:val="24"/>
        </w:rPr>
      </w:pPr>
      <w:r w:rsidRPr="00CC0581">
        <w:rPr>
          <w:noProof/>
          <w:color w:val="000000"/>
          <w:szCs w:val="24"/>
        </w:rPr>
      </w:r>
      <w:r w:rsidRPr="00CC0581">
        <w:rPr>
          <w:noProof/>
          <w:color w:val="000000"/>
          <w:szCs w:val="24"/>
        </w:rPr>
        <w:pict>
          <v:rect id="矩形 70" o:spid="_x0000_s1033"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mu2Gk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modify: print input</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"intput:"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lastRenderedPageBreak/>
        <w:t>print</w:t>
      </w:r>
      <w:r w:rsidRPr="00A24C47">
        <w:rPr>
          <w:rFonts w:ascii="Courier New" w:hAnsi="Courier New" w:cs="Courier New"/>
          <w:color w:val="000000"/>
        </w:rPr>
        <w:t>(square_diff(3, 4))</w:t>
      </w:r>
    </w:p>
    <w:p w:rsidR="00A24C47" w:rsidRPr="00A24C47" w:rsidRDefault="00CC0581" w:rsidP="00A24C47">
      <w:pPr>
        <w:shd w:val="clear" w:color="auto" w:fill="F5F5F5"/>
        <w:rPr>
          <w:color w:val="000000"/>
          <w:szCs w:val="24"/>
        </w:rPr>
      </w:pPr>
      <w:r>
        <w:rPr>
          <w:noProof/>
          <w:color w:val="000000"/>
          <w:szCs w:val="24"/>
        </w:rPr>
      </w:r>
      <w:r>
        <w:rPr>
          <w:noProof/>
          <w:color w:val="000000"/>
          <w:szCs w:val="24"/>
        </w:rPr>
        <w:pict>
          <v:rect id="矩形 69" o:spid="_x0000_s1032"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J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B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73SJ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我们修改了函数的定义，为函数增加了功能。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现在，我们使用装饰器来实现上述修改：</w:t>
      </w:r>
    </w:p>
    <w:p w:rsidR="00A24C47" w:rsidRPr="00A24C47" w:rsidRDefault="00CC0581" w:rsidP="00A24C47">
      <w:pPr>
        <w:shd w:val="clear" w:color="auto" w:fill="F5F5F5"/>
        <w:rPr>
          <w:rFonts w:ascii="宋体" w:hAnsi="宋体"/>
          <w:color w:val="000000"/>
          <w:szCs w:val="24"/>
        </w:rPr>
      </w:pPr>
      <w:r w:rsidRPr="00CC0581">
        <w:rPr>
          <w:noProof/>
          <w:color w:val="000000"/>
          <w:szCs w:val="24"/>
        </w:rPr>
      </w:r>
      <w:r w:rsidRPr="00CC0581">
        <w:rPr>
          <w:noProof/>
          <w:color w:val="000000"/>
          <w:szCs w:val="24"/>
        </w:rPr>
        <w:pict>
          <v:rect id="矩形 68" o:spid="_x0000_s1031"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J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j/TIJ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CC0581" w:rsidP="00A24C47">
      <w:pPr>
        <w:shd w:val="clear" w:color="auto" w:fill="F5F5F5"/>
        <w:rPr>
          <w:color w:val="000000"/>
          <w:szCs w:val="24"/>
        </w:rPr>
      </w:pPr>
      <w:r>
        <w:rPr>
          <w:noProof/>
          <w:color w:val="000000"/>
          <w:szCs w:val="24"/>
        </w:rPr>
      </w:r>
      <w:r>
        <w:rPr>
          <w:noProof/>
          <w:color w:val="000000"/>
          <w:szCs w:val="24"/>
        </w:rPr>
        <w:pict>
          <v:rect id="矩形 67" o:spid="_x0000_s1030"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EI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pFSEI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装饰器可以用</w:t>
      </w:r>
      <w:r w:rsidRPr="00A24C47">
        <w:rPr>
          <w:rFonts w:ascii="Courier New" w:hAnsi="Courier New" w:cs="Courier New"/>
          <w:color w:val="333333"/>
        </w:rPr>
        <w:t>def</w:t>
      </w:r>
      <w:r w:rsidRPr="00A24C47">
        <w:rPr>
          <w:rFonts w:ascii="Courier New" w:hAnsi="Courier New" w:cs="Courier New"/>
          <w:color w:val="333333"/>
        </w:rPr>
        <w:t>的形式定义，如上面代码中的</w:t>
      </w:r>
      <w:r w:rsidRPr="00A24C47">
        <w:rPr>
          <w:rFonts w:ascii="Courier New" w:hAnsi="Courier New" w:cs="Courier New"/>
          <w:color w:val="333333"/>
        </w:rPr>
        <w:t>decorator</w:t>
      </w:r>
      <w:r w:rsidRPr="00A24C47">
        <w:rPr>
          <w:rFonts w:ascii="Courier New" w:hAnsi="Courier New" w:cs="Courier New"/>
          <w:color w:val="333333"/>
        </w:rPr>
        <w:t>。装饰器接收一个可调用对象作为输入参数，并返回一个新的可调用对象。装饰器新建了一个可调用对象，也就是上面的</w:t>
      </w:r>
      <w:r w:rsidRPr="00A24C47">
        <w:rPr>
          <w:rFonts w:ascii="Courier New" w:hAnsi="Courier New" w:cs="Courier New"/>
          <w:color w:val="333333"/>
        </w:rPr>
        <w:t>new_F</w:t>
      </w:r>
      <w:r w:rsidRPr="00A24C47">
        <w:rPr>
          <w:rFonts w:ascii="Courier New" w:hAnsi="Courier New" w:cs="Courier New"/>
          <w:color w:val="333333"/>
        </w:rPr>
        <w:t>。</w:t>
      </w:r>
      <w:r w:rsidRPr="00A24C47">
        <w:rPr>
          <w:rFonts w:ascii="Courier New" w:hAnsi="Courier New" w:cs="Courier New"/>
          <w:color w:val="333333"/>
        </w:rPr>
        <w:t>new_F</w:t>
      </w:r>
      <w:r w:rsidRPr="00A24C47">
        <w:rPr>
          <w:rFonts w:ascii="Courier New" w:hAnsi="Courier New" w:cs="Courier New"/>
          <w:color w:val="333333"/>
        </w:rPr>
        <w:t>中，我们</w:t>
      </w:r>
      <w:r w:rsidRPr="00A24C47">
        <w:rPr>
          <w:rFonts w:ascii="Courier New" w:hAnsi="Courier New" w:cs="Courier New"/>
          <w:color w:val="FF0000"/>
        </w:rPr>
        <w:t>增加了打印的功能</w:t>
      </w:r>
      <w:r w:rsidRPr="00A24C47">
        <w:rPr>
          <w:rFonts w:ascii="Courier New" w:hAnsi="Courier New" w:cs="Courier New"/>
          <w:color w:val="333333"/>
        </w:rPr>
        <w:t>，并通过调用</w:t>
      </w:r>
      <w:r w:rsidRPr="00A24C47">
        <w:rPr>
          <w:rFonts w:ascii="Courier New" w:hAnsi="Courier New" w:cs="Courier New"/>
          <w:color w:val="333333"/>
        </w:rPr>
        <w:t>F(a, b)</w:t>
      </w:r>
      <w:r w:rsidRPr="00A24C47">
        <w:rPr>
          <w:rFonts w:ascii="Courier New" w:hAnsi="Courier New" w:cs="Courier New"/>
          <w:color w:val="333333"/>
        </w:rPr>
        <w:t>来</w:t>
      </w:r>
      <w:r w:rsidRPr="00A24C47">
        <w:rPr>
          <w:rFonts w:ascii="Courier New" w:hAnsi="Courier New" w:cs="Courier New"/>
          <w:color w:val="FF0000"/>
        </w:rPr>
        <w:t>实现原有函数</w:t>
      </w:r>
      <w:r w:rsidRPr="00A24C47">
        <w:rPr>
          <w:rFonts w:ascii="Courier New" w:hAnsi="Courier New" w:cs="Courier New"/>
          <w:color w:val="333333"/>
        </w:rPr>
        <w:t>的功能。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定义好装饰器后，我们就可以通过</w:t>
      </w:r>
      <w:r w:rsidRPr="00A24C47">
        <w:rPr>
          <w:rFonts w:ascii="Courier New" w:hAnsi="Courier New" w:cs="Courier New"/>
          <w:color w:val="333333"/>
        </w:rPr>
        <w:t>@</w:t>
      </w:r>
      <w:r w:rsidRPr="00A24C47">
        <w:rPr>
          <w:rFonts w:ascii="Courier New" w:hAnsi="Courier New" w:cs="Courier New"/>
          <w:color w:val="333333"/>
        </w:rPr>
        <w:t>语法使用了。在函数</w:t>
      </w:r>
      <w:r w:rsidRPr="00A24C47">
        <w:rPr>
          <w:rFonts w:ascii="Courier New" w:hAnsi="Courier New" w:cs="Courier New"/>
          <w:color w:val="333333"/>
        </w:rPr>
        <w:t>square_sum</w:t>
      </w:r>
      <w:r w:rsidRPr="00A24C47">
        <w:rPr>
          <w:rFonts w:ascii="Courier New" w:hAnsi="Courier New" w:cs="Courier New"/>
          <w:color w:val="333333"/>
        </w:rPr>
        <w:t>和</w:t>
      </w:r>
      <w:r w:rsidRPr="00A24C47">
        <w:rPr>
          <w:rFonts w:ascii="Courier New" w:hAnsi="Courier New" w:cs="Courier New"/>
          <w:color w:val="333333"/>
        </w:rPr>
        <w:t>square_diff</w:t>
      </w:r>
      <w:r w:rsidRPr="00A24C47">
        <w:rPr>
          <w:rFonts w:ascii="Courier New" w:hAnsi="Courier New" w:cs="Courier New"/>
          <w:color w:val="333333"/>
        </w:rPr>
        <w:t>定义之前调用</w:t>
      </w:r>
      <w:r w:rsidRPr="00A24C47">
        <w:rPr>
          <w:rFonts w:ascii="Courier New" w:hAnsi="Courier New" w:cs="Courier New"/>
          <w:color w:val="333333"/>
        </w:rPr>
        <w:t>@decorator</w:t>
      </w:r>
      <w:r w:rsidRPr="00A24C47">
        <w:rPr>
          <w:rFonts w:ascii="Courier New" w:hAnsi="Courier New" w:cs="Courier New"/>
          <w:color w:val="333333"/>
        </w:rPr>
        <w:t>，我们实际上将</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传递给</w:t>
      </w:r>
      <w:r w:rsidRPr="00A24C47">
        <w:rPr>
          <w:rFonts w:ascii="Courier New" w:hAnsi="Courier New" w:cs="Courier New"/>
          <w:color w:val="333333"/>
        </w:rPr>
        <w:t>decorator</w:t>
      </w:r>
      <w:r w:rsidRPr="00A24C47">
        <w:rPr>
          <w:rFonts w:ascii="Courier New" w:hAnsi="Courier New" w:cs="Courier New"/>
          <w:color w:val="333333"/>
        </w:rPr>
        <w:t>，并将</w:t>
      </w:r>
      <w:r w:rsidRPr="00A24C47">
        <w:rPr>
          <w:rFonts w:ascii="Courier New" w:hAnsi="Courier New" w:cs="Courier New"/>
          <w:color w:val="333333"/>
        </w:rPr>
        <w:t>decorator</w:t>
      </w:r>
      <w:r w:rsidRPr="00A24C47">
        <w:rPr>
          <w:rFonts w:ascii="Courier New" w:hAnsi="Courier New" w:cs="Courier New"/>
          <w:color w:val="333333"/>
        </w:rPr>
        <w:t>返回的新的可调用对象赋给原来的函数名</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w:t>
      </w:r>
      <w:r w:rsidRPr="00A24C47">
        <w:rPr>
          <w:rFonts w:ascii="Courier New" w:hAnsi="Courier New" w:cs="Courier New"/>
          <w:color w:val="333333"/>
        </w:rPr>
        <w:t xml:space="preserve"> </w:t>
      </w:r>
      <w:r w:rsidRPr="00A24C47">
        <w:rPr>
          <w:rFonts w:ascii="Courier New" w:hAnsi="Courier New" w:cs="Courier New"/>
          <w:color w:val="333333"/>
        </w:rPr>
        <w:t>所以，当我们调用</w:t>
      </w:r>
      <w:r w:rsidRPr="00A24C47">
        <w:rPr>
          <w:rFonts w:ascii="Courier New" w:hAnsi="Courier New" w:cs="Courier New"/>
          <w:color w:val="333333"/>
        </w:rPr>
        <w:t>square_sum(3, 4)</w:t>
      </w:r>
      <w:r w:rsidRPr="00A24C47">
        <w:rPr>
          <w:rFonts w:ascii="Courier New" w:hAnsi="Courier New" w:cs="Courier New"/>
          <w:color w:val="333333"/>
        </w:rPr>
        <w:t>的时候，就相当于：</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square_sum = decorator(square_sum)</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square_sum(3, 4)</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我们知道，</w:t>
      </w:r>
      <w:r w:rsidRPr="00A24C47">
        <w:rPr>
          <w:rFonts w:ascii="Courier New" w:hAnsi="Courier New" w:cs="Courier New"/>
          <w:color w:val="333333"/>
        </w:rPr>
        <w:t>Python</w:t>
      </w:r>
      <w:r w:rsidRPr="00A24C47">
        <w:rPr>
          <w:rFonts w:ascii="Courier New" w:hAnsi="Courier New" w:cs="Courier New"/>
          <w:color w:val="333333"/>
        </w:rPr>
        <w:t>中的变量名和对象是分离的。变量名可以指向任意一个对象。从本质上，装饰器起到的就是这样一个重新指向变量名的作用</w:t>
      </w:r>
      <w:r w:rsidRPr="00A24C47">
        <w:rPr>
          <w:rFonts w:ascii="Courier New" w:hAnsi="Courier New" w:cs="Courier New"/>
          <w:color w:val="333333"/>
        </w:rPr>
        <w:t>(name binding)</w:t>
      </w:r>
      <w:r w:rsidRPr="00A24C47">
        <w:rPr>
          <w:rFonts w:ascii="Courier New" w:hAnsi="Courier New" w:cs="Courier New"/>
          <w:color w:val="333333"/>
        </w:rPr>
        <w:t>，让同一个变量名指向一个新返回的可调用对象，从而达到修改可调用对象的目的。</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与加工函数类似，我们可以使用装饰器加工类的方法。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lastRenderedPageBreak/>
        <w:t>如果我们有其他的类似函数，我们可以继续调用</w:t>
      </w:r>
      <w:r w:rsidRPr="00A24C47">
        <w:rPr>
          <w:rFonts w:ascii="Courier New" w:hAnsi="Courier New" w:cs="Courier New"/>
          <w:color w:val="333333"/>
        </w:rPr>
        <w:t>decorator</w:t>
      </w:r>
      <w:r w:rsidRPr="00A24C47">
        <w:rPr>
          <w:rFonts w:ascii="Courier New" w:hAnsi="Courier New" w:cs="Courier New"/>
          <w:color w:val="333333"/>
        </w:rPr>
        <w:t>来修饰函数，而不用重复修改函数或者增加新的封装。这样，我们就提高了程序的可重复利用性，并增加了程序的可读性。</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E83F69">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含参的装饰器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在上面的装饰器调用中，比如</w:t>
      </w:r>
      <w:r w:rsidRPr="00A24C47">
        <w:rPr>
          <w:rFonts w:ascii="Courier New" w:hAnsi="Courier New" w:cs="Courier New"/>
          <w:color w:val="333333"/>
        </w:rPr>
        <w:t>@decorator</w:t>
      </w:r>
      <w:r w:rsidRPr="00A24C47">
        <w:rPr>
          <w:rFonts w:ascii="Courier New" w:hAnsi="Courier New" w:cs="Courier New"/>
          <w:color w:val="333333"/>
        </w:rPr>
        <w:t>，该装饰器默认它后面的函数是唯一的参数。装饰器的语法允许我们调用</w:t>
      </w:r>
      <w:r w:rsidRPr="00A24C47">
        <w:rPr>
          <w:rFonts w:ascii="Courier New" w:hAnsi="Courier New" w:cs="Courier New"/>
          <w:color w:val="333333"/>
        </w:rPr>
        <w:t>decorator</w:t>
      </w:r>
      <w:r w:rsidRPr="00A24C47">
        <w:rPr>
          <w:rFonts w:ascii="Courier New" w:hAnsi="Courier New" w:cs="Courier New"/>
          <w:color w:val="333333"/>
        </w:rPr>
        <w:t>时，提供其它参数，比如</w:t>
      </w:r>
      <w:r w:rsidRPr="00A24C47">
        <w:rPr>
          <w:rFonts w:ascii="Courier New" w:hAnsi="Courier New" w:cs="Courier New"/>
          <w:color w:val="333333"/>
        </w:rPr>
        <w:t>@decorator(a)</w:t>
      </w:r>
      <w:r w:rsidRPr="00A24C47">
        <w:rPr>
          <w:rFonts w:ascii="Courier New" w:hAnsi="Courier New" w:cs="Courier New"/>
          <w:color w:val="333333"/>
        </w:rPr>
        <w:t>。这样，就为装饰器的编写和使用提供了更大的灵活性。</w:t>
      </w:r>
    </w:p>
    <w:p w:rsidR="00A24C47" w:rsidRPr="00A24C47" w:rsidRDefault="00CC0581" w:rsidP="00A24C47">
      <w:pPr>
        <w:shd w:val="clear" w:color="auto" w:fill="F5F5F5"/>
        <w:rPr>
          <w:rFonts w:ascii="宋体" w:hAnsi="宋体"/>
          <w:color w:val="000000"/>
          <w:szCs w:val="24"/>
        </w:rPr>
      </w:pPr>
      <w:r w:rsidRPr="00CC0581">
        <w:rPr>
          <w:noProof/>
          <w:color w:val="000000"/>
          <w:szCs w:val="24"/>
        </w:rPr>
      </w:r>
      <w:r w:rsidRPr="00CC0581">
        <w:rPr>
          <w:noProof/>
          <w:color w:val="000000"/>
          <w:szCs w:val="24"/>
        </w:rPr>
        <w:pict>
          <v:rect id="矩形 66" o:spid="_x0000_s1029"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FB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I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xNTFB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a new wrapper layer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pre_str(pre=</w:t>
      </w:r>
      <w:r w:rsidRPr="00A24C47">
        <w:rPr>
          <w:rFonts w:ascii="Courier New" w:hAnsi="Courier New" w:cs="Courier New"/>
          <w:color w:val="800000"/>
        </w:rPr>
        <w: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8000"/>
        </w:rPr>
        <w:t># old 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 xml:space="preserve">(pre + </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decorator</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'^_^'</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'T_T'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CC0581" w:rsidP="00A24C47">
      <w:pPr>
        <w:shd w:val="clear" w:color="auto" w:fill="F5F5F5"/>
        <w:rPr>
          <w:color w:val="000000"/>
          <w:szCs w:val="24"/>
        </w:rPr>
      </w:pPr>
      <w:r>
        <w:rPr>
          <w:noProof/>
          <w:color w:val="000000"/>
          <w:szCs w:val="24"/>
        </w:rPr>
      </w:r>
      <w:r>
        <w:rPr>
          <w:noProof/>
          <w:color w:val="000000"/>
          <w:szCs w:val="24"/>
        </w:rPr>
        <w:pict>
          <v:rect id="矩形 65" o:spid="_x0000_s1028"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G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A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ZVAG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上面的</w:t>
      </w:r>
      <w:r w:rsidRPr="00A24C47">
        <w:rPr>
          <w:rFonts w:ascii="Courier New" w:hAnsi="Courier New" w:cs="Courier New"/>
          <w:color w:val="333333"/>
        </w:rPr>
        <w:t>pre_str</w:t>
      </w:r>
      <w:r w:rsidRPr="00A24C47">
        <w:rPr>
          <w:rFonts w:ascii="Courier New" w:hAnsi="Courier New" w:cs="Courier New"/>
          <w:color w:val="333333"/>
        </w:rPr>
        <w:t>是允许参数的装饰器。它实际上是对原有装饰器的一个函数封装，并返回一个装饰器。我们可以将它理解为一个含有环境参量的</w:t>
      </w:r>
      <w:hyperlink r:id="rId46" w:history="1">
        <w:r w:rsidRPr="00A24C47">
          <w:rPr>
            <w:rStyle w:val="a6"/>
            <w:rFonts w:ascii="Courier New" w:hAnsi="Courier New" w:cs="Courier New"/>
            <w:color w:val="000000"/>
          </w:rPr>
          <w:t>闭包</w:t>
        </w:r>
      </w:hyperlink>
      <w:r w:rsidRPr="00A24C47">
        <w:rPr>
          <w:rFonts w:ascii="Courier New" w:hAnsi="Courier New" w:cs="Courier New"/>
          <w:color w:val="333333"/>
        </w:rPr>
        <w:t>。当我们使用</w:t>
      </w:r>
      <w:r w:rsidRPr="00A24C47">
        <w:rPr>
          <w:rFonts w:ascii="Courier New" w:hAnsi="Courier New" w:cs="Courier New"/>
          <w:color w:val="333333"/>
        </w:rPr>
        <w:t>@pre_str('^_^')</w:t>
      </w:r>
      <w:r w:rsidRPr="00A24C47">
        <w:rPr>
          <w:rFonts w:ascii="Courier New" w:hAnsi="Courier New" w:cs="Courier New"/>
          <w:color w:val="333333"/>
        </w:rPr>
        <w:t>调用的时候，</w:t>
      </w:r>
      <w:r w:rsidRPr="00A24C47">
        <w:rPr>
          <w:rFonts w:ascii="Courier New" w:hAnsi="Courier New" w:cs="Courier New"/>
          <w:color w:val="333333"/>
        </w:rPr>
        <w:t>Python</w:t>
      </w:r>
      <w:r w:rsidRPr="00A24C47">
        <w:rPr>
          <w:rFonts w:ascii="Courier New" w:hAnsi="Courier New" w:cs="Courier New"/>
          <w:color w:val="333333"/>
        </w:rPr>
        <w:t>能够发现这一层的封装，并把参数传递到装饰器的环境中。该调用相当于</w:t>
      </w:r>
      <w:r w:rsidRPr="00A24C47">
        <w:rPr>
          <w:rFonts w:ascii="Courier New" w:hAnsi="Courier New" w:cs="Courier New"/>
          <w:color w:val="333333"/>
        </w:rPr>
        <w:t>:</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 = pre_str(</w:t>
      </w:r>
      <w:r w:rsidRPr="00A24C47">
        <w:rPr>
          <w:rFonts w:ascii="Courier New" w:hAnsi="Courier New" w:cs="Courier New"/>
          <w:color w:val="800000"/>
        </w:rPr>
        <w:t>'^_^'</w:t>
      </w:r>
      <w:r w:rsidRPr="00A24C47">
        <w:rPr>
          <w:rFonts w:ascii="Courier New" w:hAnsi="Courier New" w:cs="Courier New"/>
          <w:color w:val="000000"/>
        </w:rPr>
        <w:t>) (square_sum)</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E83F69">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lastRenderedPageBreak/>
        <w:t>装饰类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在上面的例子中，装饰器接收一个函数，并返回一个函数，从而起到加工函数的效果。在</w:t>
      </w:r>
      <w:r w:rsidRPr="00A24C47">
        <w:rPr>
          <w:rFonts w:ascii="Courier New" w:hAnsi="Courier New" w:cs="Courier New"/>
          <w:color w:val="333333"/>
        </w:rPr>
        <w:t>Python 2.6</w:t>
      </w:r>
      <w:r w:rsidRPr="00A24C47">
        <w:rPr>
          <w:rFonts w:ascii="Courier New" w:hAnsi="Courier New" w:cs="Courier New"/>
          <w:color w:val="333333"/>
        </w:rPr>
        <w:t>以后，装饰器被拓展到类。一个装饰器可以接收一个类，并返回一个类，从而起到加工类的效果。</w:t>
      </w:r>
    </w:p>
    <w:p w:rsidR="00A24C47" w:rsidRPr="00A24C47" w:rsidRDefault="00CC0581" w:rsidP="00A24C47">
      <w:pPr>
        <w:shd w:val="clear" w:color="auto" w:fill="F5F5F5"/>
        <w:rPr>
          <w:rFonts w:ascii="宋体" w:hAnsi="宋体"/>
          <w:color w:val="000000"/>
          <w:szCs w:val="24"/>
        </w:rPr>
      </w:pPr>
      <w:r w:rsidRPr="00CC0581">
        <w:rPr>
          <w:noProof/>
          <w:color w:val="000000"/>
          <w:szCs w:val="24"/>
        </w:rPr>
      </w:r>
      <w:r w:rsidRPr="00CC0581">
        <w:rPr>
          <w:noProof/>
          <w:color w:val="000000"/>
          <w:szCs w:val="24"/>
        </w:rPr>
        <w:pict>
          <v:rect id="矩形 64" o:spid="_x0000_s1027"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T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G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BdB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wrap type="none"/>
            <w10:anchorlock/>
          </v:rect>
        </w:pic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decorator(aClass):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class</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0</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         = aClass(age)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1</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"total display"</w:t>
      </w:r>
      <w:r w:rsidRPr="00A24C47">
        <w:rPr>
          <w:rFonts w:ascii="Courier New" w:hAnsi="Courier New" w:cs="Courier New"/>
          <w:color w:val="000000"/>
        </w:rPr>
        <w:t>, self.total_display)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class</w:t>
      </w:r>
      <w:r w:rsidRPr="00A24C47">
        <w:rPr>
          <w:rFonts w:ascii="Courier New" w:hAnsi="Courier New" w:cs="Courier New"/>
          <w:color w:val="000000"/>
        </w:rPr>
        <w:t xml:space="preserve"> Bird:</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self.age =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"My age is"</w:t>
      </w:r>
      <w:r w:rsidRPr="00A24C47">
        <w:rPr>
          <w:rFonts w:ascii="Courier New" w:hAnsi="Courier New" w:cs="Courier New"/>
          <w:color w:val="000000"/>
        </w:rPr>
        <w:t>,self.age)</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eagleLord = Bird(5)</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for</w:t>
      </w:r>
      <w:r w:rsidRPr="00A24C47">
        <w:rPr>
          <w:rFonts w:ascii="Courier New" w:hAnsi="Courier New" w:cs="Courier New"/>
          <w:color w:val="000000"/>
        </w:rPr>
        <w:t xml:space="preserve"> i </w:t>
      </w:r>
      <w:r w:rsidRPr="00A24C47">
        <w:rPr>
          <w:rFonts w:ascii="Courier New" w:hAnsi="Courier New" w:cs="Courier New"/>
          <w:color w:val="0000FF"/>
        </w:rPr>
        <w:t>in</w:t>
      </w:r>
      <w:r w:rsidRPr="00A24C47">
        <w:rPr>
          <w:rFonts w:ascii="Courier New" w:hAnsi="Courier New" w:cs="Courier New"/>
          <w:color w:val="000000"/>
        </w:rPr>
        <w:t xml:space="preserve"> range(3):</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 xml:space="preserve">    eagleLord.display()</w:t>
      </w:r>
    </w:p>
    <w:p w:rsidR="00A24C47" w:rsidRPr="00A24C47" w:rsidRDefault="00CC0581" w:rsidP="00A24C47">
      <w:pPr>
        <w:shd w:val="clear" w:color="auto" w:fill="F5F5F5"/>
        <w:rPr>
          <w:color w:val="000000"/>
          <w:szCs w:val="24"/>
        </w:rPr>
      </w:pPr>
      <w:r>
        <w:rPr>
          <w:noProof/>
          <w:color w:val="000000"/>
          <w:szCs w:val="24"/>
        </w:rPr>
      </w:r>
      <w:r>
        <w:rPr>
          <w:noProof/>
          <w:color w:val="000000"/>
          <w:szCs w:val="24"/>
        </w:rPr>
        <w:pict>
          <v:rect id="矩形 63" o:spid="_x0000_s1026" alt="复制代码" href="javascript:void(0);" title="&quot;复制代码&quot;" style="width:23.8pt;height:23.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D3Hg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" o:button="t" filled="f" stroked="f">
            <v:fill o:detectmouseclick="t"/>
            <o:lock v:ext="edit" aspectratio="t"/>
            <w10:wrap type="none"/>
            <w10:anchorlock/>
          </v:rect>
        </w:pic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w:t>
      </w:r>
      <w:r w:rsidRPr="00A24C47">
        <w:rPr>
          <w:rFonts w:ascii="Courier New" w:hAnsi="Courier New" w:cs="Courier New"/>
          <w:color w:val="333333"/>
        </w:rPr>
        <w:t>decorator</w:t>
      </w:r>
      <w:r w:rsidRPr="00A24C47">
        <w:rPr>
          <w:rFonts w:ascii="Courier New" w:hAnsi="Courier New" w:cs="Courier New"/>
          <w:color w:val="333333"/>
        </w:rPr>
        <w:t>中，我们返回了一个新类</w:t>
      </w:r>
      <w:r w:rsidRPr="00A24C47">
        <w:rPr>
          <w:rFonts w:ascii="Courier New" w:hAnsi="Courier New" w:cs="Courier New"/>
          <w:color w:val="333333"/>
        </w:rPr>
        <w:t>newClass</w:t>
      </w:r>
      <w:r w:rsidRPr="00A24C47">
        <w:rPr>
          <w:rFonts w:ascii="Courier New" w:hAnsi="Courier New" w:cs="Courier New"/>
          <w:color w:val="333333"/>
        </w:rPr>
        <w:t>。在新类中，我们记录了原来类生成的对象（</w:t>
      </w:r>
      <w:r w:rsidRPr="00A24C47">
        <w:rPr>
          <w:rFonts w:ascii="Courier New" w:hAnsi="Courier New" w:cs="Courier New"/>
          <w:color w:val="333333"/>
        </w:rPr>
        <w:t>self.wrapped</w:t>
      </w:r>
      <w:r w:rsidRPr="00A24C47">
        <w:rPr>
          <w:rFonts w:ascii="Courier New" w:hAnsi="Courier New" w:cs="Courier New"/>
          <w:color w:val="333333"/>
        </w:rPr>
        <w:t>），并附加了新的属性</w:t>
      </w:r>
      <w:r w:rsidRPr="00A24C47">
        <w:rPr>
          <w:rFonts w:ascii="Courier New" w:hAnsi="Courier New" w:cs="Courier New"/>
          <w:color w:val="333333"/>
        </w:rPr>
        <w:t>total_display</w:t>
      </w:r>
      <w:r w:rsidRPr="00A24C47">
        <w:rPr>
          <w:rFonts w:ascii="Courier New" w:hAnsi="Courier New" w:cs="Courier New"/>
          <w:color w:val="333333"/>
        </w:rPr>
        <w:t>，用于记录调用</w:t>
      </w:r>
      <w:r w:rsidRPr="00A24C47">
        <w:rPr>
          <w:rFonts w:ascii="Courier New" w:hAnsi="Courier New" w:cs="Courier New"/>
          <w:color w:val="333333"/>
        </w:rPr>
        <w:t>display</w:t>
      </w:r>
      <w:r w:rsidRPr="00A24C47">
        <w:rPr>
          <w:rFonts w:ascii="Courier New" w:hAnsi="Courier New" w:cs="Courier New"/>
          <w:color w:val="333333"/>
        </w:rPr>
        <w:t>的次数。我们也同时更改了</w:t>
      </w:r>
      <w:r w:rsidRPr="00A24C47">
        <w:rPr>
          <w:rFonts w:ascii="Courier New" w:hAnsi="Courier New" w:cs="Courier New"/>
          <w:color w:val="333333"/>
        </w:rPr>
        <w:t>display</w:t>
      </w:r>
      <w:r w:rsidRPr="00A24C47">
        <w:rPr>
          <w:rFonts w:ascii="Courier New" w:hAnsi="Courier New" w:cs="Courier New"/>
          <w:color w:val="333333"/>
        </w:rPr>
        <w:t>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通过修改，我们的</w:t>
      </w:r>
      <w:r w:rsidRPr="00A24C47">
        <w:rPr>
          <w:rFonts w:ascii="Courier New" w:hAnsi="Courier New" w:cs="Courier New"/>
          <w:color w:val="333333"/>
        </w:rPr>
        <w:t>Bird</w:t>
      </w:r>
      <w:r w:rsidRPr="00A24C47">
        <w:rPr>
          <w:rFonts w:ascii="Courier New" w:hAnsi="Courier New" w:cs="Courier New"/>
          <w:color w:val="333333"/>
        </w:rPr>
        <w:t>类可以显示调用</w:t>
      </w:r>
      <w:r w:rsidRPr="00A24C47">
        <w:rPr>
          <w:rFonts w:ascii="Courier New" w:hAnsi="Courier New" w:cs="Courier New"/>
          <w:color w:val="333333"/>
        </w:rPr>
        <w:t>display</w:t>
      </w:r>
      <w:r w:rsidRPr="00A24C47">
        <w:rPr>
          <w:rFonts w:ascii="Courier New" w:hAnsi="Courier New" w:cs="Courier New"/>
          <w:color w:val="333333"/>
        </w:rPr>
        <w:t>的次数了。</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E83F69">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总结</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装饰器的核心作用是</w:t>
      </w:r>
      <w:r w:rsidRPr="00A24C47">
        <w:rPr>
          <w:rFonts w:ascii="Courier New" w:hAnsi="Courier New" w:cs="Courier New"/>
          <w:color w:val="333333"/>
        </w:rPr>
        <w:t>name binding</w:t>
      </w:r>
      <w:r w:rsidRPr="00A24C47">
        <w:rPr>
          <w:rFonts w:ascii="Courier New" w:hAnsi="Courier New" w:cs="Courier New"/>
          <w:color w:val="333333"/>
        </w:rPr>
        <w:t>。这种语法是</w:t>
      </w:r>
      <w:r w:rsidRPr="00A24C47">
        <w:rPr>
          <w:rFonts w:ascii="Courier New" w:hAnsi="Courier New" w:cs="Courier New"/>
          <w:color w:val="333333"/>
        </w:rPr>
        <w:t>Python</w:t>
      </w:r>
      <w:r w:rsidRPr="00A24C47">
        <w:rPr>
          <w:rFonts w:ascii="Courier New" w:hAnsi="Courier New" w:cs="Courier New"/>
          <w:color w:val="333333"/>
        </w:rPr>
        <w:t>多编程范式的又一个体现。大部分</w:t>
      </w:r>
      <w:r w:rsidRPr="00A24C47">
        <w:rPr>
          <w:rFonts w:ascii="Courier New" w:hAnsi="Courier New" w:cs="Courier New"/>
          <w:color w:val="333333"/>
        </w:rPr>
        <w:t>Python</w:t>
      </w:r>
      <w:r w:rsidRPr="00A24C47">
        <w:rPr>
          <w:rFonts w:ascii="Courier New" w:hAnsi="Courier New" w:cs="Courier New"/>
          <w:color w:val="333333"/>
        </w:rPr>
        <w:t>用户都不怎么需要定义装饰器，但有可能会使用装饰器。鉴于装饰器在</w:t>
      </w:r>
      <w:r w:rsidRPr="00A24C47">
        <w:rPr>
          <w:rFonts w:ascii="Courier New" w:hAnsi="Courier New" w:cs="Courier New"/>
          <w:color w:val="333333"/>
        </w:rPr>
        <w:t>Python</w:t>
      </w:r>
      <w:r w:rsidRPr="00A24C47">
        <w:rPr>
          <w:rFonts w:ascii="Courier New" w:hAnsi="Courier New" w:cs="Courier New"/>
          <w:color w:val="333333"/>
        </w:rPr>
        <w:t>项目中的广泛使用，了解这一语法是非常有益的。</w:t>
      </w:r>
    </w:p>
    <w:p w:rsidR="00A24C47" w:rsidRPr="00A24C47" w:rsidRDefault="00A24C47" w:rsidP="00A24C47"/>
    <w:p w:rsidR="00A24C47" w:rsidRPr="00A24C47" w:rsidRDefault="00A24C47" w:rsidP="00A24C47"/>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1</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r>
      <w:r w:rsidRPr="00CE0B1A">
        <w:rPr>
          <w:rFonts w:ascii="Times New Roman" w:eastAsiaTheme="minorEastAsia" w:hAnsi="Times New Roman" w:cs="Times New Roman"/>
        </w:rPr>
        <w:lastRenderedPageBreak/>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2</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3</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4</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addspam(fn):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new(*args):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new</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lastRenderedPageBreak/>
        <w:t>@addspam</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   </w:t>
      </w:r>
      <w:r w:rsidRPr="00CE0B1A">
        <w:rPr>
          <w:rFonts w:ascii="Times New Roman" w:eastAsiaTheme="minorEastAsia" w:hAnsi="Times New Roman" w:cs="Times New Roman"/>
          <w:b/>
          <w:bCs/>
        </w:rPr>
        <w:br/>
      </w:r>
      <w:r w:rsidRPr="00CE0B1A">
        <w:rPr>
          <w:rFonts w:ascii="Times New Roman" w:eastAsiaTheme="minorEastAsia" w:hAnsi="Times New Roman" w:cs="Times New Roman"/>
        </w:rPr>
        <w:t>useful(4,3)</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spam,spam,spam</w:t>
      </w:r>
      <w:r w:rsidRPr="00CE0B1A">
        <w:rPr>
          <w:rFonts w:ascii="Times New Roman" w:eastAsiaTheme="minorEastAsia" w:hAnsi="Times New Roman" w:cs="Times New Roman"/>
        </w:rPr>
        <w:br/>
        <w:t>25</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追加</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decorator(fn):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test(*args):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"My god!"*3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test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@decorator</w:t>
      </w:r>
      <w:r w:rsidRPr="00CE0B1A">
        <w:rPr>
          <w:rFonts w:ascii="Times New Roman" w:eastAsiaTheme="minorEastAsia" w:hAnsi="Times New Roman" w:cs="Times New Roman"/>
        </w:rPr>
        <w:br/>
        <w:t>def other(a,b):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if __name__=="__main__":</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other(4,3)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other(3,4)</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r>
      <w:r w:rsidRPr="00CE0B1A">
        <w:rPr>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r>
      <w:r w:rsidRPr="00CE0B1A">
        <w:rPr>
          <w:rFonts w:ascii="Times New Roman" w:eastAsiaTheme="minorEastAsia" w:hAnsi="Times New Roman" w:cs="Times New Roman"/>
        </w:rPr>
        <w:t>注释掉</w:t>
      </w:r>
      <w:r w:rsidRPr="00CE0B1A">
        <w:rPr>
          <w:rFonts w:ascii="Times New Roman" w:eastAsiaTheme="minorEastAsia" w:hAnsi="Times New Roman" w:cs="Times New Roman"/>
        </w:rPr>
        <w:t>//print return fn(*args)</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结果是：</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r>
      <w:r w:rsidRPr="00CE0B1A">
        <w:rPr>
          <w:rFonts w:ascii="Times New Roman" w:eastAsiaTheme="minorEastAsia" w:hAnsi="Times New Roman" w:cs="Times New Roman"/>
        </w:rPr>
        <w:br/>
      </w:r>
      <w:r w:rsidRPr="00CE0B1A">
        <w:rPr>
          <w:rFonts w:ascii="Times New Roman" w:eastAsiaTheme="minorEastAsia" w:hAnsi="Times New Roman" w:cs="Times New Roman"/>
        </w:rPr>
        <w:t>要想使</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函数能正常运行，必须加返回值，</w:t>
      </w:r>
      <w:r w:rsidRPr="00CE0B1A">
        <w:rPr>
          <w:rFonts w:ascii="Times New Roman" w:eastAsiaTheme="minorEastAsia" w:hAnsi="Times New Roman" w:cs="Times New Roman"/>
        </w:rPr>
        <w:t>@decorator</w:t>
      </w:r>
      <w:r w:rsidRPr="00CE0B1A">
        <w:rPr>
          <w:rFonts w:ascii="Times New Roman" w:eastAsiaTheme="minorEastAsia" w:hAnsi="Times New Roman" w:cs="Times New Roman"/>
        </w:rPr>
        <w:t>是一个</w:t>
      </w:r>
      <w:r w:rsidRPr="00CE0B1A">
        <w:rPr>
          <w:rFonts w:ascii="Times New Roman" w:eastAsiaTheme="minorEastAsia" w:hAnsi="Times New Roman" w:cs="Times New Roman"/>
        </w:rPr>
        <w:t>statement,</w:t>
      </w:r>
      <w:r w:rsidRPr="00CE0B1A">
        <w:rPr>
          <w:rFonts w:ascii="Times New Roman" w:eastAsiaTheme="minorEastAsia" w:hAnsi="Times New Roman" w:cs="Times New Roman"/>
        </w:rPr>
        <w:t>会将</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函数当作参数传入来执行</w:t>
      </w:r>
      <w:r w:rsidRPr="00CE0B1A">
        <w:rPr>
          <w:rFonts w:ascii="Times New Roman" w:eastAsiaTheme="minorEastAsia" w:hAnsi="Times New Roman" w:cs="Times New Roman"/>
        </w:rPr>
        <w:t>test</w:t>
      </w:r>
      <w:r w:rsidRPr="00CE0B1A">
        <w:rPr>
          <w:rFonts w:ascii="Times New Roman" w:eastAsiaTheme="minorEastAsia" w:hAnsi="Times New Roman" w:cs="Times New Roman"/>
        </w:rPr>
        <w:t>方法</w:t>
      </w:r>
    </w:p>
    <w:p w:rsidR="00CB21D4" w:rsidRPr="0050612D" w:rsidRDefault="00CB21D4" w:rsidP="00CB21D4"/>
    <w:p w:rsidR="000A4938" w:rsidRDefault="000A4938" w:rsidP="00E83F69">
      <w:pPr>
        <w:pStyle w:val="2"/>
        <w:rPr>
          <w:sz w:val="24"/>
        </w:rPr>
      </w:pPr>
      <w:bookmarkStart w:id="99" w:name="_Toc454522333"/>
      <w:r w:rsidRPr="000A4938">
        <w:rPr>
          <w:sz w:val="24"/>
        </w:rPr>
        <w:t>第</w:t>
      </w:r>
      <w:r w:rsidRPr="000A4938">
        <w:rPr>
          <w:rFonts w:hint="eastAsia"/>
          <w:sz w:val="24"/>
        </w:rPr>
        <w:t>28</w:t>
      </w:r>
      <w:r w:rsidRPr="000A4938">
        <w:rPr>
          <w:rFonts w:hint="eastAsia"/>
          <w:sz w:val="24"/>
        </w:rPr>
        <w:t>课</w:t>
      </w:r>
      <w:r w:rsidRPr="000A4938">
        <w:rPr>
          <w:rFonts w:hint="eastAsia"/>
          <w:sz w:val="24"/>
        </w:rPr>
        <w:t xml:space="preserve"> </w:t>
      </w:r>
      <w:r w:rsidRPr="000A4938">
        <w:rPr>
          <w:rFonts w:hint="eastAsia"/>
          <w:sz w:val="24"/>
        </w:rPr>
        <w:t>偏函数</w:t>
      </w:r>
      <w:bookmarkEnd w:id="99"/>
    </w:p>
    <w:p w:rsidR="000A4938" w:rsidRPr="000A4938" w:rsidRDefault="000A4938" w:rsidP="000A4938">
      <w:pPr>
        <w:pStyle w:val="a5"/>
        <w:shd w:val="clear" w:color="auto" w:fill="FFFFFF"/>
        <w:spacing w:before="0" w:beforeAutospacing="0" w:after="225" w:afterAutospacing="0" w:line="300" w:lineRule="atLeast"/>
        <w:rPr>
          <w:rFonts w:ascii="Helvetica" w:hAnsi="Helvetica" w:cs="Helvetica"/>
        </w:rPr>
      </w:pPr>
      <w:r w:rsidRPr="000A4938">
        <w:rPr>
          <w:rFonts w:ascii="Helvetica" w:hAnsi="Helvetica" w:cs="Helvetica"/>
        </w:rPr>
        <w:t>Python</w:t>
      </w:r>
      <w:r w:rsidRPr="000A4938">
        <w:rPr>
          <w:rFonts w:ascii="Helvetica" w:hAnsi="Helvetica" w:cs="Helvetica"/>
        </w:rPr>
        <w:t>的</w:t>
      </w:r>
      <w:r w:rsidRPr="000A4938">
        <w:rPr>
          <w:rStyle w:val="HTML"/>
          <w:rFonts w:ascii="Consolas" w:hAnsi="Consolas" w:cs="Consolas"/>
          <w:bdr w:val="single" w:sz="6" w:space="0" w:color="DDDDDD" w:frame="1"/>
          <w:shd w:val="clear" w:color="auto" w:fill="FAFAFA"/>
        </w:rPr>
        <w:t>functools</w:t>
      </w:r>
      <w:r w:rsidRPr="000A4938">
        <w:rPr>
          <w:rFonts w:ascii="Helvetica" w:hAnsi="Helvetica" w:cs="Helvetica"/>
        </w:rPr>
        <w:t>模块提供了很多有用的功能，其中一个就是偏函数（</w:t>
      </w:r>
      <w:r w:rsidRPr="000A4938">
        <w:rPr>
          <w:rFonts w:ascii="Helvetica" w:hAnsi="Helvetica" w:cs="Helvetica"/>
        </w:rPr>
        <w:t>Partial function</w:t>
      </w:r>
      <w:r w:rsidRPr="000A4938">
        <w:rPr>
          <w:rFonts w:ascii="Helvetica" w:hAnsi="Helvetica" w:cs="Helvetica"/>
        </w:rPr>
        <w:t>）。要注意，这里的偏函数和数学意义上的偏函数不一样。</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lastRenderedPageBreak/>
        <w:t>在介绍函数参数的时候，我们讲到，通过设定参数的默认值，可以降低函数调用的难度。而偏函数也可以做到这一点。举例如下：</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函数可以把字符串转换为整数，当仅传入字符串时，</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函数默认按十进制转换：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12345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但</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函数还提供额外的</w:t>
      </w:r>
      <w:r w:rsidRPr="007D2CE5">
        <w:rPr>
          <w:rStyle w:val="HTML"/>
          <w:rFonts w:ascii="Consolas" w:hAnsi="Consolas" w:cs="Consolas"/>
          <w:color w:val="FF0000"/>
          <w:bdr w:val="single" w:sz="6" w:space="0" w:color="DDDDDD" w:frame="1"/>
          <w:shd w:val="clear" w:color="auto" w:fill="FAFAFA"/>
        </w:rPr>
        <w:t>base</w:t>
      </w:r>
      <w:r w:rsidRPr="007D2CE5">
        <w:rPr>
          <w:rFonts w:ascii="Helvetica" w:hAnsi="Helvetica" w:cs="Helvetica"/>
          <w:color w:val="FF0000"/>
        </w:rPr>
        <w:t>参数</w:t>
      </w:r>
      <w:r w:rsidRPr="000A4938">
        <w:rPr>
          <w:rFonts w:ascii="Helvetica" w:hAnsi="Helvetica" w:cs="Helvetica"/>
        </w:rPr>
        <w:t>，默认值为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。如果传入</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参数，就可以做</w:t>
      </w:r>
      <w:r w:rsidRPr="000A4938">
        <w:rPr>
          <w:rFonts w:ascii="Helvetica" w:hAnsi="Helvetica" w:cs="Helvetica"/>
        </w:rPr>
        <w:t>N</w:t>
      </w:r>
      <w:r w:rsidRPr="000A4938">
        <w:rPr>
          <w:rFonts w:ascii="Helvetica" w:hAnsi="Helvetica" w:cs="Helvetica"/>
        </w:rPr>
        <w:t>进制的转换：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base=</w:t>
      </w:r>
      <w:r w:rsidRPr="000A4938">
        <w:rPr>
          <w:rStyle w:val="number"/>
        </w:rPr>
        <w:t>8</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5349</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xml:space="preserve">, </w:t>
      </w:r>
      <w:r w:rsidRPr="000A4938">
        <w:rPr>
          <w:rStyle w:val="number"/>
        </w:rPr>
        <w:t>16</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74565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假设要转换大量的二进制字符串，每次都传入</w:t>
      </w:r>
      <w:r w:rsidRPr="000A4938">
        <w:rPr>
          <w:rStyle w:val="HTML"/>
          <w:rFonts w:ascii="Consolas" w:hAnsi="Consolas" w:cs="Consolas"/>
          <w:bdr w:val="single" w:sz="6" w:space="0" w:color="DDDDDD" w:frame="1"/>
          <w:shd w:val="clear" w:color="auto" w:fill="FAFAFA"/>
        </w:rPr>
        <w:t>int(x, base=2)</w:t>
      </w:r>
      <w:r w:rsidRPr="000A4938">
        <w:rPr>
          <w:rFonts w:ascii="Helvetica" w:hAnsi="Helvetica" w:cs="Helvetica"/>
        </w:rPr>
        <w:t>非常麻烦，于是，我们想到，可以定义一个</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的函数，默认把</w:t>
      </w:r>
      <w:r w:rsidRPr="000A4938">
        <w:rPr>
          <w:rStyle w:val="HTML"/>
          <w:rFonts w:ascii="Consolas" w:hAnsi="Consolas" w:cs="Consolas"/>
          <w:bdr w:val="single" w:sz="6" w:space="0" w:color="DDDDDD" w:frame="1"/>
          <w:shd w:val="clear" w:color="auto" w:fill="FAFAFA"/>
        </w:rPr>
        <w:t>base=2</w:t>
      </w:r>
      <w:r w:rsidRPr="000A4938">
        <w:rPr>
          <w:rFonts w:ascii="Helvetica" w:hAnsi="Helvetica" w:cs="Helvetica"/>
        </w:rPr>
        <w:t>传进去：</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def</w:t>
      </w:r>
      <w:r w:rsidRPr="000A4938">
        <w:rPr>
          <w:rStyle w:val="function"/>
        </w:rPr>
        <w:t xml:space="preserve"> </w:t>
      </w:r>
      <w:r w:rsidRPr="000A4938">
        <w:rPr>
          <w:rStyle w:val="21"/>
          <w:b/>
          <w:bCs/>
        </w:rPr>
        <w:t>int2</w:t>
      </w:r>
      <w:r w:rsidRPr="000A4938">
        <w:rPr>
          <w:rStyle w:val="params"/>
        </w:rPr>
        <w:t>(x, base=</w:t>
      </w:r>
      <w:r w:rsidRPr="000A4938">
        <w:rPr>
          <w:rStyle w:val="number"/>
        </w:rPr>
        <w:t>2</w:t>
      </w:r>
      <w:r w:rsidRPr="000A4938">
        <w:rPr>
          <w:rStyle w:val="params"/>
        </w:rPr>
        <w:t>)</w:t>
      </w:r>
      <w:r w:rsidRPr="000A4938">
        <w:rPr>
          <w:rStyle w:val="function"/>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    </w:t>
      </w:r>
      <w:r w:rsidRPr="000A4938">
        <w:rPr>
          <w:rStyle w:val="keyword"/>
          <w:b/>
          <w:bCs/>
        </w:rPr>
        <w:t>return</w:t>
      </w:r>
      <w:r w:rsidRPr="000A4938">
        <w:rPr>
          <w:rStyle w:val="HTML"/>
        </w:rPr>
        <w:t xml:space="preserve"> int(x, base)</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这样，我们转换二进制就非常方便了：</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AA690B">
        <w:rPr>
          <w:rStyle w:val="HTML"/>
          <w:rFonts w:ascii="Consolas" w:hAnsi="Consolas" w:cs="Consolas"/>
          <w:color w:val="70AD47" w:themeColor="accent6"/>
          <w:bdr w:val="single" w:sz="6" w:space="0" w:color="DDDDDD" w:frame="1"/>
          <w:shd w:val="clear" w:color="auto" w:fill="FAFAFA"/>
        </w:rPr>
        <w:t>functools.partial</w:t>
      </w:r>
      <w:r w:rsidRPr="00AA690B">
        <w:rPr>
          <w:rFonts w:ascii="Helvetica" w:hAnsi="Helvetica" w:cs="Helvetica"/>
          <w:color w:val="70AD47" w:themeColor="accent6"/>
        </w:rPr>
        <w:t>就是帮助我们创建一个偏函数的，</w:t>
      </w:r>
      <w:r w:rsidRPr="000A4938">
        <w:rPr>
          <w:rFonts w:ascii="Helvetica" w:hAnsi="Helvetica" w:cs="Helvetica"/>
        </w:rPr>
        <w:t>不需要我们自己定义</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，可以直接使用下面的代码创建一个新的函数</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keyword"/>
          <w:b/>
          <w:bCs/>
        </w:rPr>
        <w:t>import</w:t>
      </w:r>
      <w:r w:rsidRPr="000A4938">
        <w:rPr>
          <w:rStyle w:val="HTML"/>
        </w:rPr>
        <w:t xml:space="preserve"> functools</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 = functools.partial(int, base=</w:t>
      </w:r>
      <w:r w:rsidRPr="000A4938">
        <w:rPr>
          <w:rStyle w:val="number"/>
        </w:rPr>
        <w:t>2</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lastRenderedPageBreak/>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88372E" w:rsidRDefault="000A4938" w:rsidP="000A4938">
      <w:pPr>
        <w:pStyle w:val="a5"/>
        <w:shd w:val="clear" w:color="auto" w:fill="FFFFFF"/>
        <w:spacing w:before="225" w:beforeAutospacing="0" w:after="225" w:afterAutospacing="0" w:line="300" w:lineRule="atLeast"/>
        <w:rPr>
          <w:rFonts w:ascii="Helvetica" w:hAnsi="Helvetica" w:cs="Helvetica"/>
          <w:color w:val="70AD47" w:themeColor="accent6"/>
        </w:rPr>
      </w:pPr>
      <w:r w:rsidRPr="000A4938">
        <w:rPr>
          <w:rFonts w:ascii="Helvetica" w:hAnsi="Helvetica" w:cs="Helvetica"/>
        </w:rPr>
        <w:t>所以，简单总结</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的作用就是</w:t>
      </w:r>
      <w:r w:rsidRPr="0088372E">
        <w:rPr>
          <w:rFonts w:ascii="Helvetica" w:hAnsi="Helvetica" w:cs="Helvetica"/>
          <w:color w:val="70AD47" w:themeColor="accent6"/>
        </w:rPr>
        <w:t>，把一个函数的某些参数给固定住（也就是设置默认值），返回一个新的函数，调用这个新函数会更简单。</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注意到上面的新的</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函数，仅仅是把</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参数重新设定默认值为</w:t>
      </w:r>
      <w:r w:rsidRPr="000A4938">
        <w:rPr>
          <w:rStyle w:val="HTML"/>
          <w:rFonts w:ascii="Consolas" w:hAnsi="Consolas" w:cs="Consolas"/>
          <w:bdr w:val="single" w:sz="6" w:space="0" w:color="DDDDDD" w:frame="1"/>
          <w:shd w:val="clear" w:color="auto" w:fill="FAFAFA"/>
        </w:rPr>
        <w:t>2</w:t>
      </w:r>
      <w:r w:rsidRPr="000A4938">
        <w:rPr>
          <w:rFonts w:ascii="Helvetica" w:hAnsi="Helvetica" w:cs="Helvetica"/>
        </w:rPr>
        <w:t>，但也可以在函数调用时传入其他值：</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 base=</w:t>
      </w:r>
      <w:r w:rsidRPr="000A4938">
        <w:rPr>
          <w:rStyle w:val="number"/>
        </w:rPr>
        <w:t>10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1000000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最后</w:t>
      </w:r>
      <w:r w:rsidRPr="0088372E">
        <w:rPr>
          <w:rFonts w:ascii="Helvetica" w:hAnsi="Helvetica" w:cs="Helvetica"/>
          <w:color w:val="70AD47" w:themeColor="accent6"/>
        </w:rPr>
        <w:t>，创建偏函数时，实际上可以接收函数对象、</w:t>
      </w:r>
      <w:r w:rsidRPr="0088372E">
        <w:rPr>
          <w:rStyle w:val="HTML"/>
          <w:rFonts w:ascii="Consolas" w:hAnsi="Consolas" w:cs="Consolas"/>
          <w:color w:val="70AD47" w:themeColor="accent6"/>
          <w:bdr w:val="single" w:sz="6" w:space="0" w:color="DDDDDD" w:frame="1"/>
          <w:shd w:val="clear" w:color="auto" w:fill="FAFAFA"/>
        </w:rPr>
        <w:t>*args</w:t>
      </w:r>
      <w:r w:rsidRPr="0088372E">
        <w:rPr>
          <w:rFonts w:ascii="Helvetica" w:hAnsi="Helvetica" w:cs="Helvetica"/>
          <w:color w:val="70AD47" w:themeColor="accent6"/>
        </w:rPr>
        <w:t>和</w:t>
      </w:r>
      <w:r w:rsidRPr="0088372E">
        <w:rPr>
          <w:rStyle w:val="HTML"/>
          <w:rFonts w:ascii="Consolas" w:hAnsi="Consolas" w:cs="Consolas"/>
          <w:color w:val="70AD47" w:themeColor="accent6"/>
          <w:bdr w:val="single" w:sz="6" w:space="0" w:color="DDDDDD" w:frame="1"/>
          <w:shd w:val="clear" w:color="auto" w:fill="FAFAFA"/>
        </w:rPr>
        <w:t>**kw</w:t>
      </w:r>
      <w:r w:rsidRPr="0088372E">
        <w:rPr>
          <w:rFonts w:ascii="Helvetica" w:hAnsi="Helvetica" w:cs="Helvetica"/>
          <w:color w:val="70AD47" w:themeColor="accent6"/>
        </w:rPr>
        <w:t>这</w:t>
      </w:r>
      <w:r w:rsidRPr="0088372E">
        <w:rPr>
          <w:rFonts w:ascii="Helvetica" w:hAnsi="Helvetica" w:cs="Helvetica"/>
          <w:color w:val="70AD47" w:themeColor="accent6"/>
        </w:rPr>
        <w:t>3</w:t>
      </w:r>
      <w:r w:rsidRPr="0088372E">
        <w:rPr>
          <w:rFonts w:ascii="Helvetica" w:hAnsi="Helvetica" w:cs="Helvetica"/>
          <w:color w:val="70AD47" w:themeColor="accent6"/>
        </w:rPr>
        <w:t>个参数，</w:t>
      </w: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int2 = </w:t>
      </w:r>
      <w:r w:rsidRPr="000A4938">
        <w:rPr>
          <w:rStyle w:val="value"/>
        </w:rPr>
        <w:t>functools.partial(int, base=</w:t>
      </w:r>
      <w:r w:rsidRPr="000A4938">
        <w:rPr>
          <w:rStyle w:val="number"/>
        </w:rPr>
        <w:t>2</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实际上固定了</w:t>
      </w:r>
      <w:r w:rsidRPr="000A4938">
        <w:rPr>
          <w:rFonts w:ascii="Helvetica" w:hAnsi="Helvetica" w:cs="Helvetica"/>
        </w:rPr>
        <w:t>int()</w:t>
      </w:r>
      <w:r w:rsidRPr="000A4938">
        <w:rPr>
          <w:rFonts w:ascii="Helvetica" w:hAnsi="Helvetica" w:cs="Helvetica"/>
        </w:rPr>
        <w:t>函数的关键字参数</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int2('10010')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kw = { </w:t>
      </w:r>
      <w:r w:rsidRPr="000A4938">
        <w:rPr>
          <w:rStyle w:val="string"/>
        </w:rPr>
        <w:t>'base'</w:t>
      </w:r>
      <w:r w:rsidRPr="000A4938">
        <w:rPr>
          <w:rStyle w:val="HTML"/>
        </w:rPr>
        <w:t xml:space="preserve">: </w:t>
      </w:r>
      <w:r w:rsidRPr="000A4938">
        <w:rPr>
          <w:rStyle w:val="number"/>
        </w:rPr>
        <w:t>2</w:t>
      </w:r>
      <w:r w:rsidRPr="000A4938">
        <w:rPr>
          <w:rStyle w:val="HTML"/>
        </w:rPr>
        <w:t xml:space="preserve"> }</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int</w:t>
      </w:r>
      <w:r w:rsidRPr="000A4938">
        <w:rPr>
          <w:rStyle w:val="HTML"/>
        </w:rPr>
        <w:t>(</w:t>
      </w:r>
      <w:r w:rsidRPr="000A4938">
        <w:rPr>
          <w:rStyle w:val="string"/>
        </w:rPr>
        <w:t>'10010'</w:t>
      </w:r>
      <w:r w:rsidRPr="000A4938">
        <w:rPr>
          <w:rStyle w:val="HTML"/>
        </w:rPr>
        <w:t>, **kw)</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max2 = </w:t>
      </w:r>
      <w:r w:rsidRPr="000A4938">
        <w:rPr>
          <w:rStyle w:val="value"/>
        </w:rPr>
        <w:t xml:space="preserve">functools.partial(max, </w:t>
      </w:r>
      <w:r w:rsidRPr="000A4938">
        <w:rPr>
          <w:rStyle w:val="number"/>
        </w:rPr>
        <w:t>10</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实际上会把</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作为</w:t>
      </w:r>
      <w:r w:rsidRPr="000A4938">
        <w:rPr>
          <w:rStyle w:val="HTML"/>
          <w:rFonts w:ascii="Consolas" w:hAnsi="Consolas" w:cs="Consolas"/>
          <w:bdr w:val="single" w:sz="6" w:space="0" w:color="DDDDDD" w:frame="1"/>
          <w:shd w:val="clear" w:color="auto" w:fill="FAFAFA"/>
        </w:rPr>
        <w:t>*args</w:t>
      </w:r>
      <w:r w:rsidRPr="000A4938">
        <w:rPr>
          <w:rFonts w:ascii="Helvetica" w:hAnsi="Helvetica" w:cs="Helvetica"/>
        </w:rPr>
        <w:t>的一部分自动加到左边，也就是：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max2(5, 6, 7)</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lastRenderedPageBreak/>
        <w:t>args = (10, 5, 6, 7)</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max(*args)</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结果为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w:t>
      </w:r>
    </w:p>
    <w:p w:rsidR="000A4938" w:rsidRPr="000A4938" w:rsidRDefault="000A4938" w:rsidP="00E83F69">
      <w:pPr>
        <w:pStyle w:val="3"/>
        <w:shd w:val="clear" w:color="auto" w:fill="FFFFFF"/>
        <w:spacing w:before="375" w:after="225" w:line="360" w:lineRule="atLeast"/>
        <w:rPr>
          <w:rFonts w:ascii="Helvetica" w:hAnsi="Helvetica" w:cs="Helvetica"/>
          <w:b w:val="0"/>
          <w:bCs w:val="0"/>
          <w:sz w:val="24"/>
          <w:szCs w:val="24"/>
        </w:rPr>
      </w:pPr>
      <w:bookmarkStart w:id="100" w:name="_Toc454522334"/>
      <w:r w:rsidRPr="000A4938">
        <w:rPr>
          <w:rFonts w:ascii="Helvetica" w:hAnsi="Helvetica" w:cs="Helvetica"/>
          <w:b w:val="0"/>
          <w:bCs w:val="0"/>
          <w:sz w:val="24"/>
          <w:szCs w:val="24"/>
        </w:rPr>
        <w:t>小结</w:t>
      </w:r>
      <w:bookmarkEnd w:id="100"/>
    </w:p>
    <w:p w:rsid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当函数的参数个数太多，需要简化时，使用</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可以创建一个新的函数，这个新函数可以固定住原函数的部分参数，从而在调用时更简单。</w:t>
      </w:r>
      <w:bookmarkStart w:id="101" w:name="_GoBack"/>
      <w:bookmarkEnd w:id="101"/>
    </w:p>
    <w:p w:rsidR="0088372E" w:rsidRDefault="0088372E" w:rsidP="000A4938">
      <w:pPr>
        <w:pStyle w:val="a5"/>
        <w:shd w:val="clear" w:color="auto" w:fill="FFFFFF"/>
        <w:spacing w:before="225" w:beforeAutospacing="0" w:after="225" w:afterAutospacing="0" w:line="300" w:lineRule="atLeast"/>
        <w:rPr>
          <w:rFonts w:ascii="Helvetica" w:hAnsi="Helvetica" w:cs="Helvetica"/>
        </w:rPr>
      </w:pPr>
    </w:p>
    <w:p w:rsidR="0088372E" w:rsidRDefault="0088372E" w:rsidP="00E83F69">
      <w:pPr>
        <w:pStyle w:val="2"/>
        <w:rPr>
          <w:sz w:val="24"/>
        </w:rPr>
      </w:pPr>
      <w:bookmarkStart w:id="102" w:name="_Toc454522335"/>
      <w:r w:rsidRPr="0088372E">
        <w:rPr>
          <w:rFonts w:hint="eastAsia"/>
          <w:sz w:val="24"/>
        </w:rPr>
        <w:t>第</w:t>
      </w:r>
      <w:r w:rsidRPr="0088372E">
        <w:rPr>
          <w:rFonts w:hint="eastAsia"/>
          <w:sz w:val="24"/>
        </w:rPr>
        <w:t>29</w:t>
      </w:r>
      <w:r w:rsidRPr="0088372E">
        <w:rPr>
          <w:rFonts w:hint="eastAsia"/>
          <w:sz w:val="24"/>
        </w:rPr>
        <w:t>课</w:t>
      </w:r>
      <w:r w:rsidRPr="0088372E">
        <w:rPr>
          <w:rFonts w:hint="eastAsia"/>
          <w:sz w:val="24"/>
        </w:rPr>
        <w:t xml:space="preserve"> </w:t>
      </w:r>
      <w:r w:rsidRPr="0088372E">
        <w:rPr>
          <w:rFonts w:hint="eastAsia"/>
          <w:sz w:val="24"/>
        </w:rPr>
        <w:t>模块</w:t>
      </w:r>
      <w:bookmarkEnd w:id="102"/>
    </w:p>
    <w:p w:rsidR="0088372E" w:rsidRPr="0088372E" w:rsidRDefault="0088372E" w:rsidP="0088372E">
      <w:pPr>
        <w:pStyle w:val="a5"/>
        <w:shd w:val="clear" w:color="auto" w:fill="FFFFFF"/>
        <w:spacing w:before="0" w:beforeAutospacing="0" w:after="225" w:afterAutospacing="0" w:line="300" w:lineRule="atLeast"/>
        <w:rPr>
          <w:rFonts w:ascii="Helvetica" w:hAnsi="Helvetica" w:cs="Helvetica"/>
        </w:rPr>
      </w:pPr>
      <w:r w:rsidRPr="0088372E">
        <w:rPr>
          <w:rFonts w:ascii="Helvetica" w:hAnsi="Helvetica" w:cs="Helvetica"/>
        </w:rPr>
        <w:t>在计算机程序的开发过程中，随着程序代码越写越多，在一个文件里代码就会越来越长，越来越不容易维护。</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为了编写可维护的代码，我们把很多函数分组，分别放到不同的文件里，这样，每个文件包含的代码就相对较少，很多编程语言都采用这种组织代码的方式。</w:t>
      </w:r>
      <w:r w:rsidRPr="005F4C75">
        <w:rPr>
          <w:rFonts w:ascii="Helvetica" w:hAnsi="Helvetica" w:cs="Helvetica"/>
          <w:color w:val="70AD47" w:themeColor="accent6"/>
        </w:rPr>
        <w:t>在</w:t>
      </w:r>
      <w:r w:rsidRPr="005F4C75">
        <w:rPr>
          <w:rFonts w:ascii="Helvetica" w:hAnsi="Helvetica" w:cs="Helvetica"/>
          <w:color w:val="70AD47" w:themeColor="accent6"/>
        </w:rPr>
        <w:t>Python</w:t>
      </w:r>
      <w:r w:rsidRPr="005F4C75">
        <w:rPr>
          <w:rFonts w:ascii="Helvetica" w:hAnsi="Helvetica" w:cs="Helvetica"/>
          <w:color w:val="70AD47" w:themeColor="accent6"/>
        </w:rPr>
        <w:t>中，一个</w:t>
      </w:r>
      <w:r w:rsidRPr="005F4C75">
        <w:rPr>
          <w:rFonts w:ascii="Helvetica" w:hAnsi="Helvetica" w:cs="Helvetica"/>
          <w:color w:val="70AD47" w:themeColor="accent6"/>
        </w:rPr>
        <w:t>.py</w:t>
      </w:r>
      <w:r w:rsidRPr="005F4C75">
        <w:rPr>
          <w:rFonts w:ascii="Helvetica" w:hAnsi="Helvetica" w:cs="Helvetica"/>
          <w:color w:val="70AD47" w:themeColor="accent6"/>
        </w:rPr>
        <w:t>文件就称之为一个模块（</w:t>
      </w:r>
      <w:r w:rsidRPr="005F4C75">
        <w:rPr>
          <w:rFonts w:ascii="Helvetica" w:hAnsi="Helvetica" w:cs="Helvetica"/>
          <w:color w:val="70AD47" w:themeColor="accent6"/>
        </w:rPr>
        <w:t>Module</w:t>
      </w:r>
      <w:r w:rsidRPr="005F4C75">
        <w:rPr>
          <w:rFonts w:ascii="Helvetica" w:hAnsi="Helvetica" w:cs="Helvetica"/>
          <w:color w:val="70AD47" w:themeColor="accent6"/>
        </w:rPr>
        <w:t>）</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使用模块有什么好处？</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t>最大的好处是大大提高了代码的可维护性。其次，编写代码不必从零开始</w:t>
      </w:r>
      <w:r w:rsidRPr="0088372E">
        <w:rPr>
          <w:rFonts w:ascii="Helvetica" w:hAnsi="Helvetica" w:cs="Helvetica"/>
        </w:rPr>
        <w:t>。当一个模块编写完毕，就可以被其他地方引用。我们在编写程序的时候，也经常引用其他模块，包括</w:t>
      </w:r>
      <w:r w:rsidRPr="0088372E">
        <w:rPr>
          <w:rFonts w:ascii="Helvetica" w:hAnsi="Helvetica" w:cs="Helvetica"/>
        </w:rPr>
        <w:t>Python</w:t>
      </w:r>
      <w:r w:rsidRPr="0088372E">
        <w:rPr>
          <w:rFonts w:ascii="Helvetica" w:hAnsi="Helvetica" w:cs="Helvetica"/>
        </w:rPr>
        <w:t>内置的模块和来自第三方的模块。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t>使用模块还可以避免函数名和变量名冲突</w:t>
      </w:r>
      <w:r w:rsidRPr="0088372E">
        <w:rPr>
          <w:rFonts w:ascii="Helvetica" w:hAnsi="Helvetica" w:cs="Helvetica"/>
        </w:rPr>
        <w:t>。相同名字的函数和变量完全可以分别存在不同的模块中，因此，我们自己在编写模块时，不必考虑名字会与其他模块冲突。但是也要注意，</w:t>
      </w:r>
      <w:r w:rsidRPr="00482674">
        <w:rPr>
          <w:rFonts w:ascii="Helvetica" w:hAnsi="Helvetica" w:cs="Helvetica"/>
          <w:color w:val="70AD47" w:themeColor="accent6"/>
        </w:rPr>
        <w:t>尽量不要与内置函数名字冲突</w:t>
      </w:r>
      <w:r w:rsidRPr="0088372E">
        <w:rPr>
          <w:rFonts w:ascii="Helvetica" w:hAnsi="Helvetica" w:cs="Helvetica"/>
        </w:rPr>
        <w:t>。点</w:t>
      </w:r>
      <w:hyperlink r:id="rId47" w:tgtFrame="_blank" w:history="1">
        <w:r w:rsidRPr="0088372E">
          <w:rPr>
            <w:rStyle w:val="a6"/>
            <w:rFonts w:ascii="Helvetica" w:hAnsi="Helvetica" w:cs="Helvetica"/>
            <w:color w:val="auto"/>
          </w:rPr>
          <w:t>这里</w:t>
        </w:r>
      </w:hyperlink>
      <w:r w:rsidRPr="0088372E">
        <w:rPr>
          <w:rFonts w:ascii="Helvetica" w:hAnsi="Helvetica" w:cs="Helvetica"/>
        </w:rPr>
        <w:t>查看</w:t>
      </w:r>
      <w:r w:rsidRPr="0088372E">
        <w:rPr>
          <w:rFonts w:ascii="Helvetica" w:hAnsi="Helvetica" w:cs="Helvetica"/>
        </w:rPr>
        <w:t>Python</w:t>
      </w:r>
      <w:r w:rsidRPr="0088372E">
        <w:rPr>
          <w:rFonts w:ascii="Helvetica" w:hAnsi="Helvetica" w:cs="Helvetica"/>
        </w:rPr>
        <w:t>的所有内置函数。</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你也许还想到，如果不同的人编写的模块名相同怎么办？</w:t>
      </w:r>
      <w:r w:rsidRPr="00482674">
        <w:rPr>
          <w:rFonts w:ascii="Helvetica" w:hAnsi="Helvetica" w:cs="Helvetica"/>
          <w:color w:val="70AD47" w:themeColor="accent6"/>
        </w:rPr>
        <w:t>为了避免模块名冲突，</w:t>
      </w:r>
      <w:r w:rsidRPr="00482674">
        <w:rPr>
          <w:rFonts w:ascii="Helvetica" w:hAnsi="Helvetica" w:cs="Helvetica"/>
          <w:color w:val="70AD47" w:themeColor="accent6"/>
        </w:rPr>
        <w:t>Python</w:t>
      </w:r>
      <w:r w:rsidRPr="00482674">
        <w:rPr>
          <w:rFonts w:ascii="Helvetica" w:hAnsi="Helvetica" w:cs="Helvetica"/>
          <w:color w:val="70AD47" w:themeColor="accent6"/>
        </w:rPr>
        <w:t>又引入了按目录来组织模块的方法，称为包（</w:t>
      </w:r>
      <w:r w:rsidRPr="00482674">
        <w:rPr>
          <w:rFonts w:ascii="Helvetica" w:hAnsi="Helvetica" w:cs="Helvetica"/>
          <w:color w:val="70AD47" w:themeColor="accent6"/>
        </w:rPr>
        <w:t>Package</w:t>
      </w:r>
      <w:r w:rsidRPr="00482674">
        <w:rPr>
          <w:rFonts w:ascii="Helvetica" w:hAnsi="Helvetica" w:cs="Helvetica"/>
          <w:color w:val="70AD47" w:themeColor="accent6"/>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举个例子，一个</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的模块，一个</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现在，假设我们的</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这两个模块名字与其他模块冲突了，于是我们可以通过包来组织模块，避免冲突。方法是选择一个顶层包名，比如</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，按照如下目录存放：</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lastRenderedPageBreak/>
        <w:drawing>
          <wp:inline distT="0" distB="0" distL="0" distR="0">
            <wp:extent cx="3457931" cy="2278503"/>
            <wp:effectExtent l="0" t="0" r="0" b="0"/>
            <wp:docPr id="20" name="图片 20" descr="my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company"/>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4761" cy="2283003"/>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引入了包以后，只要顶层的包名不与别人冲突，那所有模块都不会与别人冲突。</w:t>
      </w:r>
      <w:r w:rsidRPr="0088372E">
        <w:rPr>
          <w:rFonts w:ascii="Helvetica" w:hAnsi="Helvetica" w:cs="Helvetica"/>
        </w:rPr>
        <w:t>现在，</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模块的名字就变成了</w:t>
      </w:r>
      <w:r w:rsidRPr="0088372E">
        <w:rPr>
          <w:rStyle w:val="HTML"/>
          <w:rFonts w:ascii="Consolas" w:hAnsi="Consolas" w:cs="Consolas"/>
          <w:bdr w:val="single" w:sz="6" w:space="0" w:color="DDDDDD" w:frame="1"/>
          <w:shd w:val="clear" w:color="auto" w:fill="FAFAFA"/>
        </w:rPr>
        <w:t>mycompany.abc</w:t>
      </w:r>
      <w:r w:rsidRPr="0088372E">
        <w:rPr>
          <w:rFonts w:ascii="Helvetica" w:hAnsi="Helvetica" w:cs="Helvetica"/>
        </w:rPr>
        <w:t>，类似的，</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的模块名变成了</w:t>
      </w:r>
      <w:r w:rsidRPr="0088372E">
        <w:rPr>
          <w:rStyle w:val="HTML"/>
          <w:rFonts w:ascii="Consolas" w:hAnsi="Consolas" w:cs="Consolas"/>
          <w:bdr w:val="single" w:sz="6" w:space="0" w:color="DDDDDD" w:frame="1"/>
          <w:shd w:val="clear" w:color="auto" w:fill="FAFAFA"/>
        </w:rPr>
        <w:t>mycompany.xyz</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请注意，</w:t>
      </w:r>
      <w:r w:rsidRPr="00E34667">
        <w:rPr>
          <w:rFonts w:ascii="Helvetica" w:hAnsi="Helvetica" w:cs="Helvetica"/>
          <w:color w:val="70AD47" w:themeColor="accent6"/>
        </w:rPr>
        <w:t>每一个包目录下面都会有一个</w:t>
      </w:r>
      <w:r w:rsidRPr="00E34667">
        <w:rPr>
          <w:rStyle w:val="HTML"/>
          <w:rFonts w:ascii="Consolas" w:hAnsi="Consolas" w:cs="Consolas"/>
          <w:color w:val="70AD47" w:themeColor="accent6"/>
          <w:bdr w:val="single" w:sz="6" w:space="0" w:color="DDDDDD" w:frame="1"/>
          <w:shd w:val="clear" w:color="auto" w:fill="FAFAFA"/>
        </w:rPr>
        <w:t>__init__.py</w:t>
      </w:r>
      <w:r w:rsidRPr="00E34667">
        <w:rPr>
          <w:rFonts w:ascii="Helvetica" w:hAnsi="Helvetica" w:cs="Helvetica"/>
          <w:color w:val="70AD47" w:themeColor="accent6"/>
        </w:rPr>
        <w:t>的文件，这个文件是必须存在的，否则，</w:t>
      </w:r>
      <w:r w:rsidRPr="00E34667">
        <w:rPr>
          <w:rFonts w:ascii="Helvetica" w:hAnsi="Helvetica" w:cs="Helvetica"/>
          <w:color w:val="70AD47" w:themeColor="accent6"/>
        </w:rPr>
        <w:t>Python</w:t>
      </w:r>
      <w:r w:rsidRPr="00E34667">
        <w:rPr>
          <w:rFonts w:ascii="Helvetica" w:hAnsi="Helvetica" w:cs="Helvetica"/>
          <w:color w:val="70AD47" w:themeColor="accent6"/>
        </w:rPr>
        <w:t>就把这个目录当成普通目录，而不是一个包。</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可以是空文件，也可以有</w:t>
      </w:r>
      <w:r w:rsidRPr="0088372E">
        <w:rPr>
          <w:rFonts w:ascii="Helvetica" w:hAnsi="Helvetica" w:cs="Helvetica"/>
        </w:rPr>
        <w:t>Python</w:t>
      </w:r>
      <w:r w:rsidRPr="0088372E">
        <w:rPr>
          <w:rFonts w:ascii="Helvetica" w:hAnsi="Helvetica" w:cs="Helvetica"/>
        </w:rPr>
        <w:t>代码，因为</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本身就是一个模块，而它的模块名就是</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类似的，</w:t>
      </w:r>
      <w:r w:rsidRPr="00E34667">
        <w:rPr>
          <w:rFonts w:ascii="Helvetica" w:hAnsi="Helvetica" w:cs="Helvetica"/>
          <w:color w:val="70AD47" w:themeColor="accent6"/>
        </w:rPr>
        <w:t>可以有多级目录，组成多级层次的包结构</w:t>
      </w:r>
      <w:r w:rsidRPr="0088372E">
        <w:rPr>
          <w:rFonts w:ascii="Helvetica" w:hAnsi="Helvetica" w:cs="Helvetica"/>
        </w:rPr>
        <w:t>。比如如下的目录结构：</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drawing>
          <wp:inline distT="0" distB="0" distL="0" distR="0">
            <wp:extent cx="2940806" cy="2330886"/>
            <wp:effectExtent l="0" t="0" r="0" b="0"/>
            <wp:docPr id="14" name="图片 14" descr="mycompan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company-web"/>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6804" cy="2335640"/>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文件</w:t>
      </w:r>
      <w:r w:rsidRPr="0088372E">
        <w:rPr>
          <w:rStyle w:val="HTML"/>
          <w:rFonts w:ascii="Consolas" w:hAnsi="Consolas" w:cs="Consolas"/>
          <w:bdr w:val="single" w:sz="6" w:space="0" w:color="DDDDDD" w:frame="1"/>
          <w:shd w:val="clear" w:color="auto" w:fill="FAFAFA"/>
        </w:rPr>
        <w:t>www.py</w:t>
      </w:r>
      <w:r w:rsidRPr="0088372E">
        <w:rPr>
          <w:rFonts w:ascii="Helvetica" w:hAnsi="Helvetica" w:cs="Helvetica"/>
        </w:rPr>
        <w:t>的模块名就是</w:t>
      </w:r>
      <w:r w:rsidRPr="0088372E">
        <w:rPr>
          <w:rStyle w:val="HTML"/>
          <w:rFonts w:ascii="Consolas" w:hAnsi="Consolas" w:cs="Consolas"/>
          <w:bdr w:val="single" w:sz="6" w:space="0" w:color="DDDDDD" w:frame="1"/>
          <w:shd w:val="clear" w:color="auto" w:fill="FAFAFA"/>
        </w:rPr>
        <w:t>mycompany.web.www</w:t>
      </w:r>
      <w:r w:rsidRPr="0088372E">
        <w:rPr>
          <w:rFonts w:ascii="Helvetica" w:hAnsi="Helvetica" w:cs="Helvetica"/>
        </w:rPr>
        <w:t>，两个文件</w:t>
      </w:r>
      <w:r w:rsidRPr="0088372E">
        <w:rPr>
          <w:rStyle w:val="HTML"/>
          <w:rFonts w:ascii="Consolas" w:hAnsi="Consolas" w:cs="Consolas"/>
          <w:bdr w:val="single" w:sz="6" w:space="0" w:color="DDDDDD" w:frame="1"/>
          <w:shd w:val="clear" w:color="auto" w:fill="FAFAFA"/>
        </w:rPr>
        <w:t>utils.py</w:t>
      </w:r>
      <w:r w:rsidRPr="0088372E">
        <w:rPr>
          <w:rFonts w:ascii="Helvetica" w:hAnsi="Helvetica" w:cs="Helvetica"/>
        </w:rPr>
        <w:t>的模块名分别是</w:t>
      </w:r>
      <w:r w:rsidRPr="0088372E">
        <w:rPr>
          <w:rStyle w:val="HTML"/>
          <w:rFonts w:ascii="Consolas" w:hAnsi="Consolas" w:cs="Consolas"/>
          <w:bdr w:val="single" w:sz="6" w:space="0" w:color="DDDDDD" w:frame="1"/>
          <w:shd w:val="clear" w:color="auto" w:fill="FAFAFA"/>
        </w:rPr>
        <w:t>mycompany.utils</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mycompany.web.utils</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自己创建模块时要注意命名，不能和</w:t>
      </w:r>
      <w:r w:rsidRPr="00E34667">
        <w:rPr>
          <w:rFonts w:ascii="Helvetica" w:hAnsi="Helvetica" w:cs="Helvetica"/>
          <w:color w:val="70AD47" w:themeColor="accent6"/>
        </w:rPr>
        <w:t>Python</w:t>
      </w:r>
      <w:r w:rsidRPr="00E34667">
        <w:rPr>
          <w:rFonts w:ascii="Helvetica" w:hAnsi="Helvetica" w:cs="Helvetica"/>
          <w:color w:val="70AD47" w:themeColor="accent6"/>
        </w:rPr>
        <w:t>自带的模块名称冲突</w:t>
      </w:r>
      <w:r w:rsidRPr="0088372E">
        <w:rPr>
          <w:rFonts w:ascii="Helvetica" w:hAnsi="Helvetica" w:cs="Helvetica"/>
        </w:rPr>
        <w:t>。例如，系统自带了</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模块，自己的模块就不可命名为</w:t>
      </w:r>
      <w:r w:rsidRPr="0088372E">
        <w:rPr>
          <w:rStyle w:val="HTML"/>
          <w:rFonts w:ascii="Consolas" w:hAnsi="Consolas" w:cs="Consolas"/>
          <w:bdr w:val="single" w:sz="6" w:space="0" w:color="DDDDDD" w:frame="1"/>
          <w:shd w:val="clear" w:color="auto" w:fill="FAFAFA"/>
        </w:rPr>
        <w:t>sys.py</w:t>
      </w:r>
      <w:r w:rsidRPr="0088372E">
        <w:rPr>
          <w:rFonts w:ascii="Helvetica" w:hAnsi="Helvetica" w:cs="Helvetica"/>
        </w:rPr>
        <w:t>，否则将无法导入系统自带的</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Style w:val="HTML"/>
          <w:rFonts w:ascii="Consolas" w:hAnsi="Consolas" w:cs="Consolas"/>
          <w:bdr w:val="single" w:sz="6" w:space="0" w:color="DDDDDD" w:frame="1"/>
          <w:shd w:val="clear" w:color="auto" w:fill="FAFAFA"/>
        </w:rPr>
        <w:t>mycompany.web</w:t>
      </w:r>
      <w:r w:rsidRPr="0088372E">
        <w:rPr>
          <w:rFonts w:ascii="Helvetica" w:hAnsi="Helvetica" w:cs="Helvetica"/>
        </w:rPr>
        <w:t>也是一个模块，请指出该模块对应的</w:t>
      </w:r>
      <w:r w:rsidRPr="0088372E">
        <w:rPr>
          <w:rFonts w:ascii="Helvetica" w:hAnsi="Helvetica" w:cs="Helvetica"/>
        </w:rPr>
        <w:t>.py</w:t>
      </w:r>
      <w:r w:rsidRPr="0088372E">
        <w:rPr>
          <w:rFonts w:ascii="Helvetica" w:hAnsi="Helvetica" w:cs="Helvetica"/>
        </w:rPr>
        <w:t>文件。</w:t>
      </w:r>
    </w:p>
    <w:p w:rsidR="0088372E" w:rsidRPr="0088372E" w:rsidRDefault="0088372E" w:rsidP="007427FC">
      <w:pPr>
        <w:jc w:val="center"/>
        <w:rPr>
          <w:szCs w:val="24"/>
        </w:rPr>
      </w:pPr>
    </w:p>
    <w:p w:rsidR="004A56C0" w:rsidRDefault="00BB23A8" w:rsidP="00E83F69">
      <w:pPr>
        <w:pStyle w:val="3"/>
        <w:rPr>
          <w:sz w:val="24"/>
        </w:rPr>
      </w:pPr>
      <w:bookmarkStart w:id="103" w:name="_Toc454522336"/>
      <w:r w:rsidRPr="00BB23A8">
        <w:rPr>
          <w:rFonts w:hint="eastAsia"/>
          <w:sz w:val="24"/>
        </w:rPr>
        <w:lastRenderedPageBreak/>
        <w:t>附</w:t>
      </w:r>
      <w:r w:rsidRPr="00BB23A8">
        <w:rPr>
          <w:rFonts w:hint="eastAsia"/>
          <w:sz w:val="24"/>
        </w:rPr>
        <w:t xml:space="preserve">  __init__.py</w:t>
      </w:r>
      <w:bookmarkEnd w:id="103"/>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python</w:t>
      </w:r>
      <w:r w:rsidRPr="00BB23A8">
        <w:rPr>
          <w:rFonts w:ascii="Verdana" w:hAnsi="Verdana"/>
          <w:color w:val="333333"/>
        </w:rPr>
        <w:t>的每个模块的包中，都有一个</w:t>
      </w:r>
      <w:r w:rsidRPr="00BB23A8">
        <w:rPr>
          <w:rFonts w:ascii="Verdana" w:hAnsi="Verdana"/>
          <w:color w:val="333333"/>
        </w:rPr>
        <w:t>__init__.py</w:t>
      </w:r>
      <w:r w:rsidRPr="00BB23A8">
        <w:rPr>
          <w:rFonts w:ascii="Verdana" w:hAnsi="Verdana"/>
          <w:color w:val="333333"/>
        </w:rPr>
        <w:t>文件，有了这个文件，我们才能导入这个目录下的</w:t>
      </w:r>
      <w:r w:rsidRPr="00BB23A8">
        <w:rPr>
          <w:rFonts w:ascii="Verdana" w:hAnsi="Verdana"/>
          <w:color w:val="333333"/>
        </w:rPr>
        <w:t>module</w:t>
      </w:r>
      <w:r w:rsidRPr="00BB23A8">
        <w:rPr>
          <w:rFonts w:ascii="Verdana" w:hAnsi="Verdana"/>
          <w:color w:val="333333"/>
        </w:rPr>
        <w:t>。</w:t>
      </w:r>
      <w:r w:rsidRPr="00BB23A8">
        <w:rPr>
          <w:rFonts w:ascii="Verdana" w:hAnsi="Verdana"/>
          <w:color w:val="333333"/>
        </w:rPr>
        <w:br/>
      </w:r>
      <w:r w:rsidRPr="00BB23A8">
        <w:rPr>
          <w:rFonts w:ascii="Verdana" w:hAnsi="Verdana"/>
          <w:color w:val="333333"/>
        </w:rPr>
        <w:t>那么，</w:t>
      </w:r>
      <w:r w:rsidRPr="00BB23A8">
        <w:rPr>
          <w:rFonts w:ascii="Verdana" w:hAnsi="Verdana"/>
          <w:color w:val="333333"/>
        </w:rPr>
        <w:t>__init__.py</w:t>
      </w:r>
      <w:r w:rsidRPr="00BB23A8">
        <w:rPr>
          <w:rFonts w:ascii="Verdana" w:hAnsi="Verdana"/>
          <w:color w:val="333333"/>
        </w:rPr>
        <w:t>还有什么别的功能呢？</w:t>
      </w:r>
      <w:r w:rsidRPr="00BB23A8">
        <w:rPr>
          <w:rFonts w:ascii="Verdana" w:hAnsi="Verdana"/>
          <w:color w:val="333333"/>
        </w:rPr>
        <w:br/>
      </w:r>
      <w:r w:rsidRPr="00BB23A8">
        <w:rPr>
          <w:rFonts w:ascii="Verdana" w:hAnsi="Verdana"/>
          <w:color w:val="333333"/>
        </w:rPr>
        <w:t>其实，</w:t>
      </w:r>
      <w:r w:rsidRPr="00BB23A8">
        <w:rPr>
          <w:rFonts w:ascii="Verdana" w:hAnsi="Verdana"/>
          <w:color w:val="333333"/>
        </w:rPr>
        <w:t>__init__.py</w:t>
      </w:r>
      <w:r w:rsidRPr="00BB23A8">
        <w:rPr>
          <w:rFonts w:ascii="Verdana" w:hAnsi="Verdana"/>
          <w:color w:val="333333"/>
        </w:rPr>
        <w:t>里面还是可以有内容的，我们在导入一个包时，实际上导入了它的</w:t>
      </w:r>
      <w:r w:rsidRPr="00BB23A8">
        <w:rPr>
          <w:rFonts w:ascii="Verdana" w:hAnsi="Verdana"/>
          <w:color w:val="333333"/>
        </w:rPr>
        <w:t>__init__.py</w:t>
      </w:r>
      <w:r w:rsidRPr="00BB23A8">
        <w:rPr>
          <w:rFonts w:ascii="Verdana" w:hAnsi="Verdana"/>
          <w:color w:val="333333"/>
        </w:rPr>
        <w:t>文件。</w:t>
      </w:r>
      <w:r w:rsidRPr="00BB23A8">
        <w:rPr>
          <w:rFonts w:ascii="Verdana" w:hAnsi="Verdana"/>
          <w:color w:val="333333"/>
        </w:rPr>
        <w:br/>
      </w:r>
      <w:r w:rsidRPr="00BB23A8">
        <w:rPr>
          <w:rFonts w:ascii="Verdana" w:hAnsi="Verdana"/>
          <w:color w:val="333333"/>
        </w:rPr>
        <w:t>我们可以再</w:t>
      </w:r>
      <w:r w:rsidRPr="00BB23A8">
        <w:rPr>
          <w:rFonts w:ascii="Verdana" w:hAnsi="Verdana"/>
          <w:color w:val="333333"/>
        </w:rPr>
        <w:t>__init__.py</w:t>
      </w:r>
      <w:r w:rsidRPr="00BB23A8">
        <w:rPr>
          <w:rFonts w:ascii="Verdana" w:hAnsi="Verdana"/>
          <w:color w:val="333333"/>
        </w:rPr>
        <w:t>文件中再导入其他的包，或者模块。</w:t>
      </w:r>
      <w:r w:rsidRPr="00BB23A8">
        <w:rPr>
          <w:rFonts w:ascii="Verdana" w:hAnsi="Verdana"/>
          <w:color w:val="333333"/>
        </w:rPr>
        <w:br/>
        <w:t>[python]</w:t>
      </w:r>
      <w:r w:rsidRPr="00BB23A8">
        <w:rPr>
          <w:rFonts w:ascii="Verdana" w:hAnsi="Verdana"/>
          <w:color w:val="333333"/>
        </w:rPr>
        <w:br/>
        <w:t>import readers </w:t>
      </w:r>
      <w:r w:rsidRPr="00BB23A8">
        <w:rPr>
          <w:rFonts w:ascii="Verdana" w:hAnsi="Verdana"/>
          <w:color w:val="333333"/>
        </w:rPr>
        <w:br/>
        <w:t>import writers </w:t>
      </w:r>
      <w:r w:rsidRPr="00BB23A8">
        <w:rPr>
          <w:rFonts w:ascii="Verdana" w:hAnsi="Verdana"/>
          <w:color w:val="333333"/>
        </w:rPr>
        <w:br/>
        <w:t>import commands </w:t>
      </w:r>
      <w:r w:rsidRPr="00BB23A8">
        <w:rPr>
          <w:rFonts w:ascii="Verdana" w:hAnsi="Verdana"/>
          <w:color w:val="333333"/>
        </w:rPr>
        <w:br/>
        <w:t>import users </w:t>
      </w:r>
      <w:r w:rsidRPr="00BB23A8">
        <w:rPr>
          <w:rFonts w:ascii="Verdana" w:hAnsi="Verdana"/>
          <w:color w:val="333333"/>
        </w:rPr>
        <w:br/>
        <w:t>import meta </w:t>
      </w:r>
      <w:r w:rsidRPr="00BB23A8">
        <w:rPr>
          <w:rFonts w:ascii="Verdana" w:hAnsi="Verdana"/>
          <w:color w:val="333333"/>
        </w:rPr>
        <w:br/>
        <w:t>import auth </w:t>
      </w:r>
      <w:r w:rsidRPr="00BB23A8">
        <w:rPr>
          <w:rFonts w:ascii="Verdana" w:hAnsi="Verdana"/>
          <w:color w:val="333333"/>
        </w:rPr>
        <w:br/>
        <w:t>import admin </w:t>
      </w:r>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这样，当我们导入这个包的时候，</w:t>
      </w:r>
      <w:r w:rsidRPr="00BB23A8">
        <w:rPr>
          <w:rFonts w:ascii="Verdana" w:hAnsi="Verdana"/>
          <w:color w:val="333333"/>
        </w:rPr>
        <w:t>__init__.py</w:t>
      </w:r>
      <w:r w:rsidRPr="00BB23A8">
        <w:rPr>
          <w:rFonts w:ascii="Verdana" w:hAnsi="Verdana"/>
          <w:color w:val="333333"/>
        </w:rPr>
        <w:t>文件自动运行。帮我们导入了这么多个模块，我们就不需要将所有的</w:t>
      </w:r>
      <w:r w:rsidRPr="00BB23A8">
        <w:rPr>
          <w:rFonts w:ascii="Verdana" w:hAnsi="Verdana"/>
          <w:color w:val="333333"/>
        </w:rPr>
        <w:t>import</w:t>
      </w:r>
      <w:r w:rsidRPr="00BB23A8">
        <w:rPr>
          <w:rFonts w:ascii="Verdana" w:hAnsi="Verdana"/>
          <w:color w:val="333333"/>
        </w:rPr>
        <w:t>语句写在一个文件里了，也可以减少代码量。</w:t>
      </w:r>
      <w:r w:rsidRPr="00BB23A8">
        <w:rPr>
          <w:rFonts w:ascii="Verdana" w:hAnsi="Verdana"/>
          <w:color w:val="333333"/>
        </w:rPr>
        <w:br/>
      </w:r>
      <w:r w:rsidRPr="00BB23A8">
        <w:rPr>
          <w:rFonts w:ascii="Verdana" w:hAnsi="Verdana"/>
          <w:color w:val="333333"/>
        </w:rPr>
        <w:t>不需要一个个去导入</w:t>
      </w:r>
      <w:r w:rsidRPr="00BB23A8">
        <w:rPr>
          <w:rFonts w:ascii="Verdana" w:hAnsi="Verdana"/>
          <w:color w:val="333333"/>
        </w:rPr>
        <w:t>module</w:t>
      </w:r>
      <w:r w:rsidRPr="00BB23A8">
        <w:rPr>
          <w:rFonts w:ascii="Verdana" w:hAnsi="Verdana"/>
          <w:color w:val="333333"/>
        </w:rPr>
        <w:t>了。</w:t>
      </w:r>
      <w:r w:rsidRPr="00BB23A8">
        <w:rPr>
          <w:rFonts w:ascii="Verdana" w:hAnsi="Verdana"/>
          <w:color w:val="333333"/>
        </w:rPr>
        <w:br/>
        <w:t xml:space="preserve">__init__.py </w:t>
      </w:r>
      <w:r w:rsidRPr="00BB23A8">
        <w:rPr>
          <w:rFonts w:ascii="Verdana" w:hAnsi="Verdana"/>
          <w:color w:val="333333"/>
        </w:rPr>
        <w:t>中还有一个重要的变量，叫做</w:t>
      </w:r>
      <w:r w:rsidRPr="00BB23A8">
        <w:rPr>
          <w:rFonts w:ascii="Verdana" w:hAnsi="Verdana"/>
          <w:color w:val="333333"/>
        </w:rPr>
        <w:t xml:space="preserve"> __all__</w:t>
      </w:r>
      <w:r w:rsidRPr="00BB23A8">
        <w:rPr>
          <w:rFonts w:ascii="Verdana" w:hAnsi="Verdana"/>
          <w:color w:val="333333"/>
        </w:rPr>
        <w:t>。我们有时会使出一招</w:t>
      </w:r>
      <w:r w:rsidRPr="00BB23A8">
        <w:rPr>
          <w:rFonts w:ascii="Verdana" w:hAnsi="Verdana"/>
          <w:color w:val="333333"/>
        </w:rPr>
        <w:t>“</w:t>
      </w:r>
      <w:r w:rsidRPr="00BB23A8">
        <w:rPr>
          <w:rFonts w:ascii="Verdana" w:hAnsi="Verdana"/>
          <w:color w:val="333333"/>
        </w:rPr>
        <w:t>全部导入</w:t>
      </w:r>
      <w:r w:rsidRPr="00BB23A8">
        <w:rPr>
          <w:rFonts w:ascii="Verdana" w:hAnsi="Verdana"/>
          <w:color w:val="333333"/>
        </w:rPr>
        <w:t>”</w:t>
      </w:r>
      <w:r w:rsidRPr="00BB23A8">
        <w:rPr>
          <w:rFonts w:ascii="Verdana" w:hAnsi="Verdana"/>
          <w:color w:val="333333"/>
        </w:rPr>
        <w:t>，也就是这样：</w:t>
      </w:r>
      <w:r w:rsidRPr="00BB23A8">
        <w:rPr>
          <w:rFonts w:ascii="Verdana" w:hAnsi="Verdana"/>
          <w:color w:val="333333"/>
        </w:rPr>
        <w:br/>
        <w:t>from PackageName import *</w:t>
      </w:r>
      <w:r w:rsidRPr="00BB23A8">
        <w:rPr>
          <w:rFonts w:ascii="Verdana" w:hAnsi="Verdana"/>
          <w:color w:val="333333"/>
        </w:rPr>
        <w:br/>
      </w:r>
      <w:r w:rsidRPr="00BB23A8">
        <w:rPr>
          <w:rFonts w:ascii="Verdana" w:hAnsi="Verdana"/>
          <w:color w:val="333333"/>
        </w:rPr>
        <w:t>这时</w:t>
      </w:r>
      <w:r w:rsidRPr="00BB23A8">
        <w:rPr>
          <w:rFonts w:ascii="Verdana" w:hAnsi="Verdana"/>
          <w:color w:val="333333"/>
        </w:rPr>
        <w:t xml:space="preserve"> import </w:t>
      </w:r>
      <w:r w:rsidRPr="00BB23A8">
        <w:rPr>
          <w:rFonts w:ascii="Verdana" w:hAnsi="Verdana"/>
          <w:color w:val="333333"/>
        </w:rPr>
        <w:t>就会把注册在包</w:t>
      </w:r>
      <w:r w:rsidRPr="00BB23A8">
        <w:rPr>
          <w:rFonts w:ascii="Verdana" w:hAnsi="Verdana"/>
          <w:color w:val="333333"/>
        </w:rPr>
        <w:t xml:space="preserve"> __init__.py </w:t>
      </w:r>
      <w:r w:rsidRPr="00BB23A8">
        <w:rPr>
          <w:rFonts w:ascii="Verdana" w:hAnsi="Verdana"/>
          <w:color w:val="333333"/>
        </w:rPr>
        <w:t>文件中</w:t>
      </w:r>
      <w:r w:rsidRPr="00BB23A8">
        <w:rPr>
          <w:rFonts w:ascii="Verdana" w:hAnsi="Verdana"/>
          <w:color w:val="333333"/>
        </w:rPr>
        <w:t xml:space="preserve"> __all__ </w:t>
      </w:r>
      <w:r w:rsidRPr="00BB23A8">
        <w:rPr>
          <w:rFonts w:ascii="Verdana" w:hAnsi="Verdana"/>
          <w:color w:val="333333"/>
        </w:rPr>
        <w:t>列表中的子模块和子包导入到当前作用域中来。比如：</w:t>
      </w:r>
      <w:r w:rsidRPr="00BB23A8">
        <w:rPr>
          <w:rFonts w:ascii="Verdana" w:hAnsi="Verdana"/>
          <w:color w:val="333333"/>
        </w:rPr>
        <w:br/>
        <w:t>#</w:t>
      </w:r>
      <w:r w:rsidRPr="00BB23A8">
        <w:rPr>
          <w:rFonts w:ascii="Verdana" w:hAnsi="Verdana"/>
          <w:color w:val="333333"/>
        </w:rPr>
        <w:t>文件</w:t>
      </w:r>
      <w:r w:rsidRPr="00BB23A8">
        <w:rPr>
          <w:rFonts w:ascii="Verdana" w:hAnsi="Verdana"/>
          <w:color w:val="333333"/>
        </w:rPr>
        <w:t xml:space="preserve"> __init__.py</w:t>
      </w:r>
    </w:p>
    <w:p w:rsidR="00BB23A8" w:rsidRPr="00BB23A8" w:rsidRDefault="00BB23A8" w:rsidP="00BB23A8">
      <w:pPr>
        <w:pStyle w:val="a5"/>
        <w:shd w:val="clear" w:color="auto" w:fill="FFFFFF"/>
        <w:spacing w:before="150" w:beforeAutospacing="0" w:after="150" w:afterAutospacing="0"/>
        <w:rPr>
          <w:rFonts w:ascii="Verdana" w:hAnsi="Verdana"/>
          <w:color w:val="333333"/>
        </w:rPr>
      </w:pPr>
      <w:r w:rsidRPr="00BB23A8">
        <w:rPr>
          <w:rFonts w:ascii="Verdana" w:hAnsi="Verdana"/>
          <w:color w:val="333333"/>
        </w:rPr>
        <w:t>__all__ = ["Module1", "Module2", "subPackage1", "subPackage2"]</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如：在一个包里有</w:t>
      </w:r>
      <w:r w:rsidRPr="00BB23A8">
        <w:rPr>
          <w:rFonts w:ascii="Verdana" w:hAnsi="Verdana"/>
          <w:color w:val="000000"/>
        </w:rPr>
        <w:t>foo.py</w:t>
      </w:r>
      <w:r w:rsidRPr="00BB23A8">
        <w:rPr>
          <w:rFonts w:ascii="Verdana" w:hAnsi="Verdana"/>
          <w:color w:val="000000"/>
        </w:rPr>
        <w:t>、</w:t>
      </w:r>
      <w:r w:rsidRPr="00BB23A8">
        <w:rPr>
          <w:rFonts w:ascii="Verdana" w:hAnsi="Verdana"/>
          <w:color w:val="000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os</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datetime</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#foo.py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from</w:t>
      </w:r>
      <w:r w:rsidRPr="00BB23A8">
        <w:rPr>
          <w:color w:val="000000"/>
        </w:rPr>
        <w:t xml:space="preserve"> </w:t>
      </w:r>
      <w:r w:rsidRPr="00BB23A8">
        <w:rPr>
          <w:color w:val="800080"/>
        </w:rPr>
        <w:t>__init__</w:t>
      </w:r>
      <w:r w:rsidRPr="00BB23A8">
        <w:rPr>
          <w:color w:val="000000"/>
        </w:rPr>
        <w:t xml:space="preserve"> </w:t>
      </w:r>
      <w:r w:rsidRPr="00BB23A8">
        <w:rPr>
          <w:color w:val="0000FF"/>
        </w:rPr>
        <w:t>import</w:t>
      </w:r>
      <w:r w:rsidRPr="00BB23A8">
        <w:rPr>
          <w:color w:val="000000"/>
        </w:rPr>
        <w:t xml:space="preserve"> *</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print</w:t>
      </w:r>
      <w:r w:rsidRPr="00BB23A8">
        <w:rPr>
          <w:color w:val="000000"/>
        </w:rPr>
        <w:t xml:space="preserve"> datetime.datetime.now()</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则输出：</w:t>
      </w:r>
      <w:r w:rsidRPr="00BB23A8">
        <w:rPr>
          <w:rFonts w:ascii="Verdana" w:hAnsi="Verdana"/>
          <w:color w:val="000000"/>
        </w:rPr>
        <w:t>2013-07-11 11:34:41.250000</w:t>
      </w:r>
    </w:p>
    <w:p w:rsidR="00BB23A8" w:rsidRDefault="00BB23A8" w:rsidP="00BB23A8"/>
    <w:p w:rsidR="00465ABB" w:rsidRPr="00465ABB" w:rsidRDefault="00465ABB" w:rsidP="00E83F69">
      <w:pPr>
        <w:pStyle w:val="3"/>
        <w:rPr>
          <w:sz w:val="24"/>
        </w:rPr>
      </w:pPr>
      <w:bookmarkStart w:id="104" w:name="_Toc454522337"/>
      <w:r w:rsidRPr="00465ABB">
        <w:rPr>
          <w:rFonts w:hint="eastAsia"/>
          <w:sz w:val="24"/>
        </w:rPr>
        <w:t>__f</w:t>
      </w:r>
      <w:r w:rsidRPr="00465ABB">
        <w:rPr>
          <w:sz w:val="24"/>
        </w:rPr>
        <w:t>ile_</w:t>
      </w:r>
      <w:r w:rsidRPr="00465ABB">
        <w:rPr>
          <w:rFonts w:hint="eastAsia"/>
          <w:sz w:val="24"/>
        </w:rPr>
        <w:t>_</w:t>
      </w:r>
      <w:r w:rsidRPr="00465ABB">
        <w:rPr>
          <w:rFonts w:hint="eastAsia"/>
          <w:sz w:val="24"/>
        </w:rPr>
        <w:t>与</w:t>
      </w:r>
      <w:r w:rsidRPr="00465ABB">
        <w:rPr>
          <w:rFonts w:hint="eastAsia"/>
          <w:sz w:val="24"/>
        </w:rPr>
        <w:t>argv</w:t>
      </w:r>
      <w:r w:rsidRPr="00465ABB">
        <w:rPr>
          <w:sz w:val="24"/>
        </w:rPr>
        <w:t>[0]</w:t>
      </w:r>
      <w:bookmarkEnd w:id="104"/>
    </w:p>
    <w:p w:rsidR="00A835FE"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在</w:t>
      </w:r>
      <w:r w:rsidRPr="00465ABB">
        <w:rPr>
          <w:rFonts w:ascii="Helvetica" w:hAnsi="Helvetica" w:cs="Helvetica"/>
          <w:color w:val="000000"/>
        </w:rPr>
        <w:t>python</w:t>
      </w:r>
      <w:r w:rsidRPr="00465ABB">
        <w:rPr>
          <w:rFonts w:ascii="Helvetica" w:hAnsi="Helvetica" w:cs="Helvetica"/>
          <w:color w:val="000000"/>
        </w:rPr>
        <w:t>下，获取当前执行主脚本的方法有两个：</w:t>
      </w:r>
      <w:r w:rsidRPr="00465ABB">
        <w:rPr>
          <w:rFonts w:ascii="Helvetica" w:hAnsi="Helvetica" w:cs="Helvetica"/>
          <w:color w:val="000000"/>
        </w:rPr>
        <w:t>sys.argv[0]</w:t>
      </w:r>
      <w:r w:rsidRPr="00465ABB">
        <w:rPr>
          <w:rFonts w:ascii="Helvetica" w:hAnsi="Helvetica" w:cs="Helvetica"/>
          <w:color w:val="000000"/>
        </w:rPr>
        <w:t>和</w:t>
      </w:r>
      <w:r w:rsidRPr="00465ABB">
        <w:rPr>
          <w:rFonts w:ascii="Helvetica" w:hAnsi="Helvetica" w:cs="Helvetica"/>
          <w:color w:val="000000"/>
        </w:rPr>
        <w:t>__file__</w:t>
      </w:r>
      <w:r w:rsidRPr="00465ABB">
        <w:rPr>
          <w:rFonts w:ascii="Helvetica" w:hAnsi="Helvetica" w:cs="Helvetica"/>
          <w:color w:val="000000"/>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lastRenderedPageBreak/>
        <w:t>获取主执行文件路径的最佳方法是用</w:t>
      </w:r>
      <w:r w:rsidRPr="00465ABB">
        <w:rPr>
          <w:rFonts w:ascii="Helvetica" w:hAnsi="Helvetica" w:cs="Helvetica"/>
          <w:color w:val="000000"/>
        </w:rPr>
        <w:t>sys.argv[0]</w:t>
      </w:r>
      <w:r w:rsidRPr="00465ABB">
        <w:rPr>
          <w:rFonts w:ascii="Helvetica" w:hAnsi="Helvetica" w:cs="Helvetica"/>
          <w:color w:val="000000"/>
        </w:rPr>
        <w:t>，它可能是一个相对路径，所以再取一下</w:t>
      </w:r>
      <w:r w:rsidRPr="00465ABB">
        <w:rPr>
          <w:rFonts w:ascii="Helvetica" w:hAnsi="Helvetica" w:cs="Helvetica"/>
          <w:color w:val="000000"/>
        </w:rPr>
        <w:t>abspath</w:t>
      </w:r>
      <w:r w:rsidRPr="00465ABB">
        <w:rPr>
          <w:rFonts w:ascii="Helvetica" w:hAnsi="Helvetica" w:cs="Helvetica"/>
          <w:color w:val="000000"/>
        </w:rPr>
        <w:t>是保险的做法，像这样：</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import</w:t>
      </w:r>
      <w:r w:rsidRPr="00465ABB">
        <w:rPr>
          <w:rFonts w:ascii="Courier New" w:hAnsi="Courier New" w:cs="Courier New"/>
          <w:color w:val="110000"/>
        </w:rPr>
        <w:t xml:space="preserve">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DC143C"/>
        </w:rPr>
        <w:t>sys</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color w:val="110000"/>
        </w:rPr>
        <w:t xml:space="preserve">dirname, filename =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split(</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abspath(</w:t>
      </w:r>
      <w:r w:rsidRPr="00465ABB">
        <w:rPr>
          <w:rFonts w:ascii="Courier New" w:hAnsi="Courier New" w:cs="Courier New"/>
          <w:color w:val="DC143C"/>
        </w:rPr>
        <w:t>sys</w:t>
      </w:r>
      <w:r w:rsidRPr="00465ABB">
        <w:rPr>
          <w:rFonts w:ascii="Courier New" w:hAnsi="Courier New" w:cs="Courier New"/>
          <w:color w:val="110000"/>
        </w:rPr>
        <w:t>.</w:t>
      </w:r>
      <w:r w:rsidRPr="00465ABB">
        <w:rPr>
          <w:rFonts w:ascii="Courier New" w:hAnsi="Courier New" w:cs="Courier New"/>
          <w:color w:val="000000"/>
        </w:rPr>
        <w:t>argv[</w:t>
      </w:r>
      <w:r w:rsidRPr="00465ABB">
        <w:rPr>
          <w:rFonts w:ascii="Courier New" w:hAnsi="Courier New" w:cs="Courier New"/>
          <w:color w:val="FF4500"/>
        </w:rPr>
        <w:t>0</w:t>
      </w:r>
      <w:r w:rsidRPr="00465ABB">
        <w:rPr>
          <w:rFonts w:ascii="Courier New" w:hAnsi="Courier New" w:cs="Courier New"/>
          <w:color w:val="000000"/>
        </w:rPr>
        <w:t>]))</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"running from"</w:t>
      </w:r>
      <w:r w:rsidRPr="00465ABB">
        <w:rPr>
          <w:rFonts w:ascii="Courier New" w:hAnsi="Courier New" w:cs="Courier New"/>
          <w:color w:val="110000"/>
        </w:rPr>
        <w:t>, dirname</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"file is"</w:t>
      </w:r>
      <w:r w:rsidRPr="00465ABB">
        <w:rPr>
          <w:rFonts w:ascii="Courier New" w:hAnsi="Courier New" w:cs="Courier New"/>
          <w:color w:val="110000"/>
        </w:rPr>
        <w:t>, filename</w:t>
      </w:r>
    </w:p>
    <w:p w:rsidR="00A835FE" w:rsidRDefault="00A835FE" w:rsidP="00465ABB">
      <w:pPr>
        <w:pStyle w:val="a5"/>
        <w:shd w:val="clear" w:color="auto" w:fill="FFFFFF"/>
        <w:spacing w:before="0" w:beforeAutospacing="0" w:after="300" w:afterAutospacing="0" w:line="378" w:lineRule="atLeast"/>
        <w:rPr>
          <w:rFonts w:ascii="Helvetica" w:hAnsi="Helvetica" w:cs="Helvetica"/>
          <w:color w:val="000000"/>
        </w:rPr>
      </w:pP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 xml:space="preserve">__file__ </w:t>
      </w:r>
      <w:r w:rsidRPr="00465ABB">
        <w:rPr>
          <w:rFonts w:ascii="Helvetica" w:hAnsi="Helvetica" w:cs="Helvetica"/>
          <w:color w:val="000000"/>
        </w:rPr>
        <w:t>是用来获得模块所在的路径的，这可能得到的是一个相对路径，比如在脚本</w:t>
      </w:r>
      <w:r w:rsidRPr="00465ABB">
        <w:rPr>
          <w:rFonts w:ascii="Helvetica" w:hAnsi="Helvetica" w:cs="Helvetica"/>
          <w:color w:val="000000"/>
        </w:rPr>
        <w:t>test.py</w:t>
      </w:r>
      <w:r w:rsidRPr="00465ABB">
        <w:rPr>
          <w:rFonts w:ascii="Helvetica" w:hAnsi="Helvetica" w:cs="Helvetica"/>
          <w:color w:val="000000"/>
        </w:rPr>
        <w:t>中写入：</w:t>
      </w:r>
    </w:p>
    <w:p w:rsidR="00465ABB" w:rsidRPr="00465ABB" w:rsidRDefault="00465ABB" w:rsidP="00465ABB">
      <w:pPr>
        <w:pStyle w:val="a5"/>
        <w:shd w:val="clear" w:color="auto" w:fill="FFFFFF"/>
        <w:spacing w:before="0" w:beforeAutospacing="0" w:after="0" w:afterAutospacing="0" w:line="378" w:lineRule="atLeast"/>
        <w:rPr>
          <w:rFonts w:ascii="Helvetica" w:hAnsi="Helvetica" w:cs="Helvetica"/>
          <w:color w:val="000000"/>
        </w:rPr>
      </w:pPr>
      <w:r w:rsidRPr="00465ABB">
        <w:rPr>
          <w:rFonts w:ascii="Helvetica" w:hAnsi="Helvetica" w:cs="Helvetica"/>
          <w:color w:val="000000"/>
        </w:rPr>
        <w:t>#!/usr/bin/env python</w:t>
      </w:r>
      <w:r w:rsidRPr="00465ABB">
        <w:rPr>
          <w:rFonts w:ascii="Helvetica" w:hAnsi="Helvetica" w:cs="Helvetica"/>
          <w:color w:val="000000"/>
        </w:rPr>
        <w:br/>
        <w:t>print __file__</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按相对路径</w:t>
      </w:r>
      <w:r w:rsidRPr="00465ABB">
        <w:rPr>
          <w:rFonts w:ascii="Helvetica" w:hAnsi="Helvetica" w:cs="Helvetica"/>
          <w:color w:val="000000"/>
          <w:szCs w:val="24"/>
        </w:rPr>
        <w:t>./test.py</w:t>
      </w:r>
      <w:r w:rsidRPr="00465ABB">
        <w:rPr>
          <w:rFonts w:ascii="Helvetica" w:hAnsi="Helvetica" w:cs="Helvetica"/>
          <w:color w:val="000000"/>
          <w:szCs w:val="24"/>
        </w:rPr>
        <w:t>来执行，则打印得到的是相对路径，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按绝对路径执行则得到的是绝对路径。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而按用户目录来执行（</w:t>
      </w:r>
      <w:r w:rsidRPr="00465ABB">
        <w:rPr>
          <w:rFonts w:ascii="Helvetica" w:hAnsi="Helvetica" w:cs="Helvetica"/>
          <w:color w:val="000000"/>
          <w:szCs w:val="24"/>
        </w:rPr>
        <w:t>~/practice/test.py</w:t>
      </w:r>
      <w:r w:rsidRPr="00465ABB">
        <w:rPr>
          <w:rFonts w:ascii="Helvetica" w:hAnsi="Helvetica" w:cs="Helvetica"/>
          <w:color w:val="000000"/>
          <w:szCs w:val="24"/>
        </w:rPr>
        <w:t>），则得到的也是绝对路径（</w:t>
      </w:r>
      <w:r w:rsidRPr="00465ABB">
        <w:rPr>
          <w:rFonts w:ascii="Helvetica" w:hAnsi="Helvetica" w:cs="Helvetica"/>
          <w:color w:val="000000"/>
          <w:szCs w:val="24"/>
        </w:rPr>
        <w:t>~</w:t>
      </w:r>
      <w:r w:rsidRPr="00465ABB">
        <w:rPr>
          <w:rFonts w:ascii="Helvetica" w:hAnsi="Helvetica" w:cs="Helvetica"/>
          <w:color w:val="000000"/>
          <w:szCs w:val="24"/>
        </w:rPr>
        <w:t>被展开）</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所以为了得到绝对路径，我们需要</w:t>
      </w:r>
      <w:r w:rsidRPr="00465ABB">
        <w:rPr>
          <w:rFonts w:ascii="Helvetica" w:hAnsi="Helvetica" w:cs="Helvetica"/>
          <w:color w:val="000000"/>
          <w:szCs w:val="24"/>
        </w:rPr>
        <w:t xml:space="preserve"> os.path.realpath(__file__)</w:t>
      </w:r>
      <w:r w:rsidRPr="00465ABB">
        <w:rPr>
          <w:rFonts w:ascii="Helvetica" w:hAnsi="Helvetica" w:cs="Helvetica"/>
          <w:color w:val="000000"/>
          <w:szCs w:val="24"/>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而在</w:t>
      </w:r>
      <w:r w:rsidRPr="00465ABB">
        <w:rPr>
          <w:rFonts w:ascii="Helvetica" w:hAnsi="Helvetica" w:cs="Helvetica"/>
          <w:color w:val="000000"/>
        </w:rPr>
        <w:t>Python</w:t>
      </w:r>
      <w:r w:rsidRPr="00465ABB">
        <w:rPr>
          <w:rFonts w:ascii="Helvetica" w:hAnsi="Helvetica" w:cs="Helvetica"/>
          <w:color w:val="000000"/>
        </w:rPr>
        <w:t>控制台下，直接使用</w:t>
      </w:r>
      <w:r w:rsidRPr="00465ABB">
        <w:rPr>
          <w:rFonts w:ascii="Helvetica" w:hAnsi="Helvetica" w:cs="Helvetica"/>
          <w:color w:val="000000"/>
        </w:rPr>
        <w:t>print __file__</w:t>
      </w:r>
      <w:r w:rsidRPr="00465ABB">
        <w:rPr>
          <w:rFonts w:ascii="Helvetica" w:hAnsi="Helvetica" w:cs="Helvetica"/>
          <w:color w:val="000000"/>
        </w:rPr>
        <w:t>是会导致</w:t>
      </w:r>
      <w:r w:rsidRPr="00465ABB">
        <w:rPr>
          <w:rFonts w:ascii="Helvetica" w:hAnsi="Helvetica" w:cs="Helvetica"/>
          <w:color w:val="000000"/>
        </w:rPr>
        <w:t>  name ‘__file__’ is not defined</w:t>
      </w:r>
      <w:r w:rsidRPr="00465ABB">
        <w:rPr>
          <w:rFonts w:ascii="Helvetica" w:hAnsi="Helvetica" w:cs="Helvetica"/>
          <w:color w:val="000000"/>
        </w:rPr>
        <w:t>错误的，因为这时没有在任何一个脚本下执行，自然没有</w:t>
      </w:r>
      <w:r w:rsidRPr="00465ABB">
        <w:rPr>
          <w:rFonts w:ascii="Helvetica" w:hAnsi="Helvetica" w:cs="Helvetica"/>
          <w:color w:val="000000"/>
        </w:rPr>
        <w:t xml:space="preserve"> __file__</w:t>
      </w:r>
      <w:r w:rsidRPr="00465ABB">
        <w:rPr>
          <w:rFonts w:ascii="Helvetica" w:hAnsi="Helvetica" w:cs="Helvetica"/>
          <w:color w:val="000000"/>
        </w:rPr>
        <w:t>的定义了。</w:t>
      </w:r>
    </w:p>
    <w:p w:rsidR="00465ABB" w:rsidRPr="00465ABB" w:rsidRDefault="00465ABB" w:rsidP="00BB23A8"/>
    <w:p w:rsidR="00887B3E" w:rsidRDefault="00887B3E" w:rsidP="00E83F69">
      <w:pPr>
        <w:pStyle w:val="2"/>
        <w:rPr>
          <w:sz w:val="24"/>
        </w:rPr>
      </w:pPr>
      <w:bookmarkStart w:id="105" w:name="_Toc454522338"/>
      <w:r w:rsidRPr="00887B3E">
        <w:rPr>
          <w:sz w:val="24"/>
        </w:rPr>
        <w:t>第</w:t>
      </w:r>
      <w:r w:rsidRPr="00887B3E">
        <w:rPr>
          <w:rFonts w:hint="eastAsia"/>
          <w:sz w:val="24"/>
        </w:rPr>
        <w:t>30</w:t>
      </w:r>
      <w:r w:rsidRPr="00887B3E">
        <w:rPr>
          <w:rFonts w:hint="eastAsia"/>
          <w:sz w:val="24"/>
        </w:rPr>
        <w:t>课</w:t>
      </w:r>
      <w:r w:rsidRPr="00887B3E">
        <w:rPr>
          <w:rFonts w:hint="eastAsia"/>
          <w:sz w:val="24"/>
        </w:rPr>
        <w:t xml:space="preserve">  </w:t>
      </w:r>
      <w:r w:rsidRPr="00887B3E">
        <w:rPr>
          <w:rFonts w:hint="eastAsia"/>
          <w:sz w:val="24"/>
        </w:rPr>
        <w:t>使用模块</w:t>
      </w:r>
      <w:bookmarkEnd w:id="105"/>
    </w:p>
    <w:p w:rsidR="00887B3E" w:rsidRPr="00887B3E" w:rsidRDefault="00887B3E" w:rsidP="00887B3E">
      <w:pPr>
        <w:pStyle w:val="a5"/>
        <w:shd w:val="clear" w:color="auto" w:fill="FFFFFF"/>
        <w:spacing w:before="0" w:beforeAutospacing="0" w:after="225" w:afterAutospacing="0" w:line="300" w:lineRule="atLeast"/>
        <w:rPr>
          <w:rFonts w:ascii="Helvetica" w:hAnsi="Helvetica" w:cs="Helvetica"/>
        </w:rPr>
      </w:pPr>
      <w:r w:rsidRPr="00887B3E">
        <w:rPr>
          <w:rFonts w:ascii="Helvetica" w:hAnsi="Helvetica" w:cs="Helvetica"/>
        </w:rPr>
        <w:t>Python</w:t>
      </w:r>
      <w:r w:rsidRPr="00887B3E">
        <w:rPr>
          <w:rFonts w:ascii="Helvetica" w:hAnsi="Helvetica" w:cs="Helvetica"/>
        </w:rPr>
        <w:t>本身就内置了很多非常有用的模块，只要安装完毕，这些模块就可以立刻使用。</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我们以内建的</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模块为例，编写一个</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的模块：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#!/usr/bin/env 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 -*- coding: utf-8 -*-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string"/>
        </w:rPr>
        <w:t>' a test module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lastRenderedPageBreak/>
        <w:t xml:space="preserve">__author__ = </w:t>
      </w:r>
      <w:r w:rsidRPr="00887B3E">
        <w:rPr>
          <w:rStyle w:val="string"/>
        </w:rPr>
        <w:t>'Michael Liao'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test</w:t>
      </w:r>
      <w:r w:rsidRPr="00887B3E">
        <w:rPr>
          <w:rStyle w:val="params"/>
        </w:rPr>
        <w:t>()</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args = sys.argv</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world!'</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elif</w:t>
      </w:r>
      <w:r w:rsidRPr="00887B3E">
        <w:rPr>
          <w:rStyle w:val="HTML"/>
        </w:rPr>
        <w:t xml:space="preserve"> len(args)==</w:t>
      </w:r>
      <w:r w:rsidRPr="00887B3E">
        <w:rPr>
          <w:rStyle w:val="number"/>
        </w:rPr>
        <w:t>2</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%s!'</w:t>
      </w:r>
      <w:r w:rsidRPr="00887B3E">
        <w:rPr>
          <w:rStyle w:val="HTML"/>
        </w:rPr>
        <w:t xml:space="preserve"> % 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'Too many arguments!'</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__name__==</w:t>
      </w:r>
      <w:r w:rsidRPr="00887B3E">
        <w:rPr>
          <w:rStyle w:val="string"/>
        </w:rPr>
        <w:t>'__main__'</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1</w:t>
      </w:r>
      <w:r w:rsidRPr="00887B3E">
        <w:rPr>
          <w:rFonts w:ascii="Helvetica" w:hAnsi="Helvetica" w:cs="Helvetica"/>
        </w:rPr>
        <w:t>行和第</w:t>
      </w:r>
      <w:r w:rsidRPr="00887B3E">
        <w:rPr>
          <w:rFonts w:ascii="Helvetica" w:hAnsi="Helvetica" w:cs="Helvetica"/>
        </w:rPr>
        <w:t>2</w:t>
      </w:r>
      <w:r w:rsidRPr="00887B3E">
        <w:rPr>
          <w:rFonts w:ascii="Helvetica" w:hAnsi="Helvetica" w:cs="Helvetica"/>
        </w:rPr>
        <w:t>行是标准注释，第</w:t>
      </w:r>
      <w:r w:rsidRPr="00887B3E">
        <w:rPr>
          <w:rFonts w:ascii="Helvetica" w:hAnsi="Helvetica" w:cs="Helvetica"/>
        </w:rPr>
        <w:t>1</w:t>
      </w:r>
      <w:r w:rsidRPr="00887B3E">
        <w:rPr>
          <w:rFonts w:ascii="Helvetica" w:hAnsi="Helvetica" w:cs="Helvetica"/>
        </w:rPr>
        <w:t>行注释可以让这个</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文件直接在</w:t>
      </w:r>
      <w:r w:rsidRPr="00887B3E">
        <w:rPr>
          <w:rFonts w:ascii="Helvetica" w:hAnsi="Helvetica" w:cs="Helvetica"/>
        </w:rPr>
        <w:t>Unix/Linux/Mac</w:t>
      </w:r>
      <w:r w:rsidRPr="00887B3E">
        <w:rPr>
          <w:rFonts w:ascii="Helvetica" w:hAnsi="Helvetica" w:cs="Helvetica"/>
        </w:rPr>
        <w:t>上运行，第</w:t>
      </w:r>
      <w:r w:rsidRPr="00887B3E">
        <w:rPr>
          <w:rFonts w:ascii="Helvetica" w:hAnsi="Helvetica" w:cs="Helvetica"/>
        </w:rPr>
        <w:t>2</w:t>
      </w:r>
      <w:r w:rsidRPr="00887B3E">
        <w:rPr>
          <w:rFonts w:ascii="Helvetica" w:hAnsi="Helvetica" w:cs="Helvetica"/>
        </w:rPr>
        <w:t>行注释表示</w:t>
      </w:r>
      <w:r w:rsidRPr="00887B3E">
        <w:rPr>
          <w:rFonts w:ascii="Helvetica" w:hAnsi="Helvetica" w:cs="Helvetica"/>
        </w:rPr>
        <w:t>.py</w:t>
      </w:r>
      <w:r w:rsidRPr="00887B3E">
        <w:rPr>
          <w:rFonts w:ascii="Helvetica" w:hAnsi="Helvetica" w:cs="Helvetica"/>
        </w:rPr>
        <w:t>文件本身使用标准</w:t>
      </w:r>
      <w:r w:rsidRPr="00887B3E">
        <w:rPr>
          <w:rFonts w:ascii="Helvetica" w:hAnsi="Helvetica" w:cs="Helvetica"/>
        </w:rPr>
        <w:t>UTF-8</w:t>
      </w:r>
      <w:r w:rsidRPr="00887B3E">
        <w:rPr>
          <w:rFonts w:ascii="Helvetica" w:hAnsi="Helvetica" w:cs="Helvetica"/>
        </w:rPr>
        <w:t>编码；</w:t>
      </w:r>
    </w:p>
    <w:p w:rsidR="00887B3E" w:rsidRPr="00491D4B"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第</w:t>
      </w:r>
      <w:r w:rsidRPr="00887B3E">
        <w:rPr>
          <w:rFonts w:ascii="Helvetica" w:hAnsi="Helvetica" w:cs="Helvetica"/>
        </w:rPr>
        <w:t>4</w:t>
      </w:r>
      <w:r w:rsidRPr="00887B3E">
        <w:rPr>
          <w:rFonts w:ascii="Helvetica" w:hAnsi="Helvetica" w:cs="Helvetica"/>
        </w:rPr>
        <w:t>行是一个字符串，表示模块的文档注释，</w:t>
      </w:r>
      <w:r w:rsidRPr="00491D4B">
        <w:rPr>
          <w:rFonts w:ascii="Helvetica" w:hAnsi="Helvetica" w:cs="Helvetica"/>
          <w:color w:val="70AD47" w:themeColor="accent6"/>
        </w:rPr>
        <w:t>任何模块代码的第一个字符串都被视为模块的文档注释；</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6</w:t>
      </w:r>
      <w:r w:rsidRPr="00887B3E">
        <w:rPr>
          <w:rFonts w:ascii="Helvetica" w:hAnsi="Helvetica" w:cs="Helvetica"/>
        </w:rPr>
        <w:t>行使用</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变量把作者写进去，这样当你公开源代码后别人就可以瞻仰你的大名；</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以上就是</w:t>
      </w:r>
      <w:r w:rsidRPr="00887B3E">
        <w:rPr>
          <w:rFonts w:ascii="Helvetica" w:hAnsi="Helvetica" w:cs="Helvetica"/>
        </w:rPr>
        <w:t>Python</w:t>
      </w:r>
      <w:r w:rsidRPr="00887B3E">
        <w:rPr>
          <w:rFonts w:ascii="Helvetica" w:hAnsi="Helvetica" w:cs="Helvetica"/>
        </w:rPr>
        <w:t>模块的标准文件模板，当然也可以全部删掉不写，但是，按标准办事肯定没错。</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后面开始就是真正的代码部分。</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你可能注意到了，使用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模块的第一步，就是导入该模块：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lastRenderedPageBreak/>
        <w:t>导入</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模块后，我们就有了变量</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指向该模块，利用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这个变量，就可以访问</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模块的所有功能。</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E96104">
        <w:rPr>
          <w:rStyle w:val="HTML"/>
          <w:rFonts w:ascii="Consolas" w:hAnsi="Consolas" w:cs="Consolas"/>
          <w:color w:val="70AD47" w:themeColor="accent6"/>
          <w:bdr w:val="single" w:sz="6" w:space="0" w:color="DDDDDD" w:frame="1"/>
          <w:shd w:val="clear" w:color="auto" w:fill="FAFAFA"/>
        </w:rPr>
        <w:t>sys</w:t>
      </w:r>
      <w:r w:rsidRPr="00E96104">
        <w:rPr>
          <w:rFonts w:ascii="Helvetica" w:hAnsi="Helvetica" w:cs="Helvetica"/>
          <w:color w:val="70AD47" w:themeColor="accent6"/>
        </w:rPr>
        <w:t>模块有一个</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变量，用</w:t>
      </w:r>
      <w:r w:rsidRPr="00E96104">
        <w:rPr>
          <w:rFonts w:ascii="Helvetica" w:hAnsi="Helvetica" w:cs="Helvetica"/>
          <w:color w:val="70AD47" w:themeColor="accent6"/>
        </w:rPr>
        <w:t>list</w:t>
      </w:r>
      <w:r w:rsidRPr="00E96104">
        <w:rPr>
          <w:rFonts w:ascii="Helvetica" w:hAnsi="Helvetica" w:cs="Helvetica"/>
          <w:color w:val="70AD47" w:themeColor="accent6"/>
        </w:rPr>
        <w:t>存储了命令行的所有参数。</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至少有一个元素，因为第一个参数永远是该</w:t>
      </w:r>
      <w:r w:rsidRPr="00E96104">
        <w:rPr>
          <w:rFonts w:ascii="Helvetica" w:hAnsi="Helvetica" w:cs="Helvetica"/>
          <w:color w:val="70AD47" w:themeColor="accent6"/>
        </w:rPr>
        <w:t>.py</w:t>
      </w:r>
      <w:r w:rsidRPr="00E96104">
        <w:rPr>
          <w:rFonts w:ascii="Helvetica" w:hAnsi="Helvetica" w:cs="Helvetica"/>
          <w:color w:val="70AD47" w:themeColor="accent6"/>
        </w:rPr>
        <w:t>文件的名称</w:t>
      </w:r>
      <w:r w:rsidRPr="00887B3E">
        <w:rPr>
          <w:rFonts w:ascii="Helvetica" w:hAnsi="Helvetica" w:cs="Helvetica"/>
        </w:rPr>
        <w:t>，例如：</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 Michael</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 'Michael]</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最后，注意到这两行代码：</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w:t>
      </w:r>
      <w:r w:rsidRPr="00887B3E">
        <w:rPr>
          <w:rStyle w:val="number"/>
        </w:rPr>
        <w:t>_</w:t>
      </w:r>
      <w:r w:rsidRPr="00887B3E">
        <w:rPr>
          <w:rStyle w:val="HTML"/>
        </w:rPr>
        <w:t>==</w:t>
      </w:r>
      <w:r w:rsidRPr="00887B3E">
        <w:rPr>
          <w:rStyle w:val="string"/>
        </w:rPr>
        <w:t>'__main__'</w:t>
      </w:r>
      <w:r w:rsidRPr="00887B3E">
        <w:rPr>
          <w:rStyle w:val="symbo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30D67"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当我们在命令行运行</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模块文件时，</w:t>
      </w:r>
      <w:r w:rsidRPr="00887B3E">
        <w:rPr>
          <w:rFonts w:ascii="Helvetica" w:hAnsi="Helvetica" w:cs="Helvetica"/>
        </w:rPr>
        <w:t>Python</w:t>
      </w:r>
      <w:r w:rsidRPr="00887B3E">
        <w:rPr>
          <w:rFonts w:ascii="Helvetica" w:hAnsi="Helvetica" w:cs="Helvetica"/>
        </w:rPr>
        <w:t>解释器把一个特殊变量</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置为</w:t>
      </w:r>
      <w:r w:rsidRPr="00887B3E">
        <w:rPr>
          <w:rStyle w:val="HTML"/>
          <w:rFonts w:ascii="Consolas" w:hAnsi="Consolas" w:cs="Consolas"/>
          <w:bdr w:val="single" w:sz="6" w:space="0" w:color="DDDDDD" w:frame="1"/>
          <w:shd w:val="clear" w:color="auto" w:fill="FAFAFA"/>
        </w:rPr>
        <w:t>__main__</w:t>
      </w:r>
      <w:r w:rsidRPr="00887B3E">
        <w:rPr>
          <w:rFonts w:ascii="Helvetica" w:hAnsi="Helvetica" w:cs="Helvetica"/>
        </w:rPr>
        <w:t>，而如果在其他地方导入该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模块时，</w:t>
      </w:r>
      <w:r w:rsidRPr="00887B3E">
        <w:rPr>
          <w:rStyle w:val="HTML"/>
          <w:rFonts w:ascii="Consolas" w:hAnsi="Consolas" w:cs="Consolas"/>
          <w:bdr w:val="single" w:sz="6" w:space="0" w:color="DDDDDD" w:frame="1"/>
          <w:shd w:val="clear" w:color="auto" w:fill="FAFAFA"/>
        </w:rPr>
        <w:t>if</w:t>
      </w:r>
      <w:r w:rsidRPr="00887B3E">
        <w:rPr>
          <w:rFonts w:ascii="Helvetica" w:hAnsi="Helvetica" w:cs="Helvetica"/>
        </w:rPr>
        <w:t>判断将失败，</w:t>
      </w:r>
      <w:r w:rsidRPr="00830D67">
        <w:rPr>
          <w:rFonts w:ascii="Helvetica" w:hAnsi="Helvetica" w:cs="Helvetica"/>
          <w:color w:val="70AD47" w:themeColor="accent6"/>
        </w:rPr>
        <w:t>因此，这种</w:t>
      </w:r>
      <w:r w:rsidRPr="00830D67">
        <w:rPr>
          <w:rStyle w:val="HTML"/>
          <w:rFonts w:ascii="Consolas" w:hAnsi="Consolas" w:cs="Consolas"/>
          <w:color w:val="70AD47" w:themeColor="accent6"/>
          <w:bdr w:val="single" w:sz="6" w:space="0" w:color="DDDDDD" w:frame="1"/>
          <w:shd w:val="clear" w:color="auto" w:fill="FAFAFA"/>
        </w:rPr>
        <w:t>if</w:t>
      </w:r>
      <w:r w:rsidRPr="00830D67">
        <w:rPr>
          <w:rFonts w:ascii="Helvetica" w:hAnsi="Helvetica" w:cs="Helvetica"/>
          <w:color w:val="70AD47" w:themeColor="accent6"/>
        </w:rPr>
        <w:t>测试可以让一个模块通过命令行运行时执行一些额外的代码，最常见的就是运行测试。</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我们可以用命令行运行</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看看效果：</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python3 hello.py</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world!</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 xml:space="preserve">python hello.py </w:t>
      </w:r>
      <w:r w:rsidRPr="00887B3E">
        <w:rPr>
          <w:rStyle w:val="constant"/>
        </w:rPr>
        <w:t>Michael</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xml:space="preserve">, </w:t>
      </w:r>
      <w:r w:rsidRPr="00887B3E">
        <w:rPr>
          <w:rStyle w:val="constant"/>
        </w:rPr>
        <w:t>Michael</w:t>
      </w:r>
      <w:r w:rsidRPr="00887B3E">
        <w:rPr>
          <w:rStyle w:val="HTML"/>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如果启动</w:t>
      </w:r>
      <w:r w:rsidRPr="00887B3E">
        <w:rPr>
          <w:rFonts w:ascii="Helvetica" w:hAnsi="Helvetica" w:cs="Helvetica"/>
        </w:rPr>
        <w:t>Python</w:t>
      </w:r>
      <w:r w:rsidRPr="00887B3E">
        <w:rPr>
          <w:rFonts w:ascii="Helvetica" w:hAnsi="Helvetica" w:cs="Helvetica"/>
        </w:rPr>
        <w:t>交互环境，再导入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w:t>
      </w:r>
    </w:p>
    <w:p w:rsidR="00887B3E" w:rsidRPr="00887B3E" w:rsidRDefault="00887B3E"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887B3E">
        <w:rPr>
          <w:rStyle w:val="HTML"/>
        </w:rPr>
        <w:t xml:space="preserve">$ </w:t>
      </w:r>
      <w:r w:rsidRPr="00887B3E">
        <w:rPr>
          <w:rStyle w:val="tag"/>
        </w:rPr>
        <w:t>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Python</w:t>
      </w:r>
      <w:r w:rsidRPr="00887B3E">
        <w:rPr>
          <w:rStyle w:val="HTML"/>
        </w:rPr>
        <w:t xml:space="preserve"> 3</w:t>
      </w:r>
      <w:r w:rsidRPr="00887B3E">
        <w:rPr>
          <w:rStyle w:val="class"/>
          <w:b/>
          <w:bCs/>
        </w:rPr>
        <w:t>.4.3</w:t>
      </w:r>
      <w:r w:rsidRPr="00887B3E">
        <w:rPr>
          <w:rStyle w:val="HTML"/>
        </w:rPr>
        <w:t xml:space="preserve"> (</w:t>
      </w:r>
      <w:r w:rsidRPr="00887B3E">
        <w:rPr>
          <w:rStyle w:val="tag"/>
        </w:rPr>
        <w:t>v3</w:t>
      </w:r>
      <w:r w:rsidRPr="00887B3E">
        <w:rPr>
          <w:rStyle w:val="class"/>
          <w:b/>
          <w:bCs/>
        </w:rPr>
        <w:t>.4.3</w:t>
      </w:r>
      <w:r w:rsidRPr="00887B3E">
        <w:rPr>
          <w:rStyle w:val="pseudo"/>
        </w:rPr>
        <w:t>:9b73f1c3e601</w:t>
      </w:r>
      <w:r w:rsidRPr="00887B3E">
        <w:rPr>
          <w:rStyle w:val="HTML"/>
        </w:rPr>
        <w:t xml:space="preserve">, </w:t>
      </w:r>
      <w:r w:rsidRPr="00887B3E">
        <w:rPr>
          <w:rStyle w:val="tag"/>
        </w:rPr>
        <w:t>Feb</w:t>
      </w:r>
      <w:r w:rsidRPr="00887B3E">
        <w:rPr>
          <w:rStyle w:val="HTML"/>
        </w:rPr>
        <w:t xml:space="preserve"> 23 2015, 02</w:t>
      </w:r>
      <w:r w:rsidRPr="00887B3E">
        <w:rPr>
          <w:rStyle w:val="pseudo"/>
        </w:rPr>
        <w:t>:52:03)</w:t>
      </w:r>
      <w:r w:rsidRPr="00887B3E">
        <w:rPr>
          <w:rStyle w:val="HTML"/>
        </w:rPr>
        <w:t xml:space="preserve"> </w:t>
      </w:r>
    </w:p>
    <w:p w:rsidR="00887B3E" w:rsidRPr="00887B3E" w:rsidRDefault="00887B3E"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887B3E">
        <w:rPr>
          <w:rStyle w:val="attrselector"/>
        </w:rPr>
        <w:t>[GCC 4.2.1 (Apple Inc. build 5666) (dot 3)]</w:t>
      </w:r>
      <w:r w:rsidRPr="00887B3E">
        <w:rPr>
          <w:rStyle w:val="HTML"/>
        </w:rPr>
        <w:t xml:space="preserve"> </w:t>
      </w:r>
      <w:r w:rsidRPr="00887B3E">
        <w:rPr>
          <w:rStyle w:val="tag"/>
        </w:rPr>
        <w:t>on</w:t>
      </w:r>
      <w:r w:rsidRPr="00887B3E">
        <w:rPr>
          <w:rStyle w:val="HTML"/>
        </w:rPr>
        <w:t xml:space="preserve"> </w:t>
      </w:r>
      <w:r w:rsidRPr="00887B3E">
        <w:rPr>
          <w:rStyle w:val="tag"/>
        </w:rPr>
        <w:t>darwin</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Type</w:t>
      </w:r>
      <w:r w:rsidRPr="00887B3E">
        <w:rPr>
          <w:rStyle w:val="HTML"/>
        </w:rPr>
        <w:t xml:space="preserve"> "</w:t>
      </w:r>
      <w:r w:rsidRPr="00887B3E">
        <w:rPr>
          <w:rStyle w:val="tag"/>
        </w:rPr>
        <w:t>help</w:t>
      </w:r>
      <w:r w:rsidRPr="00887B3E">
        <w:rPr>
          <w:rStyle w:val="HTML"/>
        </w:rPr>
        <w:t>", "</w:t>
      </w:r>
      <w:r w:rsidRPr="00887B3E">
        <w:rPr>
          <w:rStyle w:val="tag"/>
        </w:rPr>
        <w:t>copyright</w:t>
      </w:r>
      <w:r w:rsidRPr="00887B3E">
        <w:rPr>
          <w:rStyle w:val="HTML"/>
        </w:rPr>
        <w:t>", "</w:t>
      </w:r>
      <w:r w:rsidRPr="00887B3E">
        <w:rPr>
          <w:rStyle w:val="tag"/>
        </w:rPr>
        <w:t>credits</w:t>
      </w:r>
      <w:r w:rsidRPr="00887B3E">
        <w:rPr>
          <w:rStyle w:val="HTML"/>
        </w:rPr>
        <w:t xml:space="preserve">" </w:t>
      </w:r>
      <w:r w:rsidRPr="00887B3E">
        <w:rPr>
          <w:rStyle w:val="tag"/>
        </w:rPr>
        <w:t>or</w:t>
      </w:r>
      <w:r w:rsidRPr="00887B3E">
        <w:rPr>
          <w:rStyle w:val="HTML"/>
        </w:rPr>
        <w:t xml:space="preserve"> "</w:t>
      </w:r>
      <w:r w:rsidRPr="00887B3E">
        <w:rPr>
          <w:rStyle w:val="tag"/>
        </w:rPr>
        <w:t>license</w:t>
      </w:r>
      <w:r w:rsidRPr="00887B3E">
        <w:rPr>
          <w:rStyle w:val="HTML"/>
        </w:rPr>
        <w:t xml:space="preserve">" </w:t>
      </w:r>
      <w:r w:rsidRPr="00887B3E">
        <w:rPr>
          <w:rStyle w:val="tag"/>
        </w:rPr>
        <w:t>for</w:t>
      </w:r>
      <w:r w:rsidRPr="00887B3E">
        <w:rPr>
          <w:rStyle w:val="HTML"/>
        </w:rPr>
        <w:t xml:space="preserve"> </w:t>
      </w:r>
      <w:r w:rsidRPr="00887B3E">
        <w:rPr>
          <w:rStyle w:val="tag"/>
        </w:rPr>
        <w:t>more</w:t>
      </w:r>
      <w:r w:rsidRPr="00887B3E">
        <w:rPr>
          <w:rStyle w:val="HTML"/>
        </w:rPr>
        <w:t xml:space="preserve"> </w:t>
      </w:r>
      <w:r w:rsidRPr="00887B3E">
        <w:rPr>
          <w:rStyle w:val="tag"/>
        </w:rPr>
        <w:t>information</w:t>
      </w:r>
      <w:r w:rsidRPr="00887B3E">
        <w:rPr>
          <w:rStyle w:val="HTML"/>
        </w:rPr>
        <w:t>.</w:t>
      </w:r>
    </w:p>
    <w:p w:rsidR="00887B3E" w:rsidRPr="00887B3E" w:rsidRDefault="00887B3E"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887B3E">
        <w:rPr>
          <w:rStyle w:val="HTML"/>
        </w:rPr>
        <w:t xml:space="preserve">&gt;&gt;&gt; </w:t>
      </w:r>
      <w:r w:rsidRPr="00887B3E">
        <w:rPr>
          <w:rStyle w:val="tag"/>
        </w:rPr>
        <w:t>import</w:t>
      </w:r>
      <w:r w:rsidRPr="00887B3E">
        <w:rPr>
          <w:rStyle w:val="HTML"/>
        </w:rPr>
        <w:t xml:space="preserve"> </w:t>
      </w:r>
      <w:r w:rsidRPr="00887B3E">
        <w:rPr>
          <w:rStyle w:val="tag"/>
        </w:rPr>
        <w:t>hello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&gt;&gt;&gt;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lastRenderedPageBreak/>
        <w:t>导入时，没有打印</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，因为没有执行</w:t>
      </w:r>
      <w:r w:rsidRPr="00887B3E">
        <w:rPr>
          <w:rStyle w:val="HTML"/>
          <w:rFonts w:ascii="Consolas" w:hAnsi="Consolas" w:cs="Consolas"/>
          <w:bdr w:val="single" w:sz="6" w:space="0" w:color="DDDDDD" w:frame="1"/>
          <w:shd w:val="clear" w:color="auto" w:fill="FAFAFA"/>
        </w:rPr>
        <w:t>test()</w:t>
      </w:r>
      <w:r w:rsidRPr="00887B3E">
        <w:rPr>
          <w:rFonts w:ascii="Helvetica" w:hAnsi="Helvetica" w:cs="Helvetica"/>
        </w:rPr>
        <w:t>函数。</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调用</w:t>
      </w:r>
      <w:r w:rsidRPr="00887B3E">
        <w:rPr>
          <w:rStyle w:val="HTML"/>
          <w:rFonts w:ascii="Consolas" w:hAnsi="Consolas" w:cs="Consolas"/>
          <w:bdr w:val="single" w:sz="6" w:space="0" w:color="DDDDDD" w:frame="1"/>
          <w:shd w:val="clear" w:color="auto" w:fill="FAFAFA"/>
        </w:rPr>
        <w:t>hello.test()</w:t>
      </w:r>
      <w:r w:rsidRPr="00887B3E">
        <w:rPr>
          <w:rFonts w:ascii="Helvetica" w:hAnsi="Helvetica" w:cs="Helvetica"/>
        </w:rPr>
        <w:t>时，才能打印出</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prompt"/>
        </w:rPr>
        <w:t xml:space="preserve">&gt;&gt;&gt; </w:t>
      </w:r>
      <w:r w:rsidRPr="00887B3E">
        <w:rPr>
          <w:rStyle w:val="HTML"/>
        </w:rPr>
        <w:t>hello.test()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Hello, world!</w:t>
      </w:r>
    </w:p>
    <w:p w:rsidR="00887B3E" w:rsidRPr="00887B3E" w:rsidRDefault="00887B3E" w:rsidP="00E83F69">
      <w:pPr>
        <w:pStyle w:val="3"/>
        <w:shd w:val="clear" w:color="auto" w:fill="FFFFFF"/>
        <w:spacing w:before="375" w:after="225" w:line="360" w:lineRule="atLeast"/>
        <w:rPr>
          <w:rFonts w:ascii="Helvetica" w:hAnsi="Helvetica" w:cs="Helvetica"/>
          <w:b w:val="0"/>
          <w:bCs w:val="0"/>
          <w:sz w:val="24"/>
          <w:szCs w:val="24"/>
        </w:rPr>
      </w:pPr>
      <w:bookmarkStart w:id="106" w:name="_Toc454522339"/>
      <w:r w:rsidRPr="00887B3E">
        <w:rPr>
          <w:rFonts w:ascii="Helvetica" w:hAnsi="Helvetica" w:cs="Helvetica"/>
          <w:b w:val="0"/>
          <w:bCs w:val="0"/>
          <w:sz w:val="24"/>
          <w:szCs w:val="24"/>
        </w:rPr>
        <w:t>作用域</w:t>
      </w:r>
      <w:bookmarkEnd w:id="106"/>
    </w:p>
    <w:p w:rsidR="00887B3E" w:rsidRPr="00B61D3A"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在一个模块中，我们可能会定义很多函数和变量，但</w:t>
      </w:r>
      <w:r w:rsidRPr="00B61D3A">
        <w:rPr>
          <w:rFonts w:ascii="Helvetica" w:hAnsi="Helvetica" w:cs="Helvetica"/>
          <w:color w:val="70AD47" w:themeColor="accent6"/>
        </w:rPr>
        <w:t>有的函数和变量我们希望给别人使用，有的函数和变量我们希望仅仅在模块内部使用。在</w:t>
      </w:r>
      <w:r w:rsidRPr="00B61D3A">
        <w:rPr>
          <w:rFonts w:ascii="Helvetica" w:hAnsi="Helvetica" w:cs="Helvetica"/>
          <w:color w:val="70AD47" w:themeColor="accent6"/>
        </w:rPr>
        <w:t>Python</w:t>
      </w:r>
      <w:r w:rsidRPr="00B61D3A">
        <w:rPr>
          <w:rFonts w:ascii="Helvetica" w:hAnsi="Helvetica" w:cs="Helvetica"/>
          <w:color w:val="70AD47" w:themeColor="accent6"/>
        </w:rPr>
        <w:t>中，是通过</w:t>
      </w:r>
      <w:r w:rsidRPr="00B61D3A">
        <w:rPr>
          <w:rStyle w:val="HTML"/>
          <w:rFonts w:ascii="Consolas" w:hAnsi="Consolas" w:cs="Consolas"/>
          <w:color w:val="70AD47" w:themeColor="accent6"/>
          <w:bdr w:val="single" w:sz="6" w:space="0" w:color="DDDDDD" w:frame="1"/>
          <w:shd w:val="clear" w:color="auto" w:fill="FAFAFA"/>
        </w:rPr>
        <w:t>_</w:t>
      </w:r>
      <w:r w:rsidRPr="00B61D3A">
        <w:rPr>
          <w:rFonts w:ascii="Helvetica" w:hAnsi="Helvetica" w:cs="Helvetica"/>
          <w:color w:val="70AD47" w:themeColor="accent6"/>
        </w:rPr>
        <w:t>前缀来实现的。</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162CBA">
        <w:rPr>
          <w:rFonts w:ascii="Helvetica" w:hAnsi="Helvetica" w:cs="Helvetica"/>
          <w:color w:val="70AD47" w:themeColor="accent6"/>
        </w:rPr>
        <w:t>正常的函数和变量名是公开的（</w:t>
      </w:r>
      <w:r w:rsidRPr="00162CBA">
        <w:rPr>
          <w:rFonts w:ascii="Helvetica" w:hAnsi="Helvetica" w:cs="Helvetica"/>
          <w:color w:val="70AD47" w:themeColor="accent6"/>
        </w:rPr>
        <w:t>public</w:t>
      </w:r>
      <w:r w:rsidRPr="00162CBA">
        <w:rPr>
          <w:rFonts w:ascii="Helvetica" w:hAnsi="Helvetica" w:cs="Helvetica"/>
          <w:color w:val="70AD47" w:themeColor="accent6"/>
        </w:rPr>
        <w:t>），可以被直接引用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x123</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PI</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t>类似</w:t>
      </w:r>
      <w:r w:rsidRPr="00B61D3A">
        <w:rPr>
          <w:rStyle w:val="HTML"/>
          <w:rFonts w:ascii="Consolas" w:hAnsi="Consolas" w:cs="Consolas"/>
          <w:color w:val="70AD47" w:themeColor="accent6"/>
          <w:bdr w:val="single" w:sz="6" w:space="0" w:color="DDDDDD" w:frame="1"/>
          <w:shd w:val="clear" w:color="auto" w:fill="FAFAFA"/>
        </w:rPr>
        <w:t>__xxx__</w:t>
      </w:r>
      <w:r w:rsidRPr="00B61D3A">
        <w:rPr>
          <w:rFonts w:ascii="Helvetica" w:hAnsi="Helvetica" w:cs="Helvetica"/>
          <w:color w:val="70AD47" w:themeColor="accent6"/>
        </w:rPr>
        <w:t>这样的变量是特殊变量，可以被直接引用，但是有特殊用途</w:t>
      </w:r>
      <w:r w:rsidRPr="00887B3E">
        <w:rPr>
          <w:rFonts w:ascii="Helvetica" w:hAnsi="Helvetica" w:cs="Helvetica"/>
        </w:rPr>
        <w:t>，比如上面的</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就是特殊变量，</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模块定义的文档注释也可以用特殊变量</w:t>
      </w:r>
      <w:r w:rsidRPr="00887B3E">
        <w:rPr>
          <w:rStyle w:val="HTML"/>
          <w:rFonts w:ascii="Consolas" w:hAnsi="Consolas" w:cs="Consolas"/>
          <w:bdr w:val="single" w:sz="6" w:space="0" w:color="DDDDDD" w:frame="1"/>
          <w:shd w:val="clear" w:color="auto" w:fill="FAFAFA"/>
        </w:rPr>
        <w:t>__doc__</w:t>
      </w:r>
      <w:r w:rsidRPr="00887B3E">
        <w:rPr>
          <w:rFonts w:ascii="Helvetica" w:hAnsi="Helvetica" w:cs="Helvetica"/>
        </w:rPr>
        <w:t>访问，我们</w:t>
      </w:r>
      <w:r w:rsidRPr="00B61D3A">
        <w:rPr>
          <w:rFonts w:ascii="Helvetica" w:hAnsi="Helvetica" w:cs="Helvetica"/>
          <w:color w:val="70AD47" w:themeColor="accent6"/>
        </w:rPr>
        <w:t>自己的变量一般不要用这种变量名</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t>类似</w:t>
      </w:r>
      <w:r w:rsidRPr="00B61D3A">
        <w:rPr>
          <w:rStyle w:val="HTML"/>
          <w:rFonts w:ascii="Consolas" w:hAnsi="Consolas" w:cs="Consolas"/>
          <w:color w:val="70AD47" w:themeColor="accent6"/>
          <w:bdr w:val="single" w:sz="6" w:space="0" w:color="DDDDDD" w:frame="1"/>
          <w:shd w:val="clear" w:color="auto" w:fill="FAFAFA"/>
        </w:rPr>
        <w:t>_xxx</w:t>
      </w:r>
      <w:r w:rsidRPr="00B61D3A">
        <w:rPr>
          <w:rFonts w:ascii="Helvetica" w:hAnsi="Helvetica" w:cs="Helvetica"/>
          <w:color w:val="70AD47" w:themeColor="accent6"/>
        </w:rPr>
        <w:t>和</w:t>
      </w:r>
      <w:r w:rsidRPr="00B61D3A">
        <w:rPr>
          <w:rStyle w:val="HTML"/>
          <w:rFonts w:ascii="Consolas" w:hAnsi="Consolas" w:cs="Consolas"/>
          <w:color w:val="70AD47" w:themeColor="accent6"/>
          <w:bdr w:val="single" w:sz="6" w:space="0" w:color="DDDDDD" w:frame="1"/>
          <w:shd w:val="clear" w:color="auto" w:fill="FAFAFA"/>
        </w:rPr>
        <w:t>__xxx</w:t>
      </w:r>
      <w:r w:rsidRPr="00B61D3A">
        <w:rPr>
          <w:rFonts w:ascii="Helvetica" w:hAnsi="Helvetica" w:cs="Helvetica"/>
          <w:color w:val="70AD47" w:themeColor="accent6"/>
        </w:rPr>
        <w:t>这样的函数或变量就是非公开的（</w:t>
      </w:r>
      <w:r w:rsidRPr="00B61D3A">
        <w:rPr>
          <w:rFonts w:ascii="Helvetica" w:hAnsi="Helvetica" w:cs="Helvetica"/>
          <w:color w:val="70AD47" w:themeColor="accent6"/>
        </w:rPr>
        <w:t>private</w:t>
      </w:r>
      <w:r w:rsidRPr="00B61D3A">
        <w:rPr>
          <w:rFonts w:ascii="Helvetica" w:hAnsi="Helvetica" w:cs="Helvetica"/>
          <w:color w:val="70AD47" w:themeColor="accent6"/>
        </w:rPr>
        <w:t>），不应该被直接引用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_abc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__abc</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之所以我们说，</w:t>
      </w:r>
      <w:r w:rsidRPr="00887B3E">
        <w:rPr>
          <w:rFonts w:ascii="Helvetica" w:hAnsi="Helvetica" w:cs="Helvetica"/>
        </w:rPr>
        <w:t>private</w:t>
      </w:r>
      <w:r w:rsidRPr="00887B3E">
        <w:rPr>
          <w:rFonts w:ascii="Helvetica" w:hAnsi="Helvetica" w:cs="Helvetica"/>
        </w:rPr>
        <w:t>函数和变量</w:t>
      </w:r>
      <w:r w:rsidRPr="00887B3E">
        <w:rPr>
          <w:rFonts w:ascii="Helvetica" w:hAnsi="Helvetica" w:cs="Helvetica"/>
        </w:rPr>
        <w:t>“</w:t>
      </w:r>
      <w:r w:rsidRPr="00887B3E">
        <w:rPr>
          <w:rFonts w:ascii="Helvetica" w:hAnsi="Helvetica" w:cs="Helvetica"/>
        </w:rPr>
        <w:t>不应该</w:t>
      </w:r>
      <w:r w:rsidRPr="00887B3E">
        <w:rPr>
          <w:rFonts w:ascii="Helvetica" w:hAnsi="Helvetica" w:cs="Helvetica"/>
        </w:rPr>
        <w:t>”</w:t>
      </w:r>
      <w:r w:rsidRPr="00887B3E">
        <w:rPr>
          <w:rFonts w:ascii="Helvetica" w:hAnsi="Helvetica" w:cs="Helvetica"/>
        </w:rPr>
        <w:t>被直接引用，而不是</w:t>
      </w:r>
      <w:r w:rsidRPr="00887B3E">
        <w:rPr>
          <w:rFonts w:ascii="Helvetica" w:hAnsi="Helvetica" w:cs="Helvetica"/>
        </w:rPr>
        <w:t>“</w:t>
      </w:r>
      <w:r w:rsidRPr="00887B3E">
        <w:rPr>
          <w:rFonts w:ascii="Helvetica" w:hAnsi="Helvetica" w:cs="Helvetica"/>
        </w:rPr>
        <w:t>不能</w:t>
      </w:r>
      <w:r w:rsidRPr="00887B3E">
        <w:rPr>
          <w:rFonts w:ascii="Helvetica" w:hAnsi="Helvetica" w:cs="Helvetica"/>
        </w:rPr>
        <w:t>”</w:t>
      </w:r>
      <w:r w:rsidRPr="00887B3E">
        <w:rPr>
          <w:rFonts w:ascii="Helvetica" w:hAnsi="Helvetica" w:cs="Helvetica"/>
        </w:rPr>
        <w:t>被直接引用，是因为</w:t>
      </w:r>
      <w:r w:rsidRPr="00887B3E">
        <w:rPr>
          <w:rFonts w:ascii="Helvetica" w:hAnsi="Helvetica" w:cs="Helvetica"/>
        </w:rPr>
        <w:t>Python</w:t>
      </w:r>
      <w:r w:rsidRPr="00887B3E">
        <w:rPr>
          <w:rFonts w:ascii="Helvetica" w:hAnsi="Helvetica" w:cs="Helvetica"/>
        </w:rPr>
        <w:t>并没有一种方法可以完全限制访问</w:t>
      </w:r>
      <w:r w:rsidRPr="00887B3E">
        <w:rPr>
          <w:rFonts w:ascii="Helvetica" w:hAnsi="Helvetica" w:cs="Helvetica"/>
        </w:rPr>
        <w:t>private</w:t>
      </w:r>
      <w:r w:rsidRPr="00887B3E">
        <w:rPr>
          <w:rFonts w:ascii="Helvetica" w:hAnsi="Helvetica" w:cs="Helvetica"/>
        </w:rPr>
        <w:t>函数或变量，但是，从编程习惯上不应该引用</w:t>
      </w:r>
      <w:r w:rsidRPr="00887B3E">
        <w:rPr>
          <w:rFonts w:ascii="Helvetica" w:hAnsi="Helvetica" w:cs="Helvetica"/>
        </w:rPr>
        <w:t>private</w:t>
      </w:r>
      <w:r w:rsidRPr="00887B3E">
        <w:rPr>
          <w:rFonts w:ascii="Helvetica" w:hAnsi="Helvetica" w:cs="Helvetica"/>
        </w:rPr>
        <w:t>函数或变量。</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private</w:t>
      </w:r>
      <w:r w:rsidRPr="00887B3E">
        <w:rPr>
          <w:rFonts w:ascii="Helvetica" w:hAnsi="Helvetica" w:cs="Helvetica"/>
        </w:rPr>
        <w:t>函数或变量不应该被别人引用，那它们有什么用呢？请看例子：</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_private_1</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'Hello,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_private_2</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'Hi,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greeting</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len(name) &gt; </w:t>
      </w:r>
      <w:r w:rsidRPr="00887B3E">
        <w:rPr>
          <w:rStyle w:val="number"/>
        </w:rPr>
        <w:t>3</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_private_1(name)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lastRenderedPageBreak/>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_private_2(name)</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我们在模块里公开</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函数，而把内部逻辑用</w:t>
      </w:r>
      <w:r w:rsidRPr="00887B3E">
        <w:rPr>
          <w:rFonts w:ascii="Helvetica" w:hAnsi="Helvetica" w:cs="Helvetica"/>
        </w:rPr>
        <w:t>private</w:t>
      </w:r>
      <w:r w:rsidRPr="00887B3E">
        <w:rPr>
          <w:rFonts w:ascii="Helvetica" w:hAnsi="Helvetica" w:cs="Helvetica"/>
        </w:rPr>
        <w:t>函数隐藏起来了，这样，调用</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函数不用关心内部的</w:t>
      </w:r>
      <w:r w:rsidRPr="00887B3E">
        <w:rPr>
          <w:rFonts w:ascii="Helvetica" w:hAnsi="Helvetica" w:cs="Helvetica"/>
        </w:rPr>
        <w:t>private</w:t>
      </w:r>
      <w:r w:rsidRPr="00887B3E">
        <w:rPr>
          <w:rFonts w:ascii="Helvetica" w:hAnsi="Helvetica" w:cs="Helvetica"/>
        </w:rPr>
        <w:t>函数细节，这也是一种非常有用的代码封装和抽象的方法，即：</w:t>
      </w:r>
    </w:p>
    <w:p w:rsidR="00887B3E" w:rsidRPr="002E542F"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2E542F">
        <w:rPr>
          <w:rFonts w:ascii="Helvetica" w:hAnsi="Helvetica" w:cs="Helvetica"/>
          <w:color w:val="70AD47" w:themeColor="accent6"/>
        </w:rPr>
        <w:t>外部不需要引用的函数全部定义成</w:t>
      </w:r>
      <w:r w:rsidRPr="002E542F">
        <w:rPr>
          <w:rFonts w:ascii="Helvetica" w:hAnsi="Helvetica" w:cs="Helvetica"/>
          <w:color w:val="70AD47" w:themeColor="accent6"/>
        </w:rPr>
        <w:t>private</w:t>
      </w:r>
      <w:r w:rsidRPr="002E542F">
        <w:rPr>
          <w:rFonts w:ascii="Helvetica" w:hAnsi="Helvetica" w:cs="Helvetica"/>
          <w:color w:val="70AD47" w:themeColor="accent6"/>
        </w:rPr>
        <w:t>，只有外部需要引用的函数才定义为</w:t>
      </w:r>
      <w:r w:rsidRPr="002E542F">
        <w:rPr>
          <w:rFonts w:ascii="Helvetica" w:hAnsi="Helvetica" w:cs="Helvetica"/>
          <w:color w:val="70AD47" w:themeColor="accent6"/>
        </w:rPr>
        <w:t>public</w:t>
      </w:r>
      <w:r w:rsidRPr="002E542F">
        <w:rPr>
          <w:rFonts w:ascii="Helvetica" w:hAnsi="Helvetica" w:cs="Helvetica"/>
          <w:color w:val="70AD47" w:themeColor="accent6"/>
        </w:rPr>
        <w:t>。</w:t>
      </w:r>
    </w:p>
    <w:p w:rsidR="00887B3E" w:rsidRDefault="007427FC" w:rsidP="00E83F69">
      <w:pPr>
        <w:pStyle w:val="3"/>
        <w:rPr>
          <w:sz w:val="24"/>
        </w:rPr>
      </w:pPr>
      <w:bookmarkStart w:id="107" w:name="_Toc454522340"/>
      <w:r w:rsidRPr="007427FC">
        <w:rPr>
          <w:sz w:val="24"/>
        </w:rPr>
        <w:t>附</w:t>
      </w:r>
      <w:bookmarkEnd w:id="107"/>
    </w:p>
    <w:p w:rsidR="007427FC" w:rsidRPr="007427FC" w:rsidRDefault="000E05D4" w:rsidP="007427FC">
      <w:pPr>
        <w:widowControl/>
        <w:jc w:val="left"/>
        <w:rPr>
          <w:rFonts w:cs="Times New Roman"/>
          <w:kern w:val="0"/>
          <w:szCs w:val="24"/>
        </w:rPr>
      </w:pPr>
      <w:r w:rsidRPr="000E05D4">
        <w:rPr>
          <w:rFonts w:cs="Times New Roman"/>
          <w:kern w:val="0"/>
          <w:szCs w:val="24"/>
        </w:rPr>
        <w:t>f</w:t>
      </w:r>
      <w:r w:rsidR="007427FC" w:rsidRPr="007427FC">
        <w:rPr>
          <w:rFonts w:cs="Times New Roman"/>
          <w:kern w:val="0"/>
          <w:szCs w:val="24"/>
        </w:rPr>
        <w:t>rom .</w:t>
      </w:r>
      <w:r w:rsidR="00D51929">
        <w:rPr>
          <w:rFonts w:cs="Times New Roman"/>
          <w:kern w:val="0"/>
          <w:szCs w:val="24"/>
        </w:rPr>
        <w:t>YYY</w:t>
      </w:r>
      <w:r w:rsidR="007427FC" w:rsidRPr="007427FC">
        <w:rPr>
          <w:rFonts w:cs="Times New Roman"/>
          <w:kern w:val="0"/>
          <w:szCs w:val="24"/>
        </w:rPr>
        <w:t xml:space="preserve"> import XXX </w:t>
      </w:r>
      <w:r w:rsidR="007427FC" w:rsidRPr="007427FC">
        <w:rPr>
          <w:rFonts w:cs="Times New Roman"/>
          <w:kern w:val="0"/>
          <w:szCs w:val="24"/>
        </w:rPr>
        <w:t>这里</w:t>
      </w:r>
      <w:r w:rsidR="007427FC" w:rsidRPr="007427FC">
        <w:rPr>
          <w:rFonts w:cs="Times New Roman"/>
          <w:kern w:val="0"/>
          <w:szCs w:val="24"/>
        </w:rPr>
        <w:t xml:space="preserve"> “ . ” </w:t>
      </w:r>
      <w:r w:rsidR="007427FC" w:rsidRPr="007427FC">
        <w:rPr>
          <w:rFonts w:cs="Times New Roman"/>
          <w:kern w:val="0"/>
          <w:szCs w:val="24"/>
        </w:rPr>
        <w:t>的意思是你</w:t>
      </w:r>
      <w:r w:rsidR="0083616C">
        <w:rPr>
          <w:rFonts w:cs="Times New Roman"/>
          <w:kern w:val="0"/>
          <w:szCs w:val="24"/>
        </w:rPr>
        <w:t>XXX</w:t>
      </w:r>
      <w:r w:rsidR="007427FC" w:rsidRPr="007427FC">
        <w:rPr>
          <w:rFonts w:cs="Times New Roman"/>
          <w:kern w:val="0"/>
          <w:szCs w:val="24"/>
        </w:rPr>
        <w:t>当前文件夹里的初始化文件也就是</w:t>
      </w:r>
      <w:r w:rsidR="00443EB7">
        <w:rPr>
          <w:rFonts w:cs="Times New Roman"/>
          <w:kern w:val="0"/>
          <w:szCs w:val="24"/>
        </w:rPr>
        <w:t>XXX</w:t>
      </w:r>
      <w:r w:rsidR="007427FC" w:rsidRPr="007427FC">
        <w:rPr>
          <w:rFonts w:cs="Times New Roman"/>
          <w:kern w:val="0"/>
          <w:szCs w:val="24"/>
        </w:rPr>
        <w:t>所在的目录下的</w:t>
      </w:r>
      <w:r w:rsidR="007427FC" w:rsidRPr="007427FC">
        <w:rPr>
          <w:rFonts w:cs="Times New Roman"/>
          <w:kern w:val="0"/>
          <w:szCs w:val="24"/>
        </w:rPr>
        <w:t>__init__.py</w:t>
      </w:r>
      <w:r w:rsidR="007427FC" w:rsidRPr="007427FC">
        <w:rPr>
          <w:rFonts w:cs="Times New Roman"/>
          <w:kern w:val="0"/>
          <w:szCs w:val="24"/>
        </w:rPr>
        <w:t>文件。而这里面也是你</w:t>
      </w:r>
      <w:r w:rsidR="008106E2">
        <w:rPr>
          <w:rFonts w:cs="Times New Roman"/>
          <w:kern w:val="0"/>
          <w:szCs w:val="24"/>
        </w:rPr>
        <w:t>XXX</w:t>
      </w:r>
      <w:r w:rsidR="007427FC" w:rsidRPr="007427FC">
        <w:rPr>
          <w:rFonts w:cs="Times New Roman"/>
          <w:kern w:val="0"/>
          <w:szCs w:val="24"/>
        </w:rPr>
        <w:t>注册的地方。你可以打开文件目录看一下。</w:t>
      </w:r>
      <w:r w:rsidR="007427FC" w:rsidRPr="007427FC">
        <w:rPr>
          <w:rFonts w:cs="Times New Roman"/>
          <w:kern w:val="0"/>
          <w:szCs w:val="24"/>
        </w:rPr>
        <w:br/>
      </w:r>
      <w:r w:rsidR="007427FC" w:rsidRPr="007427FC">
        <w:rPr>
          <w:rFonts w:cs="Times New Roman"/>
          <w:kern w:val="0"/>
          <w:szCs w:val="24"/>
        </w:rPr>
        <w:br/>
        <w:t>" . "</w:t>
      </w:r>
      <w:r w:rsidR="007427FC" w:rsidRPr="007427FC">
        <w:rPr>
          <w:rFonts w:cs="Times New Roman"/>
          <w:kern w:val="0"/>
          <w:szCs w:val="24"/>
        </w:rPr>
        <w:t>的意思有点类似命令行里面，</w:t>
      </w:r>
      <w:r w:rsidR="007427FC" w:rsidRPr="007427FC">
        <w:rPr>
          <w:rFonts w:cs="Times New Roman"/>
          <w:kern w:val="0"/>
          <w:szCs w:val="24"/>
        </w:rPr>
        <w:t>cd ..</w:t>
      </w:r>
      <w:r w:rsidR="007427FC" w:rsidRPr="007427FC">
        <w:rPr>
          <w:rFonts w:cs="Times New Roman"/>
          <w:kern w:val="0"/>
          <w:szCs w:val="24"/>
        </w:rPr>
        <w:t>是返回上一层目录的意思，同样，</w:t>
      </w:r>
      <w:r w:rsidR="007427FC" w:rsidRPr="007427FC">
        <w:rPr>
          <w:rFonts w:cs="Times New Roman"/>
          <w:kern w:val="0"/>
          <w:szCs w:val="24"/>
        </w:rPr>
        <w:t>from ..</w:t>
      </w:r>
      <w:r w:rsidR="0060532A">
        <w:rPr>
          <w:rFonts w:cs="Times New Roman"/>
          <w:kern w:val="0"/>
          <w:szCs w:val="24"/>
        </w:rPr>
        <w:t>YYY</w:t>
      </w:r>
      <w:r w:rsidR="007427FC" w:rsidRPr="007427FC">
        <w:rPr>
          <w:rFonts w:cs="Times New Roman"/>
          <w:kern w:val="0"/>
          <w:szCs w:val="24"/>
        </w:rPr>
        <w:t xml:space="preserve"> import XXX</w:t>
      </w:r>
      <w:r w:rsidR="007427FC" w:rsidRPr="007427FC">
        <w:rPr>
          <w:rFonts w:cs="Times New Roman"/>
          <w:kern w:val="0"/>
          <w:szCs w:val="24"/>
        </w:rPr>
        <w:t>就是从上级目录里面导入</w:t>
      </w:r>
      <w:r w:rsidR="007427FC" w:rsidRPr="007427FC">
        <w:rPr>
          <w:rFonts w:cs="Times New Roman"/>
          <w:kern w:val="0"/>
          <w:szCs w:val="24"/>
        </w:rPr>
        <w:t>XXX</w:t>
      </w:r>
    </w:p>
    <w:p w:rsidR="007427FC" w:rsidRPr="007427FC" w:rsidRDefault="007427FC" w:rsidP="007427FC">
      <w:pPr>
        <w:widowControl/>
        <w:jc w:val="left"/>
        <w:rPr>
          <w:rFonts w:ascii="宋体" w:hAnsi="宋体" w:cs="宋体"/>
          <w:kern w:val="0"/>
          <w:szCs w:val="24"/>
        </w:rPr>
      </w:pPr>
    </w:p>
    <w:p w:rsidR="007427FC" w:rsidRPr="007427FC" w:rsidRDefault="007427FC" w:rsidP="007427FC"/>
    <w:p w:rsidR="003C3F34" w:rsidRDefault="003C3F34" w:rsidP="00E83F69">
      <w:pPr>
        <w:pStyle w:val="2"/>
        <w:rPr>
          <w:sz w:val="24"/>
        </w:rPr>
      </w:pPr>
      <w:bookmarkStart w:id="108" w:name="_Toc454522341"/>
      <w:r w:rsidRPr="003C3F34">
        <w:rPr>
          <w:sz w:val="24"/>
        </w:rPr>
        <w:t>第</w:t>
      </w:r>
      <w:r w:rsidRPr="003C3F34">
        <w:rPr>
          <w:rFonts w:hint="eastAsia"/>
          <w:sz w:val="24"/>
        </w:rPr>
        <w:t>31</w:t>
      </w:r>
      <w:r w:rsidRPr="003C3F34">
        <w:rPr>
          <w:rFonts w:hint="eastAsia"/>
          <w:sz w:val="24"/>
        </w:rPr>
        <w:t>课</w:t>
      </w:r>
      <w:r w:rsidRPr="003C3F34">
        <w:rPr>
          <w:rFonts w:hint="eastAsia"/>
          <w:sz w:val="24"/>
        </w:rPr>
        <w:t xml:space="preserve"> </w:t>
      </w:r>
      <w:r w:rsidRPr="003C3F34">
        <w:rPr>
          <w:rFonts w:hint="eastAsia"/>
          <w:sz w:val="24"/>
        </w:rPr>
        <w:t>安装第三方模块</w:t>
      </w:r>
      <w:bookmarkEnd w:id="108"/>
    </w:p>
    <w:p w:rsidR="003C3F34" w:rsidRPr="003C3F34" w:rsidRDefault="003C3F34" w:rsidP="003C3F34">
      <w:pPr>
        <w:pStyle w:val="a5"/>
        <w:shd w:val="clear" w:color="auto" w:fill="FFFFFF"/>
        <w:spacing w:before="0" w:beforeAutospacing="0" w:after="225" w:afterAutospacing="0" w:line="300" w:lineRule="atLeast"/>
        <w:rPr>
          <w:rFonts w:ascii="Helvetica" w:hAnsi="Helvetica" w:cs="Helvetica"/>
        </w:rPr>
      </w:pPr>
      <w:r w:rsidRPr="003C3F34">
        <w:rPr>
          <w:rFonts w:ascii="Helvetica" w:hAnsi="Helvetica" w:cs="Helvetica"/>
        </w:rPr>
        <w:t>在</w:t>
      </w:r>
      <w:r w:rsidRPr="003C3F34">
        <w:rPr>
          <w:rFonts w:ascii="Helvetica" w:hAnsi="Helvetica" w:cs="Helvetica"/>
        </w:rPr>
        <w:t>Python</w:t>
      </w:r>
      <w:r w:rsidRPr="003C3F34">
        <w:rPr>
          <w:rFonts w:ascii="Helvetica" w:hAnsi="Helvetica" w:cs="Helvetica"/>
        </w:rPr>
        <w:t>中，安装第三方模块，是通过</w:t>
      </w:r>
      <w:r w:rsidRPr="002D3CEC">
        <w:rPr>
          <w:rFonts w:ascii="Helvetica" w:hAnsi="Helvetica" w:cs="Helvetica"/>
          <w:color w:val="70AD47" w:themeColor="accent6"/>
        </w:rPr>
        <w:t>包管理工具</w:t>
      </w:r>
      <w:r w:rsidRPr="002D3CEC">
        <w:rPr>
          <w:rFonts w:ascii="Helvetica" w:hAnsi="Helvetica" w:cs="Helvetica"/>
          <w:color w:val="70AD47" w:themeColor="accent6"/>
        </w:rPr>
        <w:t>pip</w:t>
      </w:r>
      <w:r w:rsidRPr="003C3F34">
        <w:rPr>
          <w:rFonts w:ascii="Helvetica" w:hAnsi="Helvetica" w:cs="Helvetica"/>
        </w:rPr>
        <w:t>完成的。</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，安装</w:t>
      </w:r>
      <w:r w:rsidRPr="003C3F34">
        <w:rPr>
          <w:rFonts w:ascii="Helvetica" w:hAnsi="Helvetica" w:cs="Helvetica"/>
        </w:rPr>
        <w:t>pip</w:t>
      </w:r>
      <w:r w:rsidRPr="003C3F34">
        <w:rPr>
          <w:rFonts w:ascii="Helvetica" w:hAnsi="Helvetica" w:cs="Helvetica"/>
        </w:rPr>
        <w:t>本身这个步骤就可以跳过了。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Windows</w:t>
      </w:r>
      <w:r w:rsidRPr="003C3F34">
        <w:rPr>
          <w:rFonts w:ascii="Helvetica" w:hAnsi="Helvetica" w:cs="Helvetica"/>
        </w:rPr>
        <w:t>，请参考</w:t>
      </w:r>
      <w:hyperlink r:id="rId50" w:history="1">
        <w:r w:rsidRPr="003C3F34">
          <w:rPr>
            <w:rStyle w:val="a6"/>
            <w:rFonts w:ascii="Helvetica" w:hAnsi="Helvetica" w:cs="Helvetica"/>
            <w:color w:val="auto"/>
          </w:rPr>
          <w:t>安装</w:t>
        </w:r>
        <w:r w:rsidRPr="003C3F34">
          <w:rPr>
            <w:rStyle w:val="a6"/>
            <w:rFonts w:ascii="Helvetica" w:hAnsi="Helvetica" w:cs="Helvetica"/>
            <w:color w:val="auto"/>
          </w:rPr>
          <w:t>Python</w:t>
        </w:r>
      </w:hyperlink>
      <w:r w:rsidRPr="003C3F34">
        <w:rPr>
          <w:rFonts w:ascii="Helvetica" w:hAnsi="Helvetica" w:cs="Helvetica"/>
        </w:rPr>
        <w:t>一节的内容，确保安装时勾选了</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和</w:t>
      </w:r>
      <w:r w:rsidRPr="003C3F34">
        <w:rPr>
          <w:rStyle w:val="HTML"/>
          <w:rFonts w:ascii="Consolas" w:hAnsi="Consolas" w:cs="Consolas"/>
          <w:bdr w:val="single" w:sz="6" w:space="0" w:color="DDDDDD" w:frame="1"/>
          <w:shd w:val="clear" w:color="auto" w:fill="FAFAFA"/>
        </w:rPr>
        <w:t>Add python.exe to Path</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在命令提示符窗口下尝试运行</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，如果</w:t>
      </w:r>
      <w:r w:rsidRPr="003C3F34">
        <w:rPr>
          <w:rFonts w:ascii="Helvetica" w:hAnsi="Helvetica" w:cs="Helvetica"/>
        </w:rPr>
        <w:t>Windows</w:t>
      </w:r>
      <w:r w:rsidRPr="003C3F34">
        <w:rPr>
          <w:rFonts w:ascii="Helvetica" w:hAnsi="Helvetica" w:cs="Helvetica"/>
        </w:rPr>
        <w:t>提示未找到命令，可以重新运行安装程序添加</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注意：</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上有可能并存</w:t>
      </w:r>
      <w:r w:rsidRPr="003C3F34">
        <w:rPr>
          <w:rFonts w:ascii="Helvetica" w:hAnsi="Helvetica" w:cs="Helvetica"/>
        </w:rPr>
        <w:t>Python 3.x</w:t>
      </w:r>
      <w:r w:rsidRPr="003C3F34">
        <w:rPr>
          <w:rFonts w:ascii="Helvetica" w:hAnsi="Helvetica" w:cs="Helvetica"/>
        </w:rPr>
        <w:t>和</w:t>
      </w:r>
      <w:r w:rsidRPr="003C3F34">
        <w:rPr>
          <w:rFonts w:ascii="Helvetica" w:hAnsi="Helvetica" w:cs="Helvetica"/>
        </w:rPr>
        <w:t>Python 2.x</w:t>
      </w:r>
      <w:r w:rsidRPr="003C3F34">
        <w:rPr>
          <w:rFonts w:ascii="Helvetica" w:hAnsi="Helvetica" w:cs="Helvetica"/>
        </w:rPr>
        <w:t>，因此对应的</w:t>
      </w:r>
      <w:r w:rsidRPr="003C3F34">
        <w:rPr>
          <w:rFonts w:ascii="Helvetica" w:hAnsi="Helvetica" w:cs="Helvetica"/>
        </w:rPr>
        <w:t>pip</w:t>
      </w:r>
      <w:r w:rsidRPr="003C3F34">
        <w:rPr>
          <w:rFonts w:ascii="Helvetica" w:hAnsi="Helvetica" w:cs="Helvetica"/>
        </w:rPr>
        <w:t>命令是</w:t>
      </w:r>
      <w:r w:rsidRPr="003C3F34">
        <w:rPr>
          <w:rStyle w:val="HTML"/>
          <w:rFonts w:ascii="Consolas" w:hAnsi="Consolas" w:cs="Consolas"/>
          <w:bdr w:val="single" w:sz="6" w:space="0" w:color="DDDDDD" w:frame="1"/>
          <w:shd w:val="clear" w:color="auto" w:fill="FAFAFA"/>
        </w:rPr>
        <w:t>pip3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现在，让我们来安装一个第三方库</w:t>
      </w:r>
      <w:r w:rsidRPr="003C3F34">
        <w:rPr>
          <w:rFonts w:ascii="Helvetica" w:hAnsi="Helvetica" w:cs="Helvetica"/>
        </w:rPr>
        <w:t>——Python Imaging Library</w:t>
      </w:r>
      <w:r w:rsidRPr="003C3F34">
        <w:rPr>
          <w:rFonts w:ascii="Helvetica" w:hAnsi="Helvetica" w:cs="Helvetica"/>
        </w:rPr>
        <w:t>，这是</w:t>
      </w:r>
      <w:r w:rsidRPr="003C3F34">
        <w:rPr>
          <w:rFonts w:ascii="Helvetica" w:hAnsi="Helvetica" w:cs="Helvetica"/>
        </w:rPr>
        <w:t>Python</w:t>
      </w:r>
      <w:r w:rsidRPr="003C3F34">
        <w:rPr>
          <w:rFonts w:ascii="Helvetica" w:hAnsi="Helvetica" w:cs="Helvetica"/>
        </w:rPr>
        <w:t>下非常强大的处理图像的工具库。不过，</w:t>
      </w:r>
      <w:r w:rsidRPr="003C3F34">
        <w:rPr>
          <w:rFonts w:ascii="Helvetica" w:hAnsi="Helvetica" w:cs="Helvetica"/>
        </w:rPr>
        <w:t>PIL</w:t>
      </w:r>
      <w:r w:rsidRPr="003C3F34">
        <w:rPr>
          <w:rFonts w:ascii="Helvetica" w:hAnsi="Helvetica" w:cs="Helvetica"/>
        </w:rPr>
        <w:t>目前只支持到</w:t>
      </w:r>
      <w:r w:rsidRPr="003C3F34">
        <w:rPr>
          <w:rFonts w:ascii="Helvetica" w:hAnsi="Helvetica" w:cs="Helvetica"/>
        </w:rPr>
        <w:t>Python 2.7</w:t>
      </w:r>
      <w:r w:rsidRPr="003C3F34">
        <w:rPr>
          <w:rFonts w:ascii="Helvetica" w:hAnsi="Helvetica" w:cs="Helvetica"/>
        </w:rPr>
        <w:t>，并且有年头没有更新了，因此，基于</w:t>
      </w:r>
      <w:r w:rsidRPr="003C3F34">
        <w:rPr>
          <w:rFonts w:ascii="Helvetica" w:hAnsi="Helvetica" w:cs="Helvetica"/>
        </w:rPr>
        <w:t>PIL</w:t>
      </w:r>
      <w:r w:rsidRPr="003C3F34">
        <w:rPr>
          <w:rFonts w:ascii="Helvetica" w:hAnsi="Helvetica" w:cs="Helvetica"/>
        </w:rPr>
        <w:t>的</w:t>
      </w:r>
      <w:r w:rsidRPr="003C3F34">
        <w:rPr>
          <w:rFonts w:ascii="Helvetica" w:hAnsi="Helvetica" w:cs="Helvetica"/>
        </w:rPr>
        <w:t>Pillow</w:t>
      </w:r>
      <w:r w:rsidRPr="003C3F34">
        <w:rPr>
          <w:rFonts w:ascii="Helvetica" w:hAnsi="Helvetica" w:cs="Helvetica"/>
        </w:rPr>
        <w:t>项目开发非常活跃，并且支持最新的</w:t>
      </w:r>
      <w:r w:rsidRPr="003C3F34">
        <w:rPr>
          <w:rFonts w:ascii="Helvetica" w:hAnsi="Helvetica" w:cs="Helvetica"/>
        </w:rPr>
        <w:t>Python 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一般来说，</w:t>
      </w:r>
      <w:r w:rsidRPr="00B75E28">
        <w:rPr>
          <w:rFonts w:ascii="Helvetica" w:hAnsi="Helvetica" w:cs="Helvetica"/>
          <w:color w:val="70AD47" w:themeColor="accent6"/>
        </w:rPr>
        <w:t>第三方库都会在</w:t>
      </w:r>
      <w:r w:rsidRPr="00B75E28">
        <w:rPr>
          <w:rFonts w:ascii="Helvetica" w:hAnsi="Helvetica" w:cs="Helvetica"/>
          <w:color w:val="70AD47" w:themeColor="accent6"/>
        </w:rPr>
        <w:t>Python</w:t>
      </w:r>
      <w:r w:rsidRPr="00B75E28">
        <w:rPr>
          <w:rFonts w:ascii="Helvetica" w:hAnsi="Helvetica" w:cs="Helvetica"/>
          <w:color w:val="70AD47" w:themeColor="accent6"/>
        </w:rPr>
        <w:t>官方的</w:t>
      </w:r>
      <w:hyperlink r:id="rId51" w:tgtFrame="_blank" w:history="1">
        <w:r w:rsidRPr="00B75E28">
          <w:rPr>
            <w:rStyle w:val="a6"/>
            <w:rFonts w:ascii="Helvetica" w:hAnsi="Helvetica" w:cs="Helvetica"/>
            <w:color w:val="70AD47" w:themeColor="accent6"/>
          </w:rPr>
          <w:t>pypi.python.org</w:t>
        </w:r>
      </w:hyperlink>
      <w:r w:rsidRPr="00B75E28">
        <w:rPr>
          <w:rFonts w:ascii="Helvetica" w:hAnsi="Helvetica" w:cs="Helvetica"/>
          <w:color w:val="70AD47" w:themeColor="accent6"/>
        </w:rPr>
        <w:t>网站注册</w:t>
      </w:r>
      <w:r w:rsidRPr="003C3F34">
        <w:rPr>
          <w:rFonts w:ascii="Helvetica" w:hAnsi="Helvetica" w:cs="Helvetica"/>
        </w:rPr>
        <w:t>，要安装一个第三方库，必须先知道该库的名称，可以在官网或者</w:t>
      </w:r>
      <w:r w:rsidRPr="003C3F34">
        <w:rPr>
          <w:rFonts w:ascii="Helvetica" w:hAnsi="Helvetica" w:cs="Helvetica"/>
        </w:rPr>
        <w:t>pypi</w:t>
      </w:r>
      <w:r w:rsidRPr="003C3F34">
        <w:rPr>
          <w:rFonts w:ascii="Helvetica" w:hAnsi="Helvetica" w:cs="Helvetica"/>
        </w:rPr>
        <w:t>上搜索，比如</w:t>
      </w:r>
      <w:r w:rsidRPr="003C3F34">
        <w:rPr>
          <w:rFonts w:ascii="Helvetica" w:hAnsi="Helvetica" w:cs="Helvetica"/>
        </w:rPr>
        <w:t>Pillow</w:t>
      </w:r>
      <w:r w:rsidRPr="003C3F34">
        <w:rPr>
          <w:rFonts w:ascii="Helvetica" w:hAnsi="Helvetica" w:cs="Helvetica"/>
        </w:rPr>
        <w:t>的名称叫</w:t>
      </w:r>
      <w:hyperlink r:id="rId52" w:tgtFrame="_blank" w:history="1">
        <w:r w:rsidRPr="003C3F34">
          <w:rPr>
            <w:rStyle w:val="a6"/>
            <w:rFonts w:ascii="Helvetica" w:hAnsi="Helvetica" w:cs="Helvetica"/>
            <w:color w:val="auto"/>
          </w:rPr>
          <w:t>Pillow</w:t>
        </w:r>
      </w:hyperlink>
      <w:r w:rsidRPr="003C3F34">
        <w:rPr>
          <w:rFonts w:ascii="Helvetica" w:hAnsi="Helvetica" w:cs="Helvetica"/>
        </w:rPr>
        <w:t>，因此，安装</w:t>
      </w:r>
      <w:r w:rsidRPr="003C3F34">
        <w:rPr>
          <w:rFonts w:ascii="Helvetica" w:hAnsi="Helvetica" w:cs="Helvetica"/>
        </w:rPr>
        <w:t>Pillow</w:t>
      </w:r>
      <w:r w:rsidRPr="003C3F34">
        <w:rPr>
          <w:rFonts w:ascii="Helvetica" w:hAnsi="Helvetica" w:cs="Helvetica"/>
        </w:rPr>
        <w:t>的命令就是：</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lastRenderedPageBreak/>
        <w:t>pip install Pillow</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耐心等待下载并安装后，就可以使用</w:t>
      </w:r>
      <w:r w:rsidRPr="003C3F34">
        <w:rPr>
          <w:rFonts w:ascii="Helvetica" w:hAnsi="Helvetica" w:cs="Helvetica"/>
        </w:rPr>
        <w:t>Pillow</w:t>
      </w:r>
      <w:r w:rsidRPr="003C3F34">
        <w:rPr>
          <w:rFonts w:ascii="Helvetica" w:hAnsi="Helvetica" w:cs="Helvetica"/>
        </w:rPr>
        <w:t>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有了</w:t>
      </w:r>
      <w:r w:rsidRPr="003C3F34">
        <w:rPr>
          <w:rFonts w:ascii="Helvetica" w:hAnsi="Helvetica" w:cs="Helvetica"/>
        </w:rPr>
        <w:t>Pillow</w:t>
      </w:r>
      <w:r w:rsidRPr="003C3F34">
        <w:rPr>
          <w:rFonts w:ascii="Helvetica" w:hAnsi="Helvetica" w:cs="Helvetica"/>
        </w:rPr>
        <w:t>，处理图片易如反掌。随便找个图片生成缩略图：</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from</w:t>
      </w:r>
      <w:r w:rsidRPr="003C3F34">
        <w:rPr>
          <w:rStyle w:val="HTML"/>
        </w:rPr>
        <w:t xml:space="preserve"> PIL </w:t>
      </w:r>
      <w:r w:rsidRPr="003C3F34">
        <w:rPr>
          <w:rStyle w:val="keyword"/>
          <w:b/>
          <w:bCs/>
        </w:rPr>
        <w:t>import</w:t>
      </w:r>
      <w:r w:rsidRPr="003C3F34">
        <w:rPr>
          <w:rStyle w:val="HTML"/>
        </w:rPr>
        <w:t xml:space="preserve"> Image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 = Image.open(</w:t>
      </w:r>
      <w:r w:rsidRPr="003C3F34">
        <w:rPr>
          <w:rStyle w:val="string"/>
        </w:rPr>
        <w:t>'test.png'</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print(im.format, im.size, im.mode)</w:t>
      </w:r>
    </w:p>
    <w:p w:rsidR="003C3F34" w:rsidRPr="003C3F34" w:rsidRDefault="003C3F3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C3F34">
        <w:rPr>
          <w:rStyle w:val="HTML"/>
        </w:rPr>
        <w:t>PNG (</w:t>
      </w:r>
      <w:r w:rsidRPr="003C3F34">
        <w:rPr>
          <w:rStyle w:val="number"/>
        </w:rPr>
        <w:t>400</w:t>
      </w:r>
      <w:r w:rsidRPr="003C3F34">
        <w:rPr>
          <w:rStyle w:val="HTML"/>
        </w:rPr>
        <w:t xml:space="preserve">, </w:t>
      </w:r>
      <w:r w:rsidRPr="003C3F34">
        <w:rPr>
          <w:rStyle w:val="number"/>
        </w:rPr>
        <w:t>300</w:t>
      </w:r>
      <w:r w:rsidRPr="003C3F34">
        <w:rPr>
          <w:rStyle w:val="HTML"/>
        </w:rPr>
        <w:t>) RGB</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im.thumbnail((</w:t>
      </w:r>
      <w:r w:rsidRPr="003C3F34">
        <w:rPr>
          <w:rStyle w:val="number"/>
        </w:rPr>
        <w:t>200</w:t>
      </w:r>
      <w:r w:rsidRPr="003C3F34">
        <w:rPr>
          <w:rStyle w:val="HTML"/>
        </w:rPr>
        <w:t xml:space="preserve">, </w:t>
      </w:r>
      <w:r w:rsidRPr="003C3F34">
        <w:rPr>
          <w:rStyle w:val="number"/>
        </w:rPr>
        <w:t>100</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im.save(</w:t>
      </w:r>
      <w:r w:rsidRPr="003C3F34">
        <w:rPr>
          <w:rStyle w:val="string"/>
        </w:rPr>
        <w:t>'thumb.jpg'</w:t>
      </w:r>
      <w:r w:rsidRPr="003C3F34">
        <w:rPr>
          <w:rStyle w:val="HTML"/>
        </w:rPr>
        <w:t xml:space="preserve">, </w:t>
      </w:r>
      <w:r w:rsidRPr="003C3F34">
        <w:rPr>
          <w:rStyle w:val="string"/>
        </w:rPr>
        <w:t>'JPEG'</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其他常用的第三方库还有</w:t>
      </w:r>
      <w:r w:rsidRPr="003C3F34">
        <w:rPr>
          <w:rFonts w:ascii="Helvetica" w:hAnsi="Helvetica" w:cs="Helvetica"/>
        </w:rPr>
        <w:t>MySQL</w:t>
      </w:r>
      <w:r w:rsidRPr="003C3F34">
        <w:rPr>
          <w:rFonts w:ascii="Helvetica" w:hAnsi="Helvetica" w:cs="Helvetica"/>
        </w:rPr>
        <w:t>的驱动：</w:t>
      </w:r>
      <w:r w:rsidRPr="003C3F34">
        <w:rPr>
          <w:rStyle w:val="HTML"/>
          <w:rFonts w:ascii="Consolas" w:hAnsi="Consolas" w:cs="Consolas"/>
          <w:bdr w:val="single" w:sz="6" w:space="0" w:color="DDDDDD" w:frame="1"/>
          <w:shd w:val="clear" w:color="auto" w:fill="FAFAFA"/>
        </w:rPr>
        <w:t>mysql-connector-python</w:t>
      </w:r>
      <w:r w:rsidRPr="003C3F34">
        <w:rPr>
          <w:rFonts w:ascii="Helvetica" w:hAnsi="Helvetica" w:cs="Helvetica"/>
        </w:rPr>
        <w:t>，用于科学计算的</w:t>
      </w:r>
      <w:r w:rsidRPr="003C3F34">
        <w:rPr>
          <w:rFonts w:ascii="Helvetica" w:hAnsi="Helvetica" w:cs="Helvetica"/>
        </w:rPr>
        <w:t>NumPy</w:t>
      </w:r>
      <w:r w:rsidRPr="003C3F34">
        <w:rPr>
          <w:rFonts w:ascii="Helvetica" w:hAnsi="Helvetica" w:cs="Helvetica"/>
        </w:rPr>
        <w:t>库：</w:t>
      </w:r>
      <w:r w:rsidRPr="003C3F34">
        <w:rPr>
          <w:rStyle w:val="HTML"/>
          <w:rFonts w:ascii="Consolas" w:hAnsi="Consolas" w:cs="Consolas"/>
          <w:bdr w:val="single" w:sz="6" w:space="0" w:color="DDDDDD" w:frame="1"/>
          <w:shd w:val="clear" w:color="auto" w:fill="FAFAFA"/>
        </w:rPr>
        <w:t>numpy</w:t>
      </w:r>
      <w:r w:rsidRPr="003C3F34">
        <w:rPr>
          <w:rFonts w:ascii="Helvetica" w:hAnsi="Helvetica" w:cs="Helvetica"/>
        </w:rPr>
        <w:t>，用于生成文本的模板工具</w:t>
      </w:r>
      <w:r w:rsidRPr="003C3F34">
        <w:rPr>
          <w:rStyle w:val="HTML"/>
          <w:rFonts w:ascii="Consolas" w:hAnsi="Consolas" w:cs="Consolas"/>
          <w:bdr w:val="single" w:sz="6" w:space="0" w:color="DDDDDD" w:frame="1"/>
          <w:shd w:val="clear" w:color="auto" w:fill="FAFAFA"/>
        </w:rPr>
        <w:t>Jinja2</w:t>
      </w:r>
      <w:r w:rsidRPr="003C3F34">
        <w:rPr>
          <w:rFonts w:ascii="Helvetica" w:hAnsi="Helvetica" w:cs="Helvetica"/>
        </w:rPr>
        <w:t>，等等。</w:t>
      </w:r>
    </w:p>
    <w:p w:rsidR="003C3F34" w:rsidRPr="003C3F34" w:rsidRDefault="003C3F34" w:rsidP="00E83F69">
      <w:pPr>
        <w:pStyle w:val="3"/>
        <w:shd w:val="clear" w:color="auto" w:fill="FFFFFF"/>
        <w:spacing w:before="375" w:after="225" w:line="360" w:lineRule="atLeast"/>
        <w:rPr>
          <w:rFonts w:ascii="Helvetica" w:hAnsi="Helvetica" w:cs="Helvetica"/>
          <w:b w:val="0"/>
          <w:bCs w:val="0"/>
          <w:sz w:val="24"/>
          <w:szCs w:val="24"/>
        </w:rPr>
      </w:pPr>
      <w:bookmarkStart w:id="109" w:name="_Toc454522342"/>
      <w:r w:rsidRPr="003C3F34">
        <w:rPr>
          <w:rFonts w:ascii="Helvetica" w:hAnsi="Helvetica" w:cs="Helvetica"/>
          <w:b w:val="0"/>
          <w:bCs w:val="0"/>
          <w:sz w:val="24"/>
          <w:szCs w:val="24"/>
        </w:rPr>
        <w:t>模块搜索路径</w:t>
      </w:r>
      <w:bookmarkEnd w:id="109"/>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当我们试图加载一个模块时，</w:t>
      </w:r>
      <w:r w:rsidRPr="003C3F34">
        <w:rPr>
          <w:rFonts w:ascii="Helvetica" w:hAnsi="Helvetica" w:cs="Helvetica"/>
        </w:rPr>
        <w:t>Python</w:t>
      </w:r>
      <w:r w:rsidRPr="003C3F34">
        <w:rPr>
          <w:rFonts w:ascii="Helvetica" w:hAnsi="Helvetica" w:cs="Helvetica"/>
        </w:rPr>
        <w:t>会在指定的路径下搜索对应的</w:t>
      </w:r>
      <w:r w:rsidRPr="003C3F34">
        <w:rPr>
          <w:rFonts w:ascii="Helvetica" w:hAnsi="Helvetica" w:cs="Helvetica"/>
        </w:rPr>
        <w:t>.py</w:t>
      </w:r>
      <w:r w:rsidRPr="003C3F34">
        <w:rPr>
          <w:rFonts w:ascii="Helvetica" w:hAnsi="Helvetica" w:cs="Helvetica"/>
        </w:rPr>
        <w:t>文件，如果找不到，就会报错：</w:t>
      </w:r>
    </w:p>
    <w:p w:rsidR="003C3F34" w:rsidRPr="003C3F34" w:rsidRDefault="003C3F3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C3F34">
        <w:rPr>
          <w:rStyle w:val="HTML"/>
        </w:rPr>
        <w:t>&gt;&gt;&gt; import mymodule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HTML"/>
        </w:rPr>
        <w:t xml:space="preserve">Traceback (most recent </w:t>
      </w:r>
      <w:r w:rsidRPr="003C3F34">
        <w:rPr>
          <w:rStyle w:val="keyword"/>
          <w:b/>
          <w:bCs/>
        </w:rPr>
        <w:t>call</w:t>
      </w:r>
      <w:r w:rsidRPr="003C3F34">
        <w:rPr>
          <w:rStyle w:val="operator"/>
        </w:rPr>
        <w:t xml:space="preserve"> </w:t>
      </w:r>
      <w:r w:rsidRPr="003C3F34">
        <w:rPr>
          <w:rStyle w:val="keyword"/>
          <w:b/>
          <w:bCs/>
        </w:rPr>
        <w:t>last</w:t>
      </w:r>
      <w:r w:rsidRPr="003C3F34">
        <w:rPr>
          <w:rStyle w:val="operator"/>
        </w:rPr>
        <w:t>):</w:t>
      </w:r>
    </w:p>
    <w:p w:rsidR="003C3F34" w:rsidRPr="003C3F34" w:rsidRDefault="003C3F3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3C3F34">
        <w:rPr>
          <w:rStyle w:val="operator"/>
        </w:rPr>
        <w:t xml:space="preserve">  File </w:t>
      </w:r>
      <w:r w:rsidRPr="003C3F34">
        <w:rPr>
          <w:rStyle w:val="string"/>
        </w:rPr>
        <w:t>"&lt;stdin&gt;"</w:t>
      </w:r>
      <w:r w:rsidRPr="003C3F34">
        <w:rPr>
          <w:rStyle w:val="operator"/>
        </w:rPr>
        <w:t xml:space="preserve">, line </w:t>
      </w:r>
      <w:r w:rsidRPr="003C3F34">
        <w:rPr>
          <w:rStyle w:val="number"/>
        </w:rPr>
        <w:t>1</w:t>
      </w:r>
      <w:r w:rsidRPr="003C3F34">
        <w:rPr>
          <w:rStyle w:val="operator"/>
        </w:rPr>
        <w:t xml:space="preserve">, </w:t>
      </w:r>
      <w:r w:rsidRPr="003C3F34">
        <w:rPr>
          <w:rStyle w:val="keyword"/>
          <w:b/>
          <w:bCs/>
        </w:rPr>
        <w:t>in</w:t>
      </w:r>
      <w:r w:rsidRPr="003C3F34">
        <w:rPr>
          <w:rStyle w:val="operator"/>
        </w:rPr>
        <w:t xml:space="preserve"> &lt;</w:t>
      </w:r>
      <w:r w:rsidRPr="003C3F34">
        <w:rPr>
          <w:rStyle w:val="keyword"/>
          <w:b/>
          <w:bCs/>
        </w:rPr>
        <w:t>module</w:t>
      </w:r>
      <w:r w:rsidRPr="003C3F34">
        <w:rPr>
          <w:rStyle w:val="operator"/>
        </w:rPr>
        <w:t>&gt;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operator"/>
        </w:rPr>
        <w:t xml:space="preserve">ImportError: </w:t>
      </w:r>
      <w:r w:rsidRPr="003C3F34">
        <w:rPr>
          <w:rStyle w:val="keyword"/>
          <w:b/>
          <w:bCs/>
        </w:rPr>
        <w:t>No</w:t>
      </w:r>
      <w:r w:rsidRPr="003C3F34">
        <w:rPr>
          <w:rStyle w:val="operator"/>
        </w:rPr>
        <w:t xml:space="preserve"> </w:t>
      </w:r>
      <w:r w:rsidRPr="003C3F34">
        <w:rPr>
          <w:rStyle w:val="keyword"/>
          <w:b/>
          <w:bCs/>
        </w:rPr>
        <w:t>module</w:t>
      </w:r>
      <w:r w:rsidRPr="003C3F34">
        <w:rPr>
          <w:rStyle w:val="operator"/>
        </w:rPr>
        <w:t xml:space="preserve"> named mymodule</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97277F">
        <w:rPr>
          <w:rFonts w:ascii="Helvetica" w:hAnsi="Helvetica" w:cs="Helvetica"/>
          <w:color w:val="FF0000"/>
        </w:rPr>
        <w:t>默认情况下，</w:t>
      </w:r>
      <w:r w:rsidRPr="0097277F">
        <w:rPr>
          <w:rFonts w:ascii="Helvetica" w:hAnsi="Helvetica" w:cs="Helvetica"/>
          <w:color w:val="FF0000"/>
        </w:rPr>
        <w:t>Python</w:t>
      </w:r>
      <w:r w:rsidRPr="0097277F">
        <w:rPr>
          <w:rFonts w:ascii="Helvetica" w:hAnsi="Helvetica" w:cs="Helvetica"/>
          <w:color w:val="FF0000"/>
        </w:rPr>
        <w:t>解释器会搜索当前目录、所有已安装的内置模块和第三方模块，搜索路径存放在</w:t>
      </w:r>
      <w:r w:rsidRPr="0097277F">
        <w:rPr>
          <w:rStyle w:val="HTML"/>
          <w:rFonts w:ascii="Consolas" w:hAnsi="Consolas" w:cs="Consolas"/>
          <w:color w:val="FF0000"/>
          <w:bdr w:val="single" w:sz="6" w:space="0" w:color="DDDDDD" w:frame="1"/>
          <w:shd w:val="clear" w:color="auto" w:fill="FAFAFA"/>
        </w:rPr>
        <w:t>sys</w:t>
      </w:r>
      <w:r w:rsidRPr="0097277F">
        <w:rPr>
          <w:rFonts w:ascii="Helvetica" w:hAnsi="Helvetica" w:cs="Helvetica"/>
          <w:color w:val="FF0000"/>
        </w:rPr>
        <w:t>模块的</w:t>
      </w:r>
      <w:r w:rsidRPr="0097277F">
        <w:rPr>
          <w:rStyle w:val="HTML"/>
          <w:rFonts w:ascii="Consolas" w:hAnsi="Consolas" w:cs="Consolas"/>
          <w:color w:val="FF0000"/>
          <w:bdr w:val="single" w:sz="6" w:space="0" w:color="DDDDDD" w:frame="1"/>
          <w:shd w:val="clear" w:color="auto" w:fill="FAFAFA"/>
        </w:rPr>
        <w:t>path</w:t>
      </w:r>
      <w:r w:rsidRPr="0097277F">
        <w:rPr>
          <w:rFonts w:ascii="Helvetica" w:hAnsi="Helvetica" w:cs="Helvetica"/>
          <w:color w:val="FF0000"/>
        </w:rPr>
        <w:t>变量中</w:t>
      </w:r>
      <w:r w:rsidRPr="003C3F34">
        <w:rPr>
          <w:rFonts w:ascii="Helvetica" w:hAnsi="Helvetica" w:cs="Helvetica"/>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w:t>
      </w:r>
      <w:r w:rsidRPr="003C3F34">
        <w:rPr>
          <w:rStyle w:val="string"/>
        </w:rPr>
        <w:t>''</w:t>
      </w:r>
      <w:r w:rsidRPr="003C3F34">
        <w:rPr>
          <w:rStyle w:val="HTML"/>
        </w:rPr>
        <w:t xml:space="preserve">, </w:t>
      </w:r>
      <w:r w:rsidRPr="003C3F34">
        <w:rPr>
          <w:rStyle w:val="string"/>
        </w:rPr>
        <w:t>'/Library/Frameworks/Python.framework/Versions/3.4/lib/python34.zip'</w:t>
      </w:r>
      <w:r w:rsidRPr="003C3F34">
        <w:rPr>
          <w:rStyle w:val="HTML"/>
        </w:rPr>
        <w:t xml:space="preserve">, </w:t>
      </w:r>
      <w:r w:rsidRPr="003C3F34">
        <w:rPr>
          <w:rStyle w:val="string"/>
        </w:rPr>
        <w:t>'/Library/Frameworks/Python.framework/Versions/3.4/lib/python3.4'</w:t>
      </w:r>
      <w:r w:rsidRPr="003C3F34">
        <w:rPr>
          <w:rStyle w:val="HTML"/>
        </w:rPr>
        <w:t xml:space="preserve">, </w:t>
      </w:r>
      <w:r w:rsidRPr="003C3F34">
        <w:rPr>
          <w:rStyle w:val="string"/>
        </w:rPr>
        <w:t>'/Library/Frameworks/Python.framework/Versions/3.4/lib/python3.4/</w:t>
      </w:r>
      <w:r w:rsidRPr="003C3F34">
        <w:rPr>
          <w:rStyle w:val="string"/>
        </w:rPr>
        <w:lastRenderedPageBreak/>
        <w:t>plat-darwin'</w:t>
      </w:r>
      <w:r w:rsidRPr="003C3F34">
        <w:rPr>
          <w:rStyle w:val="HTML"/>
        </w:rPr>
        <w:t xml:space="preserve">, </w:t>
      </w:r>
      <w:r w:rsidRPr="003C3F34">
        <w:rPr>
          <w:rStyle w:val="string"/>
        </w:rPr>
        <w:t>'/Library/Frameworks/Python.framework/Versions/3.4/lib/python3.4/lib-dynload'</w:t>
      </w:r>
      <w:r w:rsidRPr="003C3F34">
        <w:rPr>
          <w:rStyle w:val="HTML"/>
        </w:rPr>
        <w:t xml:space="preserve">, </w:t>
      </w:r>
      <w:r w:rsidRPr="003C3F34">
        <w:rPr>
          <w:rStyle w:val="string"/>
        </w:rPr>
        <w:t>'/Library/Frameworks/Python.framework/Versions/3.4/lib/python3.4/site-packages'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如果我们要添加自己的搜索目录，有两种方法：</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1D224B">
        <w:rPr>
          <w:rFonts w:ascii="Helvetica" w:hAnsi="Helvetica" w:cs="Helvetica"/>
          <w:color w:val="FF0000"/>
        </w:rPr>
        <w:t>一是直接修改</w:t>
      </w:r>
      <w:r w:rsidRPr="001D224B">
        <w:rPr>
          <w:rStyle w:val="HTML"/>
          <w:rFonts w:ascii="Consolas" w:hAnsi="Consolas" w:cs="Consolas"/>
          <w:color w:val="FF0000"/>
          <w:bdr w:val="single" w:sz="6" w:space="0" w:color="DDDDDD" w:frame="1"/>
          <w:shd w:val="clear" w:color="auto" w:fill="FAFAFA"/>
        </w:rPr>
        <w:t>sys.path</w:t>
      </w:r>
      <w:r w:rsidRPr="001D224B">
        <w:rPr>
          <w:rFonts w:ascii="Helvetica" w:hAnsi="Helvetica" w:cs="Helvetica"/>
          <w:color w:val="FF0000"/>
        </w:rPr>
        <w:t>，添加要搜索的目录</w:t>
      </w:r>
      <w:r w:rsidRPr="003C3F34">
        <w:rPr>
          <w:rFonts w:ascii="Helvetica" w:hAnsi="Helvetica" w:cs="Helvetica"/>
        </w:rPr>
        <w:t>：</w:t>
      </w:r>
    </w:p>
    <w:p w:rsidR="003C3F34" w:rsidRPr="003C3F34" w:rsidRDefault="003C3F3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sys.path.append(</w:t>
      </w:r>
      <w:r w:rsidRPr="003C3F34">
        <w:rPr>
          <w:rStyle w:val="string"/>
        </w:rPr>
        <w:t>'/Users/michael/my_py_scripts'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C36137">
        <w:rPr>
          <w:rFonts w:ascii="Helvetica" w:hAnsi="Helvetica" w:cs="Helvetica"/>
          <w:color w:val="FF0000"/>
        </w:rPr>
        <w:t>这种方法是在运行时修改，运行结束后失效</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第二种方法是</w:t>
      </w:r>
      <w:r w:rsidRPr="00C36137">
        <w:rPr>
          <w:rFonts w:ascii="Helvetica" w:hAnsi="Helvetica" w:cs="Helvetica"/>
          <w:color w:val="FF0000"/>
        </w:rPr>
        <w:t>设置环境变量</w:t>
      </w:r>
      <w:r w:rsidRPr="00C36137">
        <w:rPr>
          <w:rStyle w:val="HTML"/>
          <w:rFonts w:ascii="Consolas" w:hAnsi="Consolas" w:cs="Consolas"/>
          <w:color w:val="FF0000"/>
          <w:bdr w:val="single" w:sz="6" w:space="0" w:color="DDDDDD" w:frame="1"/>
          <w:shd w:val="clear" w:color="auto" w:fill="FAFAFA"/>
        </w:rPr>
        <w:t>PYTHONPATH</w:t>
      </w:r>
      <w:r w:rsidRPr="003C3F34">
        <w:rPr>
          <w:rFonts w:ascii="Helvetica" w:hAnsi="Helvetica" w:cs="Helvetica"/>
        </w:rPr>
        <w:t>，该环境变量的内容会被自动添加到模块搜索路径中。设置方式与设置</w:t>
      </w:r>
      <w:r w:rsidRPr="003C3F34">
        <w:rPr>
          <w:rFonts w:ascii="Helvetica" w:hAnsi="Helvetica" w:cs="Helvetica"/>
        </w:rPr>
        <w:t>Path</w:t>
      </w:r>
      <w:r w:rsidRPr="003C3F34">
        <w:rPr>
          <w:rFonts w:ascii="Helvetica" w:hAnsi="Helvetica" w:cs="Helvetica"/>
        </w:rPr>
        <w:t>环境变量类似。注意只需要添加你自己的搜索路径，</w:t>
      </w:r>
      <w:r w:rsidRPr="003C3F34">
        <w:rPr>
          <w:rFonts w:ascii="Helvetica" w:hAnsi="Helvetica" w:cs="Helvetica"/>
        </w:rPr>
        <w:t>Python</w:t>
      </w:r>
      <w:r w:rsidRPr="003C3F34">
        <w:rPr>
          <w:rFonts w:ascii="Helvetica" w:hAnsi="Helvetica" w:cs="Helvetica"/>
        </w:rPr>
        <w:t>自己本身的搜索路径不受影响。</w:t>
      </w:r>
    </w:p>
    <w:p w:rsidR="003C3F34" w:rsidRDefault="003C3F34" w:rsidP="003C3F34"/>
    <w:p w:rsidR="009B15B9" w:rsidRDefault="009B15B9" w:rsidP="003C3F34"/>
    <w:p w:rsidR="009B15B9" w:rsidRDefault="009B15B9" w:rsidP="003C3F34"/>
    <w:p w:rsidR="009B15B9" w:rsidRDefault="009B15B9" w:rsidP="003C3F34"/>
    <w:p w:rsidR="009B15B9" w:rsidRDefault="009B15B9" w:rsidP="003C3F34"/>
    <w:p w:rsidR="009B15B9" w:rsidRDefault="009B15B9" w:rsidP="00E83F69">
      <w:pPr>
        <w:pStyle w:val="2"/>
        <w:rPr>
          <w:sz w:val="24"/>
        </w:rPr>
      </w:pPr>
      <w:bookmarkStart w:id="110" w:name="_Toc454522343"/>
      <w:r w:rsidRPr="009B15B9">
        <w:rPr>
          <w:sz w:val="24"/>
        </w:rPr>
        <w:t>第</w:t>
      </w:r>
      <w:r w:rsidRPr="009B15B9">
        <w:rPr>
          <w:rFonts w:hint="eastAsia"/>
          <w:sz w:val="24"/>
        </w:rPr>
        <w:t>31</w:t>
      </w:r>
      <w:r w:rsidRPr="009B15B9">
        <w:rPr>
          <w:rFonts w:hint="eastAsia"/>
          <w:sz w:val="24"/>
        </w:rPr>
        <w:t>课</w:t>
      </w:r>
      <w:r w:rsidRPr="009B15B9">
        <w:rPr>
          <w:rFonts w:hint="eastAsia"/>
          <w:sz w:val="24"/>
        </w:rPr>
        <w:t xml:space="preserve">  </w:t>
      </w:r>
      <w:r w:rsidRPr="009B15B9">
        <w:rPr>
          <w:rFonts w:hint="eastAsia"/>
          <w:sz w:val="24"/>
        </w:rPr>
        <w:t>面向对象编程</w:t>
      </w:r>
      <w:bookmarkEnd w:id="110"/>
    </w:p>
    <w:p w:rsidR="009B15B9" w:rsidRPr="00E9358A" w:rsidRDefault="009B15B9" w:rsidP="009B15B9">
      <w:pPr>
        <w:pStyle w:val="a5"/>
        <w:shd w:val="clear" w:color="auto" w:fill="FFFFFF"/>
        <w:spacing w:before="0" w:beforeAutospacing="0" w:after="225" w:afterAutospacing="0" w:line="300" w:lineRule="atLeast"/>
        <w:rPr>
          <w:rFonts w:ascii="Helvetica" w:hAnsi="Helvetica" w:cs="Helvetica"/>
          <w:color w:val="70AD47" w:themeColor="accent6"/>
        </w:rPr>
      </w:pPr>
      <w:r w:rsidRPr="008D4CA8">
        <w:rPr>
          <w:rFonts w:ascii="Helvetica" w:hAnsi="Helvetica" w:cs="Helvetica"/>
        </w:rPr>
        <w:t>面向对象编程</w:t>
      </w:r>
      <w:r w:rsidRPr="008D4CA8">
        <w:rPr>
          <w:rFonts w:ascii="Helvetica" w:hAnsi="Helvetica" w:cs="Helvetica"/>
        </w:rPr>
        <w:t>——Object Oriented Programming</w:t>
      </w:r>
      <w:r w:rsidRPr="008D4CA8">
        <w:rPr>
          <w:rFonts w:ascii="Helvetica" w:hAnsi="Helvetica" w:cs="Helvetica"/>
        </w:rPr>
        <w:t>，简称</w:t>
      </w:r>
      <w:r w:rsidRPr="008D4CA8">
        <w:rPr>
          <w:rFonts w:ascii="Helvetica" w:hAnsi="Helvetica" w:cs="Helvetica"/>
        </w:rPr>
        <w:t>OOP</w:t>
      </w:r>
      <w:r w:rsidRPr="008D4CA8">
        <w:rPr>
          <w:rFonts w:ascii="Helvetica" w:hAnsi="Helvetica" w:cs="Helvetica"/>
        </w:rPr>
        <w:t>，是一种程序设计思想。</w:t>
      </w:r>
      <w:r w:rsidRPr="00E9358A">
        <w:rPr>
          <w:rFonts w:ascii="Helvetica" w:hAnsi="Helvetica" w:cs="Helvetica"/>
          <w:color w:val="70AD47" w:themeColor="accent6"/>
        </w:rPr>
        <w:t>OOP</w:t>
      </w:r>
      <w:r w:rsidRPr="00E9358A">
        <w:rPr>
          <w:rFonts w:ascii="Helvetica" w:hAnsi="Helvetica" w:cs="Helvetica"/>
          <w:color w:val="70AD47" w:themeColor="accent6"/>
        </w:rPr>
        <w:t>把对象作为程序的基本单元，一个对象包含了数据和操作数据的函数。</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301479">
        <w:rPr>
          <w:rFonts w:ascii="Helvetica" w:hAnsi="Helvetica" w:cs="Helvetica"/>
          <w:color w:val="70AD47" w:themeColor="accent6"/>
        </w:rPr>
        <w:t>面向过程的程序设计把计算机程序视为一系列的命令集合，即一组函数的顺序执行</w:t>
      </w:r>
      <w:r w:rsidRPr="008D4CA8">
        <w:rPr>
          <w:rFonts w:ascii="Helvetica" w:hAnsi="Helvetica" w:cs="Helvetica"/>
        </w:rPr>
        <w:t>。为了简化程序设计，面向过程把函数继续切分为子函数，即把大块函数通过切割成小块函数来降低系统的复杂度。</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而面向对象的程序设计把计算机程序视为一组对象的集合，而每个对象都可以接收其他对象发过来的消息，并处理这些消息，计算机程序的执行就是一系列消息在各个对象之间传递。</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在</w:t>
      </w:r>
      <w:r w:rsidRPr="00FC0ACB">
        <w:rPr>
          <w:rFonts w:ascii="Helvetica" w:hAnsi="Helvetica" w:cs="Helvetica"/>
          <w:color w:val="70AD47" w:themeColor="accent6"/>
        </w:rPr>
        <w:t>Python</w:t>
      </w:r>
      <w:r w:rsidRPr="00FC0ACB">
        <w:rPr>
          <w:rFonts w:ascii="Helvetica" w:hAnsi="Helvetica" w:cs="Helvetica"/>
          <w:color w:val="70AD47" w:themeColor="accent6"/>
        </w:rPr>
        <w:t>中，所有数据类型都可以视为对象，当然也可以自定义对象。自定义的对象数据类型就是面向对象中的类（</w:t>
      </w:r>
      <w:r w:rsidRPr="00FC0ACB">
        <w:rPr>
          <w:rFonts w:ascii="Helvetica" w:hAnsi="Helvetica" w:cs="Helvetica"/>
          <w:color w:val="70AD47" w:themeColor="accent6"/>
        </w:rPr>
        <w:t>Class</w:t>
      </w:r>
      <w:r w:rsidRPr="00FC0ACB">
        <w:rPr>
          <w:rFonts w:ascii="Helvetica" w:hAnsi="Helvetica" w:cs="Helvetica"/>
          <w:color w:val="70AD47" w:themeColor="accent6"/>
        </w:rPr>
        <w:t>）的概念。</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我们以一个例子来说明面向过程和面向对象在程序流程上的不同之处。</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假设我们要处理学生的成绩表，为了表示一个学生的成绩，面向过程的程序可以用一个</w:t>
      </w:r>
      <w:r w:rsidRPr="008D4CA8">
        <w:rPr>
          <w:rFonts w:ascii="Helvetica" w:hAnsi="Helvetica" w:cs="Helvetica"/>
        </w:rPr>
        <w:t>dict</w:t>
      </w:r>
      <w:r w:rsidRPr="008D4CA8">
        <w:rPr>
          <w:rFonts w:ascii="Helvetica" w:hAnsi="Helvetica" w:cs="Helvetica"/>
        </w:rPr>
        <w:t>表示：</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lastRenderedPageBreak/>
        <w:t xml:space="preserve">std1 = </w:t>
      </w:r>
      <w:r w:rsidRPr="008D4CA8">
        <w:rPr>
          <w:rStyle w:val="value"/>
        </w:rPr>
        <w:t xml:space="preserve">{ 'name': 'Michael', 'score': </w:t>
      </w:r>
      <w:r w:rsidRPr="008D4CA8">
        <w:rPr>
          <w:rStyle w:val="number"/>
        </w:rPr>
        <w:t>98</w:t>
      </w:r>
      <w:r w:rsidRPr="008D4CA8">
        <w:rPr>
          <w:rStyle w:val="value"/>
        </w:rPr>
        <w:t xml:space="preserve"> }</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t xml:space="preserve">std2 = </w:t>
      </w:r>
      <w:r w:rsidRPr="008D4CA8">
        <w:rPr>
          <w:rStyle w:val="value"/>
        </w:rPr>
        <w:t xml:space="preserve">{ 'name': 'Bob', 'score': </w:t>
      </w:r>
      <w:r w:rsidRPr="008D4CA8">
        <w:rPr>
          <w:rStyle w:val="number"/>
        </w:rPr>
        <w:t>81</w:t>
      </w:r>
      <w:r w:rsidRPr="008D4CA8">
        <w:rPr>
          <w:rStyle w:val="value"/>
        </w:rPr>
        <w:t xml:space="preserve"> }</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而处理学生成绩可以通过函数实现，比如打印学生的成绩：</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def</w:t>
      </w:r>
      <w:r w:rsidRPr="008D4CA8">
        <w:rPr>
          <w:rStyle w:val="function"/>
        </w:rPr>
        <w:t xml:space="preserve"> </w:t>
      </w:r>
      <w:r w:rsidRPr="008D4CA8">
        <w:rPr>
          <w:rStyle w:val="40"/>
          <w:b/>
          <w:bCs/>
        </w:rPr>
        <w:t>print_score</w:t>
      </w:r>
      <w:r w:rsidRPr="008D4CA8">
        <w:rPr>
          <w:rStyle w:val="params"/>
        </w:rPr>
        <w:t>(std)</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(std[</w:t>
      </w:r>
      <w:r w:rsidRPr="008D4CA8">
        <w:rPr>
          <w:rStyle w:val="string"/>
        </w:rPr>
        <w:t>'name'</w:t>
      </w:r>
      <w:r w:rsidRPr="008D4CA8">
        <w:rPr>
          <w:rStyle w:val="HTML"/>
        </w:rPr>
        <w:t>], std[</w:t>
      </w:r>
      <w:r w:rsidRPr="008D4CA8">
        <w:rPr>
          <w:rStyle w:val="string"/>
        </w:rPr>
        <w:t>'score'</w:t>
      </w:r>
      <w:r w:rsidRPr="008D4CA8">
        <w:rPr>
          <w:rStyle w:val="HTML"/>
        </w:rPr>
        <w:t>]))</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如果采用面向对象的程序设计思想，我们首选思考的不是程序的执行流程，而是</w:t>
      </w:r>
      <w:r w:rsidRPr="008D4CA8">
        <w:rPr>
          <w:rStyle w:val="HTML"/>
          <w:rFonts w:ascii="Consolas" w:hAnsi="Consolas" w:cs="Consolas"/>
          <w:bdr w:val="single" w:sz="6" w:space="0" w:color="DDDDDD" w:frame="1"/>
          <w:shd w:val="clear" w:color="auto" w:fill="FAFAFA"/>
        </w:rPr>
        <w:t>Student</w:t>
      </w:r>
      <w:r w:rsidRPr="008D4CA8">
        <w:rPr>
          <w:rFonts w:ascii="Helvetica" w:hAnsi="Helvetica" w:cs="Helvetica"/>
        </w:rPr>
        <w:t>这种数据类型应该被视为一个对象，这个对象拥有</w:t>
      </w:r>
      <w:r w:rsidRPr="008D4CA8">
        <w:rPr>
          <w:rStyle w:val="HTML"/>
          <w:rFonts w:ascii="Consolas" w:hAnsi="Consolas" w:cs="Consolas"/>
          <w:bdr w:val="single" w:sz="6" w:space="0" w:color="DDDDDD" w:frame="1"/>
          <w:shd w:val="clear" w:color="auto" w:fill="FAFAFA"/>
        </w:rPr>
        <w:t>name</w:t>
      </w:r>
      <w:r w:rsidRPr="008D4CA8">
        <w:rPr>
          <w:rFonts w:ascii="Helvetica" w:hAnsi="Helvetica" w:cs="Helvetica"/>
        </w:rPr>
        <w:t>和</w:t>
      </w:r>
      <w:r w:rsidRPr="008D4CA8">
        <w:rPr>
          <w:rStyle w:val="HTML"/>
          <w:rFonts w:ascii="Consolas" w:hAnsi="Consolas" w:cs="Consolas"/>
          <w:bdr w:val="single" w:sz="6" w:space="0" w:color="DDDDDD" w:frame="1"/>
          <w:shd w:val="clear" w:color="auto" w:fill="FAFAFA"/>
        </w:rPr>
        <w:t>score</w:t>
      </w:r>
      <w:r w:rsidRPr="008D4CA8">
        <w:rPr>
          <w:rFonts w:ascii="Helvetica" w:hAnsi="Helvetica" w:cs="Helvetica"/>
        </w:rPr>
        <w:t>这两个属性（</w:t>
      </w:r>
      <w:r w:rsidRPr="008D4CA8">
        <w:rPr>
          <w:rFonts w:ascii="Helvetica" w:hAnsi="Helvetica" w:cs="Helvetica"/>
        </w:rPr>
        <w:t>Property</w:t>
      </w:r>
      <w:r w:rsidRPr="008D4CA8">
        <w:rPr>
          <w:rFonts w:ascii="Helvetica" w:hAnsi="Helvetica" w:cs="Helvetica"/>
        </w:rPr>
        <w:t>）。如果要打印一个学生的成绩，首先必须创建出这个学生对应的对象，然后，给对象发一个</w:t>
      </w:r>
      <w:r w:rsidRPr="008D4CA8">
        <w:rPr>
          <w:rStyle w:val="HTML"/>
          <w:rFonts w:ascii="Consolas" w:hAnsi="Consolas" w:cs="Consolas"/>
          <w:bdr w:val="single" w:sz="6" w:space="0" w:color="DDDDDD" w:frame="1"/>
          <w:shd w:val="clear" w:color="auto" w:fill="FAFAFA"/>
        </w:rPr>
        <w:t>print_score</w:t>
      </w:r>
      <w:r w:rsidRPr="008D4CA8">
        <w:rPr>
          <w:rFonts w:ascii="Helvetica" w:hAnsi="Helvetica" w:cs="Helvetica"/>
        </w:rPr>
        <w:t>消息，让对象自己把自己的数据打印出来。</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class</w:t>
      </w:r>
      <w:r w:rsidRPr="008D4CA8">
        <w:rPr>
          <w:rStyle w:val="class"/>
          <w:b/>
          <w:bCs/>
        </w:rPr>
        <w:t xml:space="preserve"> </w:t>
      </w:r>
      <w:r w:rsidRPr="008D4CA8">
        <w:rPr>
          <w:rStyle w:val="40"/>
          <w:b/>
          <w:bCs/>
        </w:rPr>
        <w:t>Student</w:t>
      </w:r>
      <w:r w:rsidRPr="008D4CA8">
        <w:rPr>
          <w:rStyle w:val="params"/>
          <w:b/>
          <w:bCs/>
        </w:rPr>
        <w:t>(object)</w:t>
      </w:r>
      <w:r w:rsidRPr="008D4CA8">
        <w:rPr>
          <w:rStyle w:val="class"/>
          <w:b/>
          <w:bCs/>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__init__</w:t>
      </w:r>
      <w:r w:rsidRPr="008D4CA8">
        <w:rPr>
          <w:rStyle w:val="params"/>
        </w:rPr>
        <w:t>(self, name, score)</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self.name = name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self.score = 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print_score</w:t>
      </w:r>
      <w:r w:rsidRPr="008D4CA8">
        <w:rPr>
          <w:rStyle w:val="params"/>
        </w:rPr>
        <w:t>(self)</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(self.name, self.score))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给对象发消息实际上就是调用对象对应的关联函数，我们称之为</w:t>
      </w:r>
      <w:r w:rsidRPr="00FC0ACB">
        <w:rPr>
          <w:rFonts w:ascii="Helvetica" w:hAnsi="Helvetica" w:cs="Helvetica"/>
          <w:color w:val="70AD47" w:themeColor="accent6"/>
        </w:rPr>
        <w:t>对象的方法</w:t>
      </w:r>
      <w:r w:rsidRPr="008D4CA8">
        <w:rPr>
          <w:rFonts w:ascii="Helvetica" w:hAnsi="Helvetica" w:cs="Helvetica"/>
        </w:rPr>
        <w:t>（</w:t>
      </w:r>
      <w:r w:rsidRPr="008D4CA8">
        <w:rPr>
          <w:rFonts w:ascii="Helvetica" w:hAnsi="Helvetica" w:cs="Helvetica"/>
        </w:rPr>
        <w:t>Method</w:t>
      </w:r>
      <w:r w:rsidRPr="008D4CA8">
        <w:rPr>
          <w:rFonts w:ascii="Helvetica" w:hAnsi="Helvetica" w:cs="Helvetica"/>
        </w:rPr>
        <w:t>）。面向对象的程序写出来就像这样：</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 = Student('Bart Simpson', 59)</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 = Student('Lisa Simpson', 87)</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bart.print_score()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lisa.print_score()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面向对象的设计思想是从自然界中来的，因为在自然界中，</w:t>
      </w:r>
      <w:r w:rsidRPr="00FC0ACB">
        <w:rPr>
          <w:rFonts w:ascii="Helvetica" w:hAnsi="Helvetica" w:cs="Helvetica"/>
          <w:color w:val="70AD47" w:themeColor="accent6"/>
        </w:rPr>
        <w:t>类（</w:t>
      </w:r>
      <w:r w:rsidRPr="00FC0ACB">
        <w:rPr>
          <w:rFonts w:ascii="Helvetica" w:hAnsi="Helvetica" w:cs="Helvetica"/>
          <w:color w:val="70AD47" w:themeColor="accent6"/>
        </w:rPr>
        <w:t>Class</w:t>
      </w:r>
      <w:r w:rsidRPr="00FC0ACB">
        <w:rPr>
          <w:rFonts w:ascii="Helvetica" w:hAnsi="Helvetica" w:cs="Helvetica"/>
          <w:color w:val="70AD47" w:themeColor="accent6"/>
        </w:rPr>
        <w:t>）和实例（</w:t>
      </w:r>
      <w:r w:rsidRPr="00FC0ACB">
        <w:rPr>
          <w:rFonts w:ascii="Helvetica" w:hAnsi="Helvetica" w:cs="Helvetica"/>
          <w:color w:val="70AD47" w:themeColor="accent6"/>
        </w:rPr>
        <w:t>Instance</w:t>
      </w:r>
      <w:r w:rsidRPr="00FC0ACB">
        <w:rPr>
          <w:rFonts w:ascii="Helvetica" w:hAnsi="Helvetica" w:cs="Helvetica"/>
          <w:color w:val="70AD47" w:themeColor="accent6"/>
        </w:rPr>
        <w:t>）</w:t>
      </w:r>
      <w:r w:rsidRPr="008D4CA8">
        <w:rPr>
          <w:rFonts w:ascii="Helvetica" w:hAnsi="Helvetica" w:cs="Helvetica"/>
        </w:rPr>
        <w:t>的概念是很自然的。</w:t>
      </w:r>
      <w:r w:rsidRPr="008D4CA8">
        <w:rPr>
          <w:rFonts w:ascii="Helvetica" w:hAnsi="Helvetica" w:cs="Helvetica"/>
        </w:rPr>
        <w:t>Class</w:t>
      </w:r>
      <w:r w:rsidRPr="008D4CA8">
        <w:rPr>
          <w:rFonts w:ascii="Helvetica" w:hAnsi="Helvetica" w:cs="Helvetica"/>
        </w:rPr>
        <w:t>是一种抽象概念，比如我们定义的</w:t>
      </w:r>
      <w:r w:rsidRPr="008D4CA8">
        <w:rPr>
          <w:rFonts w:ascii="Helvetica" w:hAnsi="Helvetica" w:cs="Helvetica"/>
        </w:rPr>
        <w:lastRenderedPageBreak/>
        <w:t>Class——Student</w:t>
      </w:r>
      <w:r w:rsidRPr="008D4CA8">
        <w:rPr>
          <w:rFonts w:ascii="Helvetica" w:hAnsi="Helvetica" w:cs="Helvetica"/>
        </w:rPr>
        <w:t>，是指学生这个概念，而实例（</w:t>
      </w:r>
      <w:r w:rsidRPr="008D4CA8">
        <w:rPr>
          <w:rFonts w:ascii="Helvetica" w:hAnsi="Helvetica" w:cs="Helvetica"/>
        </w:rPr>
        <w:t>Instance</w:t>
      </w:r>
      <w:r w:rsidRPr="008D4CA8">
        <w:rPr>
          <w:rFonts w:ascii="Helvetica" w:hAnsi="Helvetica" w:cs="Helvetica"/>
        </w:rPr>
        <w:t>）则是一个个具体的</w:t>
      </w:r>
      <w:r w:rsidRPr="008D4CA8">
        <w:rPr>
          <w:rFonts w:ascii="Helvetica" w:hAnsi="Helvetica" w:cs="Helvetica"/>
        </w:rPr>
        <w:t>Student</w:t>
      </w:r>
      <w:r w:rsidRPr="008D4CA8">
        <w:rPr>
          <w:rFonts w:ascii="Helvetica" w:hAnsi="Helvetica" w:cs="Helvetica"/>
        </w:rPr>
        <w:t>，比如，</w:t>
      </w:r>
      <w:r w:rsidRPr="008D4CA8">
        <w:rPr>
          <w:rFonts w:ascii="Helvetica" w:hAnsi="Helvetica" w:cs="Helvetica"/>
        </w:rPr>
        <w:t>Bart Simpson</w:t>
      </w:r>
      <w:r w:rsidRPr="008D4CA8">
        <w:rPr>
          <w:rFonts w:ascii="Helvetica" w:hAnsi="Helvetica" w:cs="Helvetica"/>
        </w:rPr>
        <w:t>和</w:t>
      </w:r>
      <w:r w:rsidRPr="008D4CA8">
        <w:rPr>
          <w:rFonts w:ascii="Helvetica" w:hAnsi="Helvetica" w:cs="Helvetica"/>
        </w:rPr>
        <w:t>Lisa Simpson</w:t>
      </w:r>
      <w:r w:rsidRPr="008D4CA8">
        <w:rPr>
          <w:rFonts w:ascii="Helvetica" w:hAnsi="Helvetica" w:cs="Helvetica"/>
        </w:rPr>
        <w:t>是两个具体的</w:t>
      </w:r>
      <w:r w:rsidRPr="008D4CA8">
        <w:rPr>
          <w:rFonts w:ascii="Helvetica" w:hAnsi="Helvetica" w:cs="Helvetica"/>
        </w:rPr>
        <w:t>Student</w:t>
      </w:r>
      <w:r w:rsidRPr="008D4CA8">
        <w:rPr>
          <w:rFonts w:ascii="Helvetica" w:hAnsi="Helvetica" w:cs="Helvetica"/>
        </w:rPr>
        <w:t>。</w:t>
      </w:r>
    </w:p>
    <w:p w:rsidR="009B15B9" w:rsidRPr="006E186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8D4CA8">
        <w:rPr>
          <w:rFonts w:ascii="Helvetica" w:hAnsi="Helvetica" w:cs="Helvetica"/>
        </w:rPr>
        <w:t>所以，</w:t>
      </w:r>
      <w:r w:rsidRPr="006E186B">
        <w:rPr>
          <w:rFonts w:ascii="Helvetica" w:hAnsi="Helvetica" w:cs="Helvetica"/>
          <w:color w:val="70AD47" w:themeColor="accent6"/>
        </w:rPr>
        <w:t>面向对象的设计思想是抽象出</w:t>
      </w:r>
      <w:r w:rsidRPr="006E186B">
        <w:rPr>
          <w:rFonts w:ascii="Helvetica" w:hAnsi="Helvetica" w:cs="Helvetica"/>
          <w:color w:val="70AD47" w:themeColor="accent6"/>
        </w:rPr>
        <w:t>Class</w:t>
      </w:r>
      <w:r w:rsidRPr="006E186B">
        <w:rPr>
          <w:rFonts w:ascii="Helvetica" w:hAnsi="Helvetica" w:cs="Helvetica"/>
          <w:color w:val="70AD47" w:themeColor="accent6"/>
        </w:rPr>
        <w:t>，根据</w:t>
      </w:r>
      <w:r w:rsidRPr="006E186B">
        <w:rPr>
          <w:rFonts w:ascii="Helvetica" w:hAnsi="Helvetica" w:cs="Helvetica"/>
          <w:color w:val="70AD47" w:themeColor="accent6"/>
        </w:rPr>
        <w:t>Class</w:t>
      </w:r>
      <w:r w:rsidRPr="006E186B">
        <w:rPr>
          <w:rFonts w:ascii="Helvetica" w:hAnsi="Helvetica" w:cs="Helvetica"/>
          <w:color w:val="70AD47" w:themeColor="accent6"/>
        </w:rPr>
        <w:t>创建</w:t>
      </w:r>
      <w:r w:rsidRPr="006E186B">
        <w:rPr>
          <w:rFonts w:ascii="Helvetica" w:hAnsi="Helvetica" w:cs="Helvetica"/>
          <w:color w:val="70AD47" w:themeColor="accent6"/>
        </w:rPr>
        <w:t>Instance</w:t>
      </w:r>
      <w:r w:rsidRPr="006E186B">
        <w:rPr>
          <w:rFonts w:ascii="Helvetica" w:hAnsi="Helvetica" w:cs="Helvetica"/>
          <w:color w:val="70AD47" w:themeColor="accent6"/>
        </w:rPr>
        <w:t>。</w:t>
      </w:r>
    </w:p>
    <w:p w:rsidR="009B15B9" w:rsidRPr="00EC1B03"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Fonts w:ascii="Helvetica" w:hAnsi="Helvetica" w:cs="Helvetica"/>
          <w:color w:val="70AD47" w:themeColor="accent6"/>
        </w:rPr>
        <w:t>面向对象的抽象程度又比函数要高，因为一个</w:t>
      </w:r>
      <w:r w:rsidRPr="00EC1B03">
        <w:rPr>
          <w:rFonts w:ascii="Helvetica" w:hAnsi="Helvetica" w:cs="Helvetica"/>
          <w:color w:val="70AD47" w:themeColor="accent6"/>
        </w:rPr>
        <w:t>Class</w:t>
      </w:r>
      <w:r w:rsidRPr="00EC1B03">
        <w:rPr>
          <w:rFonts w:ascii="Helvetica" w:hAnsi="Helvetica" w:cs="Helvetica"/>
          <w:color w:val="70AD47" w:themeColor="accent6"/>
        </w:rPr>
        <w:t>既包含数据，又包含操作数据的方法。</w:t>
      </w:r>
    </w:p>
    <w:p w:rsidR="009B15B9" w:rsidRPr="008D4CA8" w:rsidRDefault="009B15B9" w:rsidP="00E83F69">
      <w:pPr>
        <w:pStyle w:val="3"/>
        <w:shd w:val="clear" w:color="auto" w:fill="FFFFFF"/>
        <w:spacing w:before="375" w:after="225" w:line="360" w:lineRule="atLeast"/>
        <w:rPr>
          <w:rFonts w:ascii="Helvetica" w:hAnsi="Helvetica" w:cs="Helvetica"/>
          <w:b w:val="0"/>
          <w:bCs w:val="0"/>
          <w:sz w:val="24"/>
          <w:szCs w:val="24"/>
        </w:rPr>
      </w:pPr>
      <w:bookmarkStart w:id="111" w:name="_Toc454522344"/>
      <w:r w:rsidRPr="008D4CA8">
        <w:rPr>
          <w:rFonts w:ascii="Helvetica" w:hAnsi="Helvetica" w:cs="Helvetica"/>
          <w:b w:val="0"/>
          <w:bCs w:val="0"/>
          <w:sz w:val="24"/>
          <w:szCs w:val="24"/>
        </w:rPr>
        <w:t>小结</w:t>
      </w:r>
      <w:bookmarkEnd w:id="111"/>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color w:val="70AD47" w:themeColor="accent6"/>
        </w:rPr>
        <w:t>数据封装、继承和多态是面向对象的三大特点</w:t>
      </w:r>
      <w:r w:rsidRPr="008D4CA8">
        <w:rPr>
          <w:rFonts w:ascii="Helvetica" w:hAnsi="Helvetica" w:cs="Helvetica"/>
        </w:rPr>
        <w:t>，我们后面会详细讲解。</w:t>
      </w:r>
    </w:p>
    <w:p w:rsidR="009B15B9" w:rsidRDefault="00EC1B03" w:rsidP="00E83F69">
      <w:pPr>
        <w:pStyle w:val="2"/>
        <w:rPr>
          <w:sz w:val="24"/>
        </w:rPr>
      </w:pPr>
      <w:bookmarkStart w:id="112" w:name="_Toc454522345"/>
      <w:r w:rsidRPr="00EC1B03">
        <w:rPr>
          <w:rFonts w:hint="eastAsia"/>
          <w:sz w:val="24"/>
        </w:rPr>
        <w:t>第</w:t>
      </w:r>
      <w:r w:rsidRPr="00EC1B03">
        <w:rPr>
          <w:rFonts w:hint="eastAsia"/>
          <w:sz w:val="24"/>
        </w:rPr>
        <w:t>32</w:t>
      </w:r>
      <w:r w:rsidRPr="00EC1B03">
        <w:rPr>
          <w:rFonts w:hint="eastAsia"/>
          <w:sz w:val="24"/>
        </w:rPr>
        <w:t>课</w:t>
      </w:r>
      <w:r w:rsidRPr="00EC1B03">
        <w:rPr>
          <w:rFonts w:hint="eastAsia"/>
          <w:sz w:val="24"/>
        </w:rPr>
        <w:t xml:space="preserve"> </w:t>
      </w:r>
      <w:r w:rsidRPr="00EC1B03">
        <w:rPr>
          <w:rFonts w:hint="eastAsia"/>
          <w:sz w:val="24"/>
        </w:rPr>
        <w:t>类和实例</w:t>
      </w:r>
      <w:bookmarkEnd w:id="112"/>
    </w:p>
    <w:p w:rsidR="00EC1B03" w:rsidRPr="00D1000D" w:rsidRDefault="00EC1B03" w:rsidP="00EC1B03">
      <w:pPr>
        <w:pStyle w:val="a5"/>
        <w:shd w:val="clear" w:color="auto" w:fill="FFFFFF"/>
        <w:spacing w:before="0" w:beforeAutospacing="0" w:after="225" w:afterAutospacing="0" w:line="300" w:lineRule="atLeast"/>
        <w:rPr>
          <w:rFonts w:ascii="Helvetica" w:hAnsi="Helvetica" w:cs="Helvetica"/>
          <w:color w:val="70AD47" w:themeColor="accent6"/>
        </w:rPr>
      </w:pPr>
      <w:r w:rsidRPr="00EC1B03">
        <w:rPr>
          <w:rFonts w:ascii="Helvetica" w:hAnsi="Helvetica" w:cs="Helvetica"/>
        </w:rPr>
        <w:t>面向对象最重要的概念就是类（</w:t>
      </w:r>
      <w:r w:rsidRPr="00EC1B03">
        <w:rPr>
          <w:rFonts w:ascii="Helvetica" w:hAnsi="Helvetica" w:cs="Helvetica"/>
        </w:rPr>
        <w:t>Class</w:t>
      </w:r>
      <w:r w:rsidRPr="00EC1B03">
        <w:rPr>
          <w:rFonts w:ascii="Helvetica" w:hAnsi="Helvetica" w:cs="Helvetica"/>
        </w:rPr>
        <w:t>）和实例（</w:t>
      </w:r>
      <w:r w:rsidRPr="00EC1B03">
        <w:rPr>
          <w:rFonts w:ascii="Helvetica" w:hAnsi="Helvetica" w:cs="Helvetica"/>
        </w:rPr>
        <w:t>Instance</w:t>
      </w:r>
      <w:r w:rsidRPr="00EC1B03">
        <w:rPr>
          <w:rFonts w:ascii="Helvetica" w:hAnsi="Helvetica" w:cs="Helvetica"/>
        </w:rPr>
        <w:t>），必须牢记</w:t>
      </w:r>
      <w:r w:rsidRPr="00D1000D">
        <w:rPr>
          <w:rFonts w:ascii="Helvetica" w:hAnsi="Helvetica" w:cs="Helvetica"/>
          <w:color w:val="70AD47" w:themeColor="accent6"/>
        </w:rPr>
        <w:t>类是抽象的模板，比如</w:t>
      </w:r>
      <w:r w:rsidRPr="00D1000D">
        <w:rPr>
          <w:rFonts w:ascii="Helvetica" w:hAnsi="Helvetica" w:cs="Helvetica"/>
          <w:color w:val="70AD47" w:themeColor="accent6"/>
        </w:rPr>
        <w:t>Student</w:t>
      </w:r>
      <w:r w:rsidRPr="00D1000D">
        <w:rPr>
          <w:rFonts w:ascii="Helvetica" w:hAnsi="Helvetica" w:cs="Helvetica"/>
          <w:color w:val="70AD47" w:themeColor="accent6"/>
        </w:rPr>
        <w:t>类，而实例是根据类创建出来的一个个具体的</w:t>
      </w:r>
      <w:r w:rsidRPr="00D1000D">
        <w:rPr>
          <w:rFonts w:ascii="Helvetica" w:hAnsi="Helvetica" w:cs="Helvetica"/>
          <w:color w:val="70AD47" w:themeColor="accent6"/>
        </w:rPr>
        <w:t>“</w:t>
      </w:r>
      <w:r w:rsidRPr="00D1000D">
        <w:rPr>
          <w:rFonts w:ascii="Helvetica" w:hAnsi="Helvetica" w:cs="Helvetica"/>
          <w:color w:val="70AD47" w:themeColor="accent6"/>
        </w:rPr>
        <w:t>对象</w:t>
      </w:r>
      <w:r w:rsidRPr="00D1000D">
        <w:rPr>
          <w:rFonts w:ascii="Helvetica" w:hAnsi="Helvetica" w:cs="Helvetica"/>
          <w:color w:val="70AD47" w:themeColor="accent6"/>
        </w:rPr>
        <w:t>”</w:t>
      </w:r>
      <w:r w:rsidRPr="00D1000D">
        <w:rPr>
          <w:rFonts w:ascii="Helvetica" w:hAnsi="Helvetica" w:cs="Helvetica"/>
          <w:color w:val="70AD47" w:themeColor="accent6"/>
        </w:rPr>
        <w:t>，每个对象都拥有相同的方法，但各自的数据可能不同。</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仍以</w:t>
      </w:r>
      <w:r w:rsidRPr="00EC1B03">
        <w:rPr>
          <w:rFonts w:ascii="Helvetica" w:hAnsi="Helvetica" w:cs="Helvetica"/>
        </w:rPr>
        <w:t>Student</w:t>
      </w:r>
      <w:r w:rsidRPr="00EC1B03">
        <w:rPr>
          <w:rFonts w:ascii="Helvetica" w:hAnsi="Helvetica" w:cs="Helvetica"/>
        </w:rPr>
        <w:t>类为例，在</w:t>
      </w:r>
      <w:r w:rsidRPr="00EC1B03">
        <w:rPr>
          <w:rFonts w:ascii="Helvetica" w:hAnsi="Helvetica" w:cs="Helvetica"/>
        </w:rPr>
        <w:t>Python</w:t>
      </w:r>
      <w:r w:rsidRPr="00EC1B03">
        <w:rPr>
          <w:rFonts w:ascii="Helvetica" w:hAnsi="Helvetica" w:cs="Helvetica"/>
        </w:rPr>
        <w:t>中，定义类是通过</w:t>
      </w:r>
      <w:r w:rsidRPr="00EC1B03">
        <w:rPr>
          <w:rStyle w:val="HTML"/>
          <w:rFonts w:ascii="Consolas" w:hAnsi="Consolas" w:cs="Consolas"/>
          <w:bdr w:val="single" w:sz="6" w:space="0" w:color="DDDDDD" w:frame="1"/>
          <w:shd w:val="clear" w:color="auto" w:fill="FAFAFA"/>
        </w:rPr>
        <w:t>class</w:t>
      </w:r>
      <w:r w:rsidRPr="00EC1B03">
        <w:rPr>
          <w:rFonts w:ascii="Helvetica" w:hAnsi="Helvetica" w:cs="Helvetica"/>
        </w:rPr>
        <w:t>关键字：</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pass</w:t>
      </w:r>
    </w:p>
    <w:p w:rsidR="00EC1B03" w:rsidRPr="003A3885" w:rsidRDefault="00EC1B03" w:rsidP="00EC1B03">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Style w:val="HTML"/>
          <w:rFonts w:ascii="Consolas" w:hAnsi="Consolas" w:cs="Consolas"/>
          <w:bdr w:val="single" w:sz="6" w:space="0" w:color="DDDDDD" w:frame="1"/>
          <w:shd w:val="clear" w:color="auto" w:fill="FAFAFA"/>
        </w:rPr>
        <w:t>class</w:t>
      </w:r>
      <w:r w:rsidRPr="00EC1B03">
        <w:rPr>
          <w:rFonts w:ascii="Helvetica" w:hAnsi="Helvetica" w:cs="Helvetica"/>
        </w:rPr>
        <w:t>后面紧接着是类名，即</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w:t>
      </w:r>
      <w:r w:rsidRPr="003A3885">
        <w:rPr>
          <w:rFonts w:ascii="Helvetica" w:hAnsi="Helvetica" w:cs="Helvetica"/>
          <w:color w:val="70AD47" w:themeColor="accent6"/>
        </w:rPr>
        <w:t>类名通常是大写开头的单词，紧接着是</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，表示该类是从哪个类继承下来的</w:t>
      </w:r>
      <w:r w:rsidRPr="00EC1B03">
        <w:rPr>
          <w:rFonts w:ascii="Helvetica" w:hAnsi="Helvetica" w:cs="Helvetica"/>
        </w:rPr>
        <w:t>，继承的概念我们后面再讲，通常，如果没有合适的继承类，就使用</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类，这是所有类最终都会继承的类。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定义好了</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类，就可以根据</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类创建出</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的实例，创建实例是通过类名</w:t>
      </w:r>
      <w:r w:rsidRPr="00EC1B03">
        <w:rPr>
          <w:rFonts w:ascii="Helvetica" w:hAnsi="Helvetica" w:cs="Helvetica"/>
        </w:rPr>
        <w:t>+()</w:t>
      </w:r>
      <w:r w:rsidRPr="00EC1B03">
        <w:rPr>
          <w:rFonts w:ascii="Helvetica" w:hAnsi="Helvetica" w:cs="Helvetica"/>
        </w:rPr>
        <w:t>实现的：</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 =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__main__.Student</w:t>
      </w:r>
      <w:r w:rsidRPr="00EC1B03">
        <w:rPr>
          <w:rStyle w:val="tag"/>
        </w:rPr>
        <w:t xml:space="preserve"> </w:t>
      </w:r>
      <w:r w:rsidRPr="00EC1B03">
        <w:rPr>
          <w:rStyle w:val="attribute"/>
        </w:rPr>
        <w:t>object</w:t>
      </w:r>
      <w:r w:rsidRPr="00EC1B03">
        <w:rPr>
          <w:rStyle w:val="tag"/>
        </w:rPr>
        <w:t xml:space="preserve"> </w:t>
      </w:r>
      <w:r w:rsidRPr="00EC1B03">
        <w:rPr>
          <w:rStyle w:val="attribute"/>
        </w:rPr>
        <w:t>at</w:t>
      </w:r>
      <w:r w:rsidRPr="00EC1B03">
        <w:rPr>
          <w:rStyle w:val="tag"/>
        </w:rPr>
        <w:t xml:space="preserve"> </w:t>
      </w:r>
      <w:r w:rsidRPr="00EC1B03">
        <w:rPr>
          <w:rStyle w:val="attribute"/>
        </w:rPr>
        <w:t>0x10a67a590</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class</w:t>
      </w:r>
      <w:r w:rsidRPr="00EC1B03">
        <w:rPr>
          <w:rStyle w:val="tag"/>
        </w:rPr>
        <w:t xml:space="preserve"> '</w:t>
      </w:r>
      <w:r w:rsidRPr="00EC1B03">
        <w:rPr>
          <w:rStyle w:val="attribute"/>
        </w:rPr>
        <w:t>__main__.Student</w:t>
      </w:r>
      <w:r w:rsidRPr="00EC1B03">
        <w:rPr>
          <w:rStyle w:val="tag"/>
        </w:rPr>
        <w:t>'&gt;</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可以看到，变量</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指向的就是一个</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的实例，后面的</w:t>
      </w:r>
      <w:r w:rsidRPr="00EC1B03">
        <w:rPr>
          <w:rStyle w:val="HTML"/>
          <w:rFonts w:ascii="Consolas" w:hAnsi="Consolas" w:cs="Consolas"/>
          <w:bdr w:val="single" w:sz="6" w:space="0" w:color="DDDDDD" w:frame="1"/>
          <w:shd w:val="clear" w:color="auto" w:fill="FAFAFA"/>
        </w:rPr>
        <w:t>0x10a67a590</w:t>
      </w:r>
      <w:r w:rsidRPr="00EC1B03">
        <w:rPr>
          <w:rFonts w:ascii="Helvetica" w:hAnsi="Helvetica" w:cs="Helvetica"/>
        </w:rPr>
        <w:t>是内存地址，每个</w:t>
      </w:r>
      <w:r w:rsidRPr="00EC1B03">
        <w:rPr>
          <w:rFonts w:ascii="Helvetica" w:hAnsi="Helvetica" w:cs="Helvetica"/>
        </w:rPr>
        <w:t>object</w:t>
      </w:r>
      <w:r w:rsidRPr="00EC1B03">
        <w:rPr>
          <w:rFonts w:ascii="Helvetica" w:hAnsi="Helvetica" w:cs="Helvetica"/>
        </w:rPr>
        <w:t>的地址都不一样，而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本身则是一个类。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可以自由地给一个实例变量绑定属性，比如，给实例</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绑定一个</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属性：</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lastRenderedPageBreak/>
        <w:t xml:space="preserve">&gt;&gt;&gt; </w:t>
      </w:r>
      <w:r w:rsidRPr="00EC1B03">
        <w:rPr>
          <w:rStyle w:val="HTML"/>
        </w:rPr>
        <w:t xml:space="preserve">bart.name = </w:t>
      </w: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9C79CE">
        <w:rPr>
          <w:rFonts w:ascii="Helvetica" w:hAnsi="Helvetica" w:cs="Helvetica"/>
          <w:color w:val="FF0000"/>
        </w:rPr>
        <w:t>由于类可以起到模板的作用，因此，可以在创建实例的时候，把一些我们认为必须绑定的属性强制填写进去。通过定义一个特殊的</w:t>
      </w:r>
      <w:r w:rsidRPr="009C79CE">
        <w:rPr>
          <w:rStyle w:val="HTML"/>
          <w:rFonts w:ascii="Consolas" w:hAnsi="Consolas" w:cs="Consolas"/>
          <w:color w:val="FF0000"/>
          <w:bdr w:val="single" w:sz="6" w:space="0" w:color="DDDDDD" w:frame="1"/>
          <w:shd w:val="clear" w:color="auto" w:fill="FAFAFA"/>
        </w:rPr>
        <w:t>__init__</w:t>
      </w:r>
      <w:r w:rsidRPr="009C79CE">
        <w:rPr>
          <w:rFonts w:ascii="Helvetica" w:hAnsi="Helvetica" w:cs="Helvetica"/>
          <w:color w:val="FF0000"/>
        </w:rPr>
        <w:t>方法，</w:t>
      </w:r>
      <w:r w:rsidRPr="00EC1B03">
        <w:rPr>
          <w:rFonts w:ascii="Helvetica" w:hAnsi="Helvetica" w:cs="Helvetica"/>
        </w:rPr>
        <w:t>在创建实例的时候，就把</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等属性绑上去：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4203BE"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4203BE">
        <w:rPr>
          <w:rFonts w:ascii="Helvetica" w:hAnsi="Helvetica" w:cs="Helvetica"/>
          <w:color w:val="FF0000"/>
        </w:rPr>
        <w:t>注意到</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方法的第一个参数永远是</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，表示创建的实例本身，因此，在</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方法内部，就可以把各种属性绑定到</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，因为</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就指向创建的实例本身。</w:t>
      </w:r>
    </w:p>
    <w:p w:rsidR="00EC1B03" w:rsidRPr="000257A3"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0257A3">
        <w:rPr>
          <w:rFonts w:ascii="Helvetica" w:hAnsi="Helvetica" w:cs="Helvetica"/>
          <w:color w:val="FF0000"/>
        </w:rPr>
        <w:t>有了</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方法，在创建实例的时候，就不能传入空的参数了，必须传入与</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方法匹配的参数，但</w:t>
      </w:r>
      <w:r w:rsidRPr="000257A3">
        <w:rPr>
          <w:rStyle w:val="HTML"/>
          <w:rFonts w:ascii="Consolas" w:hAnsi="Consolas" w:cs="Consolas"/>
          <w:color w:val="FF0000"/>
          <w:bdr w:val="single" w:sz="6" w:space="0" w:color="DDDDDD" w:frame="1"/>
          <w:shd w:val="clear" w:color="auto" w:fill="FAFAFA"/>
        </w:rPr>
        <w:t>self</w:t>
      </w:r>
      <w:r w:rsidRPr="000257A3">
        <w:rPr>
          <w:rFonts w:ascii="Helvetica" w:hAnsi="Helvetica" w:cs="Helvetica"/>
          <w:color w:val="FF0000"/>
        </w:rPr>
        <w:t>不需要传，</w:t>
      </w:r>
      <w:r w:rsidRPr="000257A3">
        <w:rPr>
          <w:rFonts w:ascii="Helvetica" w:hAnsi="Helvetica" w:cs="Helvetica"/>
          <w:color w:val="FF0000"/>
        </w:rPr>
        <w:t>Python</w:t>
      </w:r>
      <w:r w:rsidRPr="000257A3">
        <w:rPr>
          <w:rFonts w:ascii="Helvetica" w:hAnsi="Helvetica" w:cs="Helvetica"/>
          <w:color w:val="FF0000"/>
        </w:rPr>
        <w:t>解释器自己会把实例变量传进去：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 = Student(</w:t>
      </w:r>
      <w:r w:rsidRPr="00EC1B03">
        <w:rPr>
          <w:rStyle w:val="string"/>
        </w:rPr>
        <w:t>'Bart Simpson'</w:t>
      </w:r>
      <w:r w:rsidRPr="00EC1B03">
        <w:rPr>
          <w:rStyle w:val="HTML"/>
        </w:rPr>
        <w:t xml:space="preserve">, </w:t>
      </w:r>
      <w:r w:rsidRPr="00EC1B03">
        <w:rPr>
          <w:rStyle w:val="number"/>
        </w:rPr>
        <w:t>59</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0A60A1">
        <w:rPr>
          <w:rFonts w:ascii="Helvetica" w:hAnsi="Helvetica" w:cs="Helvetica"/>
          <w:color w:val="FF0000"/>
        </w:rPr>
        <w:t>和普通的函数相比，在类中定义的函数只有一点不同，就是第一个参数永远是实例变量</w:t>
      </w:r>
      <w:r w:rsidRPr="000A60A1">
        <w:rPr>
          <w:rStyle w:val="HTML"/>
          <w:rFonts w:ascii="Consolas" w:hAnsi="Consolas" w:cs="Consolas"/>
          <w:color w:val="FF0000"/>
          <w:bdr w:val="single" w:sz="6" w:space="0" w:color="DDDDDD" w:frame="1"/>
          <w:shd w:val="clear" w:color="auto" w:fill="FAFAFA"/>
        </w:rPr>
        <w:t>self</w:t>
      </w:r>
      <w:r w:rsidRPr="000A60A1">
        <w:rPr>
          <w:rFonts w:ascii="Helvetica" w:hAnsi="Helvetica" w:cs="Helvetica"/>
          <w:color w:val="FF0000"/>
        </w:rPr>
        <w:t>，并且，调用时，不用传递该参数。</w:t>
      </w:r>
      <w:r w:rsidRPr="00EC1B03">
        <w:rPr>
          <w:rFonts w:ascii="Helvetica" w:hAnsi="Helvetica" w:cs="Helvetica"/>
        </w:rPr>
        <w:t>除此之外，类的方法和普通函数没有什么区别，所以，你仍然可以用默认参数、可变参数、关键字参数和命名关键字参数。</w:t>
      </w:r>
    </w:p>
    <w:p w:rsidR="00EC1B03" w:rsidRPr="00EC1B03" w:rsidRDefault="00EC1B03" w:rsidP="00E83F69">
      <w:pPr>
        <w:pStyle w:val="3"/>
        <w:shd w:val="clear" w:color="auto" w:fill="FFFFFF"/>
        <w:spacing w:before="375" w:after="225" w:line="360" w:lineRule="atLeast"/>
        <w:rPr>
          <w:rFonts w:ascii="Helvetica" w:hAnsi="Helvetica" w:cs="Helvetica"/>
          <w:b w:val="0"/>
          <w:bCs w:val="0"/>
          <w:sz w:val="24"/>
          <w:szCs w:val="24"/>
        </w:rPr>
      </w:pPr>
      <w:bookmarkStart w:id="113" w:name="_Toc454522346"/>
      <w:r w:rsidRPr="00EC1B03">
        <w:rPr>
          <w:rFonts w:ascii="Helvetica" w:hAnsi="Helvetica" w:cs="Helvetica"/>
          <w:b w:val="0"/>
          <w:bCs w:val="0"/>
          <w:sz w:val="24"/>
          <w:szCs w:val="24"/>
        </w:rPr>
        <w:lastRenderedPageBreak/>
        <w:t>数据封装</w:t>
      </w:r>
      <w:bookmarkEnd w:id="113"/>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面向对象编程的一个重要特点就是数据封装。在上面的</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类中，每个实例就拥有各自的</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这些数据。我们可以通过函数来访问这些数据，比如打印一个学生的成绩：</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keyword"/>
          <w:b/>
          <w:bCs/>
        </w:rPr>
        <w:t>def</w:t>
      </w:r>
      <w:r w:rsidRPr="00EC1B03">
        <w:rPr>
          <w:rStyle w:val="function"/>
        </w:rPr>
        <w:t xml:space="preserve"> </w:t>
      </w:r>
      <w:r w:rsidRPr="00EC1B03">
        <w:rPr>
          <w:rStyle w:val="40"/>
          <w:b/>
          <w:bCs/>
        </w:rPr>
        <w:t>print_score</w:t>
      </w:r>
      <w:r w:rsidRPr="00EC1B03">
        <w:rPr>
          <w:rStyle w:val="params"/>
        </w:rPr>
        <w:t>(std)</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 </w:t>
      </w:r>
      <w:r w:rsidRPr="00EC1B03">
        <w:rPr>
          <w:rStyle w:val="HTML"/>
        </w:rPr>
        <w:t xml:space="preserve">    print(</w:t>
      </w:r>
      <w:r w:rsidRPr="00EC1B03">
        <w:rPr>
          <w:rStyle w:val="string"/>
        </w:rPr>
        <w:t>'%s: %s'</w:t>
      </w:r>
      <w:r w:rsidRPr="00EC1B03">
        <w:rPr>
          <w:rStyle w:val="HTML"/>
        </w:rPr>
        <w:t xml:space="preserve"> % (std.name, std.score))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print_score(bart)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但是，既然</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实例本身就拥有这些数据，要访问这些数据，就没有必要从外面的函数去访问，可以直接在</w:t>
      </w:r>
      <w:r w:rsidRPr="00EC1B03">
        <w:rPr>
          <w:rStyle w:val="HTML"/>
          <w:rFonts w:ascii="Consolas" w:hAnsi="Consolas" w:cs="Consolas"/>
          <w:bdr w:val="single" w:sz="6" w:space="0" w:color="DDDDDD" w:frame="1"/>
          <w:shd w:val="clear" w:color="auto" w:fill="FAFAFA"/>
        </w:rPr>
        <w:t>Student</w:t>
      </w:r>
      <w:r w:rsidRPr="008A1496">
        <w:rPr>
          <w:rFonts w:ascii="Helvetica" w:hAnsi="Helvetica" w:cs="Helvetica"/>
          <w:color w:val="FF0000"/>
        </w:rPr>
        <w:t>类的内部定义访问数据的函数，这样，就把</w:t>
      </w:r>
      <w:r w:rsidRPr="008A1496">
        <w:rPr>
          <w:rFonts w:ascii="Helvetica" w:hAnsi="Helvetica" w:cs="Helvetica"/>
          <w:color w:val="FF0000"/>
        </w:rPr>
        <w:t>“</w:t>
      </w:r>
      <w:r w:rsidRPr="008A1496">
        <w:rPr>
          <w:rFonts w:ascii="Helvetica" w:hAnsi="Helvetica" w:cs="Helvetica"/>
          <w:color w:val="FF0000"/>
        </w:rPr>
        <w:t>数据</w:t>
      </w:r>
      <w:r w:rsidRPr="008A1496">
        <w:rPr>
          <w:rFonts w:ascii="Helvetica" w:hAnsi="Helvetica" w:cs="Helvetica"/>
          <w:color w:val="FF0000"/>
        </w:rPr>
        <w:t>”</w:t>
      </w:r>
      <w:r w:rsidRPr="008A1496">
        <w:rPr>
          <w:rFonts w:ascii="Helvetica" w:hAnsi="Helvetica" w:cs="Helvetica"/>
          <w:color w:val="FF0000"/>
        </w:rPr>
        <w:t>给封装起来了。</w:t>
      </w:r>
      <w:r w:rsidRPr="00EC1B03">
        <w:rPr>
          <w:rFonts w:ascii="Helvetica" w:hAnsi="Helvetica" w:cs="Helvetica"/>
        </w:rPr>
        <w:t>这些封装数据的函数是和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类本身是关联起来的，我们称之为</w:t>
      </w:r>
      <w:r w:rsidRPr="008A1496">
        <w:rPr>
          <w:rFonts w:ascii="Helvetica" w:hAnsi="Helvetica" w:cs="Helvetica"/>
          <w:color w:val="FF0000"/>
        </w:rPr>
        <w:t>类的方法</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print_score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print(</w:t>
      </w:r>
      <w:r w:rsidRPr="00EC1B03">
        <w:rPr>
          <w:rStyle w:val="string"/>
        </w:rPr>
        <w:t>'%s: %s'</w:t>
      </w:r>
      <w:r w:rsidRPr="00EC1B03">
        <w:rPr>
          <w:rStyle w:val="HTML"/>
        </w:rPr>
        <w:t xml:space="preserve"> % (self.name, self.score))</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要定义一个方法，除了第一个参数是</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外，其他和普通函数一样。</w:t>
      </w:r>
      <w:r w:rsidRPr="008A1496">
        <w:rPr>
          <w:rFonts w:ascii="Helvetica" w:hAnsi="Helvetica" w:cs="Helvetica"/>
          <w:color w:val="FF0000"/>
        </w:rPr>
        <w:t>要调用一个方法，只需要在实例变量上直接调用</w:t>
      </w:r>
      <w:r w:rsidRPr="00EC1B03">
        <w:rPr>
          <w:rFonts w:ascii="Helvetica" w:hAnsi="Helvetica" w:cs="Helvetica"/>
        </w:rPr>
        <w:t>，除了</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不用传递，其他参数正常传入：</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bart.print_score()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lastRenderedPageBreak/>
        <w:t>这样一来，我们从外部看</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类，就只需要知道，创建实例需要给出</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，而如何打印，都是在</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类的内部定义的，这些数据和逻辑被</w:t>
      </w:r>
      <w:r w:rsidRPr="00EC1B03">
        <w:rPr>
          <w:rFonts w:ascii="Helvetica" w:hAnsi="Helvetica" w:cs="Helvetica"/>
        </w:rPr>
        <w:t>“</w:t>
      </w:r>
      <w:r w:rsidRPr="00EC1B03">
        <w:rPr>
          <w:rFonts w:ascii="Helvetica" w:hAnsi="Helvetica" w:cs="Helvetica"/>
        </w:rPr>
        <w:t>封装</w:t>
      </w:r>
      <w:r w:rsidRPr="00EC1B03">
        <w:rPr>
          <w:rFonts w:ascii="Helvetica" w:hAnsi="Helvetica" w:cs="Helvetica"/>
        </w:rPr>
        <w:t>”</w:t>
      </w:r>
      <w:r w:rsidRPr="00EC1B03">
        <w:rPr>
          <w:rFonts w:ascii="Helvetica" w:hAnsi="Helvetica" w:cs="Helvetica"/>
        </w:rPr>
        <w:t>起来了，调用很容易，但却不用知道内部实现的细节。</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8A1496">
        <w:rPr>
          <w:rFonts w:ascii="Helvetica" w:hAnsi="Helvetica" w:cs="Helvetica"/>
          <w:color w:val="FF0000"/>
        </w:rPr>
        <w:t>封装的另一个好处是可以给</w:t>
      </w:r>
      <w:r w:rsidRPr="008A1496">
        <w:rPr>
          <w:rStyle w:val="HTML"/>
          <w:rFonts w:ascii="Consolas" w:hAnsi="Consolas" w:cs="Consolas"/>
          <w:color w:val="FF0000"/>
          <w:bdr w:val="single" w:sz="6" w:space="0" w:color="DDDDDD" w:frame="1"/>
          <w:shd w:val="clear" w:color="auto" w:fill="FAFAFA"/>
        </w:rPr>
        <w:t>Student</w:t>
      </w:r>
      <w:r w:rsidRPr="008A1496">
        <w:rPr>
          <w:rFonts w:ascii="Helvetica" w:hAnsi="Helvetica" w:cs="Helvetica"/>
          <w:color w:val="FF0000"/>
        </w:rPr>
        <w:t>类增加新的方法，比如</w:t>
      </w:r>
      <w:r w:rsidRPr="008A1496">
        <w:rPr>
          <w:rStyle w:val="HTML"/>
          <w:rFonts w:ascii="Consolas" w:hAnsi="Consolas" w:cs="Consolas"/>
          <w:color w:val="FF0000"/>
          <w:bdr w:val="single" w:sz="6" w:space="0" w:color="DDDDDD" w:frame="1"/>
          <w:shd w:val="clear" w:color="auto" w:fill="FAFAFA"/>
        </w:rPr>
        <w:t>get_grade</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get_grade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if</w:t>
      </w:r>
      <w:r w:rsidRPr="00EC1B03">
        <w:rPr>
          <w:rStyle w:val="HTML"/>
        </w:rPr>
        <w:t xml:space="preserve"> self.score &gt;= </w:t>
      </w:r>
      <w:r w:rsidRPr="00EC1B03">
        <w:rPr>
          <w:rStyle w:val="number"/>
        </w:rPr>
        <w:t>90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'A'</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elif</w:t>
      </w:r>
      <w:r w:rsidRPr="00EC1B03">
        <w:rPr>
          <w:rStyle w:val="HTML"/>
        </w:rPr>
        <w:t xml:space="preserve"> self.score &gt;= </w:t>
      </w:r>
      <w:r w:rsidRPr="00EC1B03">
        <w:rPr>
          <w:rStyle w:val="number"/>
        </w:rPr>
        <w:t>60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'B'</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else</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'C'</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同样的，</w:t>
      </w:r>
      <w:r w:rsidRPr="00EC1B03">
        <w:rPr>
          <w:rStyle w:val="HTML"/>
          <w:rFonts w:ascii="Consolas" w:hAnsi="Consolas" w:cs="Consolas"/>
          <w:bdr w:val="single" w:sz="6" w:space="0" w:color="DDDDDD" w:frame="1"/>
          <w:shd w:val="clear" w:color="auto" w:fill="FAFAFA"/>
        </w:rPr>
        <w:t>get_grade</w:t>
      </w:r>
      <w:r w:rsidRPr="00EC1B03">
        <w:rPr>
          <w:rFonts w:ascii="Helvetica" w:hAnsi="Helvetica" w:cs="Helvetica"/>
        </w:rPr>
        <w:t>方法可以直接在实例变量上调用，不需要知道内部实现细节：</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bart.get_grade()</w:t>
      </w:r>
    </w:p>
    <w:p w:rsidR="00EC1B03" w:rsidRPr="00EC1B03" w:rsidRDefault="00EC1B03"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EC1B03">
        <w:rPr>
          <w:rStyle w:val="string"/>
        </w:rPr>
        <w:t>'C'</w:t>
      </w:r>
    </w:p>
    <w:p w:rsidR="00EC1B03" w:rsidRPr="00EC1B03" w:rsidRDefault="00EC1B03" w:rsidP="00E83F69">
      <w:pPr>
        <w:pStyle w:val="3"/>
        <w:shd w:val="clear" w:color="auto" w:fill="FFFFFF"/>
        <w:spacing w:before="375" w:after="225" w:line="360" w:lineRule="atLeast"/>
        <w:rPr>
          <w:rFonts w:ascii="Helvetica" w:hAnsi="Helvetica" w:cs="Helvetica"/>
          <w:b w:val="0"/>
          <w:bCs w:val="0"/>
          <w:sz w:val="24"/>
          <w:szCs w:val="24"/>
        </w:rPr>
      </w:pPr>
      <w:bookmarkStart w:id="114" w:name="_Toc454522347"/>
      <w:r w:rsidRPr="00EC1B03">
        <w:rPr>
          <w:rFonts w:ascii="Helvetica" w:hAnsi="Helvetica" w:cs="Helvetica"/>
          <w:b w:val="0"/>
          <w:bCs w:val="0"/>
          <w:sz w:val="24"/>
          <w:szCs w:val="24"/>
        </w:rPr>
        <w:t>小结</w:t>
      </w:r>
      <w:bookmarkEnd w:id="114"/>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类是创建实例的模板，而实例则是一个一个具体的对象，各个实例拥有的数据都互相独立，互不影响；</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方法就是与实例绑定的函数，和普通函数不同，方法可以直接访问实例的数据；</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通过在实例上调用方法，我们就直接操作了对象内部的数据，但无需知道方法内部的实现细节。</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EC1B03">
        <w:rPr>
          <w:rFonts w:ascii="Helvetica" w:hAnsi="Helvetica" w:cs="Helvetica"/>
        </w:rPr>
        <w:t>和静态语言不同，</w:t>
      </w:r>
      <w:r w:rsidRPr="009646A1">
        <w:rPr>
          <w:rFonts w:ascii="Helvetica" w:hAnsi="Helvetica" w:cs="Helvetica"/>
          <w:color w:val="FF0000"/>
        </w:rPr>
        <w:t>Python</w:t>
      </w:r>
      <w:r w:rsidRPr="009646A1">
        <w:rPr>
          <w:rFonts w:ascii="Helvetica" w:hAnsi="Helvetica" w:cs="Helvetica"/>
          <w:color w:val="FF0000"/>
        </w:rPr>
        <w:t>允许对实例变量绑定任何数据，也就是说，对于两个实例变量，虽然它们都是同一个类的不同实例，但拥有的变量名称都可能不同：</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lastRenderedPageBreak/>
        <w:t>&gt;&gt;&gt; bart = Student('Bart Simpson', 59)</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 = Student('Lisa Simpson', 87)</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 = 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Traceback (most recent call last):</w:t>
      </w:r>
    </w:p>
    <w:p w:rsidR="00EC1B03" w:rsidRPr="00EC1B03" w:rsidRDefault="00EC1B03"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EC1B03">
        <w:rPr>
          <w:rStyle w:val="HTML"/>
        </w:rPr>
        <w:t xml:space="preserve">  File "</w:t>
      </w:r>
      <w:r w:rsidRPr="00EC1B03">
        <w:rPr>
          <w:rStyle w:val="tag"/>
        </w:rPr>
        <w:t>&lt;</w:t>
      </w:r>
      <w:r w:rsidRPr="00EC1B03">
        <w:rPr>
          <w:rStyle w:val="40"/>
        </w:rPr>
        <w:t>stdin</w:t>
      </w:r>
      <w:r w:rsidRPr="00EC1B03">
        <w:rPr>
          <w:rStyle w:val="tag"/>
        </w:rPr>
        <w:t>&gt;</w:t>
      </w:r>
      <w:r w:rsidRPr="00EC1B03">
        <w:rPr>
          <w:rStyle w:val="HTML"/>
        </w:rPr>
        <w:t xml:space="preserve">", line 1, in </w:t>
      </w:r>
      <w:r w:rsidRPr="00EC1B03">
        <w:rPr>
          <w:rStyle w:val="tag"/>
        </w:rPr>
        <w:t>&lt;</w:t>
      </w:r>
      <w:r w:rsidRPr="00EC1B03">
        <w:rPr>
          <w:rStyle w:val="40"/>
        </w:rPr>
        <w:t>module</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EC1B03">
        <w:rPr>
          <w:rStyle w:val="HTML"/>
        </w:rPr>
        <w:t>AttributeError: 'Student' object has no attribute 'age'</w:t>
      </w:r>
    </w:p>
    <w:p w:rsidR="00EC1B03" w:rsidRDefault="00EC1B03" w:rsidP="00EC1B03"/>
    <w:p w:rsidR="003C50DD" w:rsidRDefault="003C50DD" w:rsidP="00EC1B03"/>
    <w:p w:rsidR="003C50DD" w:rsidRDefault="00664902" w:rsidP="00E83F69">
      <w:pPr>
        <w:pStyle w:val="3"/>
        <w:rPr>
          <w:sz w:val="24"/>
        </w:rPr>
      </w:pPr>
      <w:bookmarkStart w:id="115" w:name="_Toc454522348"/>
      <w:r w:rsidRPr="006D23B5">
        <w:rPr>
          <w:sz w:val="24"/>
        </w:rPr>
        <w:t>附</w:t>
      </w:r>
      <w:r w:rsidRPr="006D23B5">
        <w:rPr>
          <w:rFonts w:hint="eastAsia"/>
          <w:sz w:val="24"/>
        </w:rPr>
        <w:t xml:space="preserve"> __init__()</w:t>
      </w:r>
      <w:r w:rsidR="00050B34">
        <w:rPr>
          <w:rFonts w:hint="eastAsia"/>
          <w:sz w:val="24"/>
        </w:rPr>
        <w:t>方法</w:t>
      </w:r>
      <w:bookmarkEnd w:id="115"/>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注意1</w:t>
      </w:r>
      <w:r w:rsidRPr="00A26568">
        <w:rPr>
          <w:rFonts w:asciiTheme="minorEastAsia" w:eastAsiaTheme="minorEastAsia" w:hAnsiTheme="minorEastAsia" w:cs="宋体"/>
          <w:kern w:val="0"/>
          <w:szCs w:val="24"/>
        </w:rPr>
        <w:t>、__init__并不相当于C#中的构造函数，执行它的时候，</w:t>
      </w:r>
      <w:r w:rsidRPr="00A26568">
        <w:rPr>
          <w:rFonts w:asciiTheme="minorEastAsia" w:eastAsiaTheme="minorEastAsia" w:hAnsiTheme="minorEastAsia" w:cs="宋体"/>
          <w:b/>
          <w:bCs/>
          <w:kern w:val="0"/>
          <w:szCs w:val="24"/>
        </w:rPr>
        <w:t>实例已构造</w:t>
      </w:r>
      <w:r w:rsidR="006D7179">
        <w:rPr>
          <w:rFonts w:asciiTheme="minorEastAsia" w:eastAsiaTheme="minorEastAsia" w:hAnsiTheme="minorEastAsia" w:cs="宋体"/>
          <w:kern w:val="0"/>
          <w:szCs w:val="24"/>
        </w:rPr>
        <w:t>出</w:t>
      </w:r>
      <w:r w:rsidRPr="00A26568">
        <w:rPr>
          <w:rFonts w:asciiTheme="minorEastAsia" w:eastAsiaTheme="minorEastAsia" w:hAnsiTheme="minorEastAsia" w:cs="宋体"/>
          <w:kern w:val="0"/>
          <w:szCs w:val="24"/>
        </w:rPr>
        <w:t>来了。</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A(object):</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self.name=name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'A '+self.name</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当我们执行</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1287"/>
        <w:gridCol w:w="9378"/>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a=A('hello')</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时，可以理解为</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794"/>
        <w:gridCol w:w="9871"/>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a=object.__new__(A)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A.__init__(a,'hello')</w:t>
            </w:r>
          </w:p>
        </w:tc>
      </w:tr>
    </w:tbl>
    <w:p w:rsidR="00A26568" w:rsidRPr="00A26568" w:rsidRDefault="00A26568" w:rsidP="00A26568">
      <w:pPr>
        <w:widowControl/>
        <w:spacing w:before="150" w:after="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即__init__作用是初始化已实例化后的对象。</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注意2</w:t>
      </w:r>
      <w:r w:rsidRPr="00A26568">
        <w:rPr>
          <w:rFonts w:asciiTheme="minorEastAsia" w:eastAsiaTheme="minorEastAsia" w:hAnsiTheme="minorEastAsia" w:cs="宋体"/>
          <w:kern w:val="0"/>
          <w:szCs w:val="24"/>
        </w:rPr>
        <w:t>、子类可以</w:t>
      </w:r>
      <w:r w:rsidRPr="00A26568">
        <w:rPr>
          <w:rFonts w:asciiTheme="minorEastAsia" w:eastAsiaTheme="minorEastAsia" w:hAnsiTheme="minorEastAsia" w:cs="宋体"/>
          <w:b/>
          <w:bCs/>
          <w:kern w:val="0"/>
          <w:szCs w:val="24"/>
        </w:rPr>
        <w:t>不重写</w:t>
      </w:r>
      <w:r w:rsidRPr="00A26568">
        <w:rPr>
          <w:rFonts w:asciiTheme="minorEastAsia" w:eastAsiaTheme="minorEastAsia" w:hAnsiTheme="minorEastAsia" w:cs="宋体"/>
          <w:kern w:val="0"/>
          <w:szCs w:val="24"/>
        </w:rPr>
        <w:t>__init__，实例化子类时，</w:t>
      </w:r>
      <w:r w:rsidRPr="00A26568">
        <w:rPr>
          <w:rFonts w:asciiTheme="minorEastAsia" w:eastAsiaTheme="minorEastAsia" w:hAnsiTheme="minorEastAsia" w:cs="宋体"/>
          <w:b/>
          <w:bCs/>
          <w:kern w:val="0"/>
          <w:szCs w:val="24"/>
        </w:rPr>
        <w:t>会自动调用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class B(A):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'B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b=B('hello')</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b.getName()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但如果</w:t>
      </w:r>
      <w:r w:rsidRPr="00A26568">
        <w:rPr>
          <w:rFonts w:asciiTheme="minorEastAsia" w:eastAsiaTheme="minorEastAsia" w:hAnsiTheme="minorEastAsia" w:cs="宋体"/>
          <w:b/>
          <w:bCs/>
          <w:kern w:val="0"/>
          <w:szCs w:val="24"/>
        </w:rPr>
        <w:t>重写了</w:t>
      </w:r>
      <w:r w:rsidRPr="00A26568">
        <w:rPr>
          <w:rFonts w:asciiTheme="minorEastAsia" w:eastAsiaTheme="minorEastAsia" w:hAnsiTheme="minorEastAsia" w:cs="宋体"/>
          <w:kern w:val="0"/>
          <w:szCs w:val="24"/>
        </w:rPr>
        <w:t>__init__，实例化子类时，则</w:t>
      </w:r>
      <w:r w:rsidRPr="00A26568">
        <w:rPr>
          <w:rFonts w:asciiTheme="minorEastAsia" w:eastAsiaTheme="minorEastAsia" w:hAnsiTheme="minorEastAsia" w:cs="宋体"/>
          <w:b/>
          <w:bCs/>
          <w:kern w:val="0"/>
          <w:szCs w:val="24"/>
        </w:rPr>
        <w:t>不会隐式的再去调用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pass</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c=C()</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则会报"AttributeError: 'C' object has no attribute 'name'”错误，所以</w:t>
      </w:r>
      <w:r w:rsidRPr="00A26568">
        <w:rPr>
          <w:rFonts w:asciiTheme="minorEastAsia" w:eastAsiaTheme="minorEastAsia" w:hAnsiTheme="minorEastAsia" w:cs="宋体"/>
          <w:b/>
          <w:bCs/>
          <w:kern w:val="0"/>
          <w:szCs w:val="24"/>
        </w:rPr>
        <w:t>如果重写了__init__，为了能使用或扩展超类中的行为，最好显式的调用超类的__init__方法</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tblPr>
      <w:tblGrid>
        <w:gridCol w:w="401"/>
        <w:gridCol w:w="1026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super(C,self).__init__(name)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xml:space="preserve">    c=C('hello')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6D23B5" w:rsidRPr="00A26568" w:rsidRDefault="006D23B5" w:rsidP="006D23B5"/>
    <w:p w:rsidR="003C50DD" w:rsidRPr="00E52A69" w:rsidRDefault="00E52A69" w:rsidP="00E83F69">
      <w:pPr>
        <w:pStyle w:val="3"/>
        <w:rPr>
          <w:sz w:val="24"/>
        </w:rPr>
      </w:pPr>
      <w:r w:rsidRPr="00E52A69">
        <w:rPr>
          <w:rFonts w:hint="eastAsia"/>
          <w:sz w:val="24"/>
        </w:rPr>
        <w:t>附</w:t>
      </w:r>
      <w:r w:rsidRPr="00E52A69">
        <w:rPr>
          <w:rFonts w:hint="eastAsia"/>
          <w:sz w:val="24"/>
        </w:rPr>
        <w:t xml:space="preserve"> </w:t>
      </w:r>
      <w:r w:rsidRPr="00E52A69">
        <w:rPr>
          <w:sz w:val="24"/>
        </w:rPr>
        <w:t xml:space="preserve"> self</w:t>
      </w:r>
    </w:p>
    <w:p w:rsidR="00E52A69" w:rsidRDefault="00CC0581" w:rsidP="00EC1B03">
      <w:hyperlink r:id="rId53" w:anchor="article-comment" w:history="1">
        <w:r w:rsidR="00E52A69" w:rsidRPr="00B71132">
          <w:rPr>
            <w:rStyle w:val="a6"/>
          </w:rPr>
          <w:t>http://python.jobbole.com/81921/#article-comment</w:t>
        </w:r>
      </w:hyperlink>
    </w:p>
    <w:p w:rsidR="00E52A69" w:rsidRDefault="00E52A69" w:rsidP="00EC1B03"/>
    <w:p w:rsidR="003C50DD" w:rsidRDefault="003C50DD" w:rsidP="00E83F69">
      <w:pPr>
        <w:pStyle w:val="2"/>
        <w:rPr>
          <w:sz w:val="24"/>
        </w:rPr>
      </w:pPr>
      <w:bookmarkStart w:id="116" w:name="_Toc454522349"/>
      <w:r w:rsidRPr="003C50DD">
        <w:rPr>
          <w:rFonts w:hint="eastAsia"/>
          <w:sz w:val="24"/>
        </w:rPr>
        <w:t>第</w:t>
      </w:r>
      <w:r w:rsidRPr="003C50DD">
        <w:rPr>
          <w:rFonts w:hint="eastAsia"/>
          <w:sz w:val="24"/>
        </w:rPr>
        <w:t>33</w:t>
      </w:r>
      <w:r w:rsidRPr="003C50DD">
        <w:rPr>
          <w:rFonts w:hint="eastAsia"/>
          <w:sz w:val="24"/>
        </w:rPr>
        <w:t>课</w:t>
      </w:r>
      <w:r w:rsidRPr="003C50DD">
        <w:rPr>
          <w:rFonts w:hint="eastAsia"/>
          <w:sz w:val="24"/>
        </w:rPr>
        <w:t xml:space="preserve"> </w:t>
      </w:r>
      <w:r w:rsidRPr="003C50DD">
        <w:rPr>
          <w:rFonts w:hint="eastAsia"/>
          <w:sz w:val="24"/>
        </w:rPr>
        <w:t>访问限制</w:t>
      </w:r>
      <w:bookmarkEnd w:id="116"/>
    </w:p>
    <w:p w:rsidR="003C50DD" w:rsidRPr="003C50DD" w:rsidRDefault="003C50DD" w:rsidP="003C50DD">
      <w:pPr>
        <w:pStyle w:val="a5"/>
        <w:shd w:val="clear" w:color="auto" w:fill="FFFFFF"/>
        <w:spacing w:before="0" w:beforeAutospacing="0" w:after="225" w:afterAutospacing="0" w:line="300" w:lineRule="atLeast"/>
        <w:rPr>
          <w:rFonts w:ascii="Helvetica" w:hAnsi="Helvetica" w:cs="Helvetica"/>
        </w:rPr>
      </w:pPr>
      <w:r w:rsidRPr="003C50DD">
        <w:rPr>
          <w:rFonts w:ascii="Helvetica" w:hAnsi="Helvetica" w:cs="Helvetica"/>
        </w:rPr>
        <w:t>在</w:t>
      </w:r>
      <w:r w:rsidRPr="003C50DD">
        <w:rPr>
          <w:rFonts w:ascii="Helvetica" w:hAnsi="Helvetica" w:cs="Helvetica"/>
        </w:rPr>
        <w:t>Class</w:t>
      </w:r>
      <w:r w:rsidRPr="003C50DD">
        <w:rPr>
          <w:rFonts w:ascii="Helvetica" w:hAnsi="Helvetica" w:cs="Helvetica"/>
        </w:rPr>
        <w:t>内部，可以有属性和方法，而外部代码可以通过直接调用实例变量的方法来操作数据，这样，就隐藏了内部的复杂逻辑。</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但是，从前面</w:t>
      </w:r>
      <w:r w:rsidRPr="003C50DD">
        <w:rPr>
          <w:rFonts w:ascii="Helvetica" w:hAnsi="Helvetica" w:cs="Helvetica"/>
        </w:rPr>
        <w:t>Student</w:t>
      </w:r>
      <w:r w:rsidRPr="003C50DD">
        <w:rPr>
          <w:rFonts w:ascii="Helvetica" w:hAnsi="Helvetica" w:cs="Helvetica"/>
        </w:rPr>
        <w:t>类的定义来看，外部代码还是可以自由地修改一个实例的</w:t>
      </w:r>
      <w:r w:rsidRPr="003C50DD">
        <w:rPr>
          <w:rStyle w:val="HTML"/>
          <w:rFonts w:ascii="Consolas" w:hAnsi="Consolas" w:cs="Consolas"/>
          <w:bdr w:val="single" w:sz="6" w:space="0" w:color="DDDDDD" w:frame="1"/>
          <w:shd w:val="clear" w:color="auto" w:fill="FAFAFA"/>
        </w:rPr>
        <w:t>name</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score</w:t>
      </w:r>
      <w:r w:rsidRPr="003C50DD">
        <w:rPr>
          <w:rFonts w:ascii="Helvetica" w:hAnsi="Helvetica" w:cs="Helvetica"/>
        </w:rPr>
        <w:t>属性：</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 = Student(</w:t>
      </w:r>
      <w:r w:rsidRPr="003C50DD">
        <w:rPr>
          <w:rStyle w:val="string"/>
        </w:rPr>
        <w:t>'Bart Simpson'</w:t>
      </w:r>
      <w:r w:rsidRPr="003C50DD">
        <w:rPr>
          <w:rStyle w:val="HTML"/>
        </w:rPr>
        <w:t xml:space="preserve">, </w:t>
      </w:r>
      <w:r w:rsidRPr="003C50DD">
        <w:rPr>
          <w:rStyle w:val="number"/>
        </w:rPr>
        <w:t>98</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lastRenderedPageBreak/>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 xml:space="preserve">bart.score = </w:t>
      </w:r>
      <w:r w:rsidRPr="003C50DD">
        <w:rPr>
          <w:rStyle w:val="number"/>
        </w:rPr>
        <w:t>59</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59</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615E4">
        <w:rPr>
          <w:rFonts w:ascii="Helvetica" w:hAnsi="Helvetica" w:cs="Helvetica"/>
          <w:color w:val="70AD47" w:themeColor="accent6"/>
        </w:rPr>
        <w:t>如果要让内部属性不被外部访问，可以把属性的名称前加上两个下划线</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，在</w:t>
      </w:r>
      <w:r w:rsidRPr="003615E4">
        <w:rPr>
          <w:rFonts w:ascii="Helvetica" w:hAnsi="Helvetica" w:cs="Helvetica"/>
          <w:color w:val="70AD47" w:themeColor="accent6"/>
        </w:rPr>
        <w:t>Python</w:t>
      </w:r>
      <w:r w:rsidRPr="003615E4">
        <w:rPr>
          <w:rFonts w:ascii="Helvetica" w:hAnsi="Helvetica" w:cs="Helvetica"/>
          <w:color w:val="70AD47" w:themeColor="accent6"/>
        </w:rPr>
        <w:t>中，实例的变量名如果以</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开头</w:t>
      </w:r>
      <w:r w:rsidR="00101DD5">
        <w:rPr>
          <w:rFonts w:ascii="Helvetica" w:hAnsi="Helvetica" w:cs="Helvetica" w:hint="eastAsia"/>
          <w:color w:val="70AD47" w:themeColor="accent6"/>
        </w:rPr>
        <w:t>（不以</w:t>
      </w:r>
      <w:r w:rsidR="00101DD5">
        <w:rPr>
          <w:rFonts w:ascii="Helvetica" w:hAnsi="Helvetica" w:cs="Helvetica" w:hint="eastAsia"/>
          <w:color w:val="70AD47" w:themeColor="accent6"/>
        </w:rPr>
        <w:t>__</w:t>
      </w:r>
      <w:r w:rsidR="00101DD5">
        <w:rPr>
          <w:rFonts w:ascii="Helvetica" w:hAnsi="Helvetica" w:cs="Helvetica" w:hint="eastAsia"/>
          <w:color w:val="70AD47" w:themeColor="accent6"/>
        </w:rPr>
        <w:t>结尾）</w:t>
      </w:r>
      <w:r w:rsidRPr="003615E4">
        <w:rPr>
          <w:rFonts w:ascii="Helvetica" w:hAnsi="Helvetica" w:cs="Helvetica"/>
          <w:color w:val="70AD47" w:themeColor="accent6"/>
        </w:rPr>
        <w:t>，就变成了一个私有变量（</w:t>
      </w:r>
      <w:r w:rsidRPr="003615E4">
        <w:rPr>
          <w:rFonts w:ascii="Helvetica" w:hAnsi="Helvetica" w:cs="Helvetica"/>
          <w:color w:val="70AD47" w:themeColor="accent6"/>
        </w:rPr>
        <w:t>private</w:t>
      </w:r>
      <w:r w:rsidRPr="003615E4">
        <w:rPr>
          <w:rFonts w:ascii="Helvetica" w:hAnsi="Helvetica" w:cs="Helvetica"/>
          <w:color w:val="70AD47" w:themeColor="accent6"/>
        </w:rPr>
        <w:t>），只有内部可以访问，外部不能访问，</w:t>
      </w:r>
      <w:r w:rsidRPr="003C50DD">
        <w:rPr>
          <w:rFonts w:ascii="Helvetica" w:hAnsi="Helvetica" w:cs="Helvetica"/>
        </w:rPr>
        <w:t>所以，我们把</w:t>
      </w:r>
      <w:r w:rsidRPr="003C50DD">
        <w:rPr>
          <w:rFonts w:ascii="Helvetica" w:hAnsi="Helvetica" w:cs="Helvetica"/>
        </w:rPr>
        <w:t>Student</w:t>
      </w:r>
      <w:r w:rsidRPr="003C50DD">
        <w:rPr>
          <w:rFonts w:ascii="Helvetica" w:hAnsi="Helvetica" w:cs="Helvetica"/>
        </w:rPr>
        <w:t>类改一改：</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__init__</w:t>
      </w:r>
      <w:r w:rsidRPr="003C50DD">
        <w:rPr>
          <w:rStyle w:val="params"/>
        </w:rPr>
        <w:t>(self, name,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self.__name = 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print_score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print(</w:t>
      </w:r>
      <w:r w:rsidRPr="003C50DD">
        <w:rPr>
          <w:rStyle w:val="string"/>
        </w:rPr>
        <w:t>'%s: %s'</w:t>
      </w:r>
      <w:r w:rsidRPr="003C50DD">
        <w:rPr>
          <w:rStyle w:val="HTML"/>
        </w:rPr>
        <w:t xml:space="preserve"> % (self.__name,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改完后，对于外部代码来说，没什么变动，但是已经无法从外部访问</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和</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.__score</w:t>
      </w:r>
      <w:r w:rsidRPr="003C50DD">
        <w:rPr>
          <w:rFonts w:ascii="Helvetica" w:hAnsi="Helvetica" w:cs="Helvetica"/>
        </w:rPr>
        <w:t>了：</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 = Student('Bart Simpson', 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Traceback (most recent call last):</w:t>
      </w:r>
    </w:p>
    <w:p w:rsidR="003C50DD" w:rsidRPr="003C50DD" w:rsidRDefault="003C50DD"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C50DD">
        <w:rPr>
          <w:rStyle w:val="HTML"/>
        </w:rPr>
        <w:t xml:space="preserve">  File "</w:t>
      </w:r>
      <w:r w:rsidRPr="003C50DD">
        <w:rPr>
          <w:rStyle w:val="tag"/>
        </w:rPr>
        <w:t>&lt;</w:t>
      </w:r>
      <w:r w:rsidRPr="003C50DD">
        <w:rPr>
          <w:rStyle w:val="5"/>
        </w:rPr>
        <w:t>stdin</w:t>
      </w:r>
      <w:r w:rsidRPr="003C50DD">
        <w:rPr>
          <w:rStyle w:val="tag"/>
        </w:rPr>
        <w:t>&gt;</w:t>
      </w:r>
      <w:r w:rsidRPr="003C50DD">
        <w:rPr>
          <w:rStyle w:val="HTML"/>
        </w:rPr>
        <w:t xml:space="preserve">", line 1, in </w:t>
      </w:r>
      <w:r w:rsidRPr="003C50DD">
        <w:rPr>
          <w:rStyle w:val="tag"/>
        </w:rPr>
        <w:t>&lt;</w:t>
      </w:r>
      <w:r w:rsidRPr="003C50DD">
        <w:rPr>
          <w:rStyle w:val="5"/>
        </w:rPr>
        <w:t>module</w:t>
      </w:r>
      <w:r w:rsidRPr="003C50DD">
        <w:rPr>
          <w:rStyle w:val="tag"/>
        </w:rPr>
        <w:t>&gt;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AttributeError: 'Student' object has no attribute '__name'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这样就确保了外部代码不能随意修改对象内部的状态，这样通过访问限制的保护，代码更加健壮。</w:t>
      </w:r>
    </w:p>
    <w:p w:rsidR="003C50DD" w:rsidRPr="00FC6F43"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lastRenderedPageBreak/>
        <w:t>但是如果外部代码要获取</w:t>
      </w:r>
      <w:r w:rsidRPr="003C50DD">
        <w:rPr>
          <w:rFonts w:ascii="Helvetica" w:hAnsi="Helvetica" w:cs="Helvetica"/>
        </w:rPr>
        <w:t>name</w:t>
      </w:r>
      <w:r w:rsidRPr="003C50DD">
        <w:rPr>
          <w:rFonts w:ascii="Helvetica" w:hAnsi="Helvetica" w:cs="Helvetica"/>
        </w:rPr>
        <w:t>和</w:t>
      </w:r>
      <w:r w:rsidRPr="003C50DD">
        <w:rPr>
          <w:rFonts w:ascii="Helvetica" w:hAnsi="Helvetica" w:cs="Helvetica"/>
        </w:rPr>
        <w:t>score</w:t>
      </w:r>
      <w:r w:rsidRPr="003C50DD">
        <w:rPr>
          <w:rFonts w:ascii="Helvetica" w:hAnsi="Helvetica" w:cs="Helvetica"/>
        </w:rPr>
        <w:t>怎么办？</w:t>
      </w:r>
      <w:r w:rsidRPr="00FC6F43">
        <w:rPr>
          <w:rFonts w:ascii="Helvetica" w:hAnsi="Helvetica" w:cs="Helvetica"/>
          <w:color w:val="70AD47" w:themeColor="accent6"/>
        </w:rPr>
        <w:t>可以给</w:t>
      </w:r>
      <w:r w:rsidRPr="00FC6F43">
        <w:rPr>
          <w:rFonts w:ascii="Helvetica" w:hAnsi="Helvetica" w:cs="Helvetica"/>
          <w:color w:val="70AD47" w:themeColor="accent6"/>
        </w:rPr>
        <w:t>Student</w:t>
      </w:r>
      <w:r w:rsidRPr="00FC6F43">
        <w:rPr>
          <w:rFonts w:ascii="Helvetica" w:hAnsi="Helvetica" w:cs="Helvetica"/>
          <w:color w:val="70AD47" w:themeColor="accent6"/>
        </w:rPr>
        <w:t>类增加</w:t>
      </w:r>
      <w:r w:rsidRPr="00FC6F43">
        <w:rPr>
          <w:rStyle w:val="HTML"/>
          <w:rFonts w:ascii="Consolas" w:hAnsi="Consolas" w:cs="Consolas"/>
          <w:color w:val="70AD47" w:themeColor="accent6"/>
          <w:bdr w:val="single" w:sz="6" w:space="0" w:color="DDDDDD" w:frame="1"/>
          <w:shd w:val="clear" w:color="auto" w:fill="FAFAFA"/>
        </w:rPr>
        <w:t>get_name</w:t>
      </w:r>
      <w:r w:rsidRPr="00FC6F43">
        <w:rPr>
          <w:rFonts w:ascii="Helvetica" w:hAnsi="Helvetica" w:cs="Helvetica"/>
          <w:color w:val="70AD47" w:themeColor="accent6"/>
        </w:rPr>
        <w:t>和</w:t>
      </w:r>
      <w:r w:rsidRPr="00FC6F43">
        <w:rPr>
          <w:rStyle w:val="HTML"/>
          <w:rFonts w:ascii="Consolas" w:hAnsi="Consolas" w:cs="Consolas"/>
          <w:color w:val="70AD47" w:themeColor="accent6"/>
          <w:bdr w:val="single" w:sz="6" w:space="0" w:color="DDDDDD" w:frame="1"/>
          <w:shd w:val="clear" w:color="auto" w:fill="FAFAFA"/>
        </w:rPr>
        <w:t>get_score</w:t>
      </w:r>
      <w:r w:rsidRPr="00FC6F43">
        <w:rPr>
          <w:rFonts w:ascii="Helvetica" w:hAnsi="Helvetica" w:cs="Helvetica"/>
          <w:color w:val="70AD47" w:themeColor="accent6"/>
        </w:rPr>
        <w:t>这样的方法：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get_name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如果又要允许外部代码修改</w:t>
      </w:r>
      <w:r w:rsidRPr="003C50DD">
        <w:rPr>
          <w:rFonts w:ascii="Helvetica" w:hAnsi="Helvetica" w:cs="Helvetica"/>
        </w:rPr>
        <w:t>score</w:t>
      </w:r>
      <w:r w:rsidRPr="003C50DD">
        <w:rPr>
          <w:rFonts w:ascii="Helvetica" w:hAnsi="Helvetica" w:cs="Helvetica"/>
        </w:rPr>
        <w:t>怎么办？可以再给</w:t>
      </w:r>
      <w:r w:rsidRPr="003C50DD">
        <w:rPr>
          <w:rFonts w:ascii="Helvetica" w:hAnsi="Helvetica" w:cs="Helvetica"/>
        </w:rPr>
        <w:t>Student</w:t>
      </w:r>
      <w:r w:rsidRPr="003C50DD">
        <w:rPr>
          <w:rFonts w:ascii="Helvetica" w:hAnsi="Helvetica" w:cs="Helvetica"/>
        </w:rPr>
        <w:t>类增加</w:t>
      </w:r>
      <w:r w:rsidRPr="003C50DD">
        <w:rPr>
          <w:rStyle w:val="HTML"/>
          <w:rFonts w:ascii="Consolas" w:hAnsi="Consolas" w:cs="Consolas"/>
          <w:bdr w:val="single" w:sz="6" w:space="0" w:color="DDDDDD" w:frame="1"/>
          <w:shd w:val="clear" w:color="auto" w:fill="FAFAFA"/>
        </w:rPr>
        <w:t>set_score</w:t>
      </w:r>
      <w:r w:rsidRPr="003C50DD">
        <w:rPr>
          <w:rFonts w:ascii="Helvetica" w:hAnsi="Helvetica" w:cs="Helvetica"/>
        </w:rPr>
        <w:t>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0349D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你也许会问，原先那种直接通过</w:t>
      </w:r>
      <w:r w:rsidRPr="003C50DD">
        <w:rPr>
          <w:rStyle w:val="HTML"/>
          <w:rFonts w:ascii="Consolas" w:hAnsi="Consolas" w:cs="Consolas"/>
          <w:bdr w:val="single" w:sz="6" w:space="0" w:color="DDDDDD" w:frame="1"/>
          <w:shd w:val="clear" w:color="auto" w:fill="FAFAFA"/>
        </w:rPr>
        <w:t>bart.score = 59</w:t>
      </w:r>
      <w:r w:rsidRPr="003C50DD">
        <w:rPr>
          <w:rFonts w:ascii="Helvetica" w:hAnsi="Helvetica" w:cs="Helvetica"/>
        </w:rPr>
        <w:t>也可以修改啊，为什么要定义一个方法大费周折？</w:t>
      </w:r>
      <w:r w:rsidRPr="000349D2">
        <w:rPr>
          <w:rFonts w:ascii="Helvetica" w:hAnsi="Helvetica" w:cs="Helvetica"/>
          <w:color w:val="70AD47" w:themeColor="accent6"/>
        </w:rPr>
        <w:t>因为在方法中，可以对参数做检查，避免传入无效的参数：</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if</w:t>
      </w:r>
      <w:r w:rsidRPr="003C50DD">
        <w:rPr>
          <w:rStyle w:val="HTML"/>
        </w:rPr>
        <w:t xml:space="preserve"> </w:t>
      </w:r>
      <w:r w:rsidRPr="003C50DD">
        <w:rPr>
          <w:rStyle w:val="number"/>
        </w:rPr>
        <w:t>0</w:t>
      </w:r>
      <w:r w:rsidRPr="003C50DD">
        <w:rPr>
          <w:rStyle w:val="HTML"/>
        </w:rPr>
        <w:t xml:space="preserve"> &lt;= score &lt;= </w:t>
      </w:r>
      <w:r w:rsidRPr="003C50DD">
        <w:rPr>
          <w:rStyle w:val="number"/>
        </w:rPr>
        <w:t>100</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0349D2">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3C50DD">
        <w:rPr>
          <w:rStyle w:val="HTML"/>
        </w:rPr>
        <w:t xml:space="preserve">        </w:t>
      </w:r>
      <w:r w:rsidRPr="003C50DD">
        <w:rPr>
          <w:rStyle w:val="keyword"/>
          <w:b/>
          <w:bCs/>
        </w:rPr>
        <w:t>else</w:t>
      </w:r>
      <w:r w:rsidRPr="003C50DD">
        <w:rPr>
          <w:rStyle w:val="HTML"/>
        </w:rPr>
        <w:t>:</w:t>
      </w:r>
      <w:r w:rsidR="000349D2">
        <w:rPr>
          <w:rStyle w:val="HTML"/>
        </w:rPr>
        <w:tab/>
      </w:r>
      <w:r w:rsidR="000349D2">
        <w:rPr>
          <w:rStyle w:val="HTML"/>
        </w:rPr>
        <w:tab/>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lastRenderedPageBreak/>
        <w:t xml:space="preserve">            </w:t>
      </w:r>
      <w:r w:rsidRPr="000349D2">
        <w:rPr>
          <w:rStyle w:val="keyword"/>
          <w:b/>
          <w:bCs/>
          <w:color w:val="70AD47" w:themeColor="accent6"/>
        </w:rPr>
        <w:t>raise</w:t>
      </w:r>
      <w:r w:rsidRPr="000349D2">
        <w:rPr>
          <w:rStyle w:val="HTML"/>
          <w:color w:val="70AD47" w:themeColor="accent6"/>
        </w:rPr>
        <w:t xml:space="preserve"> ValueError(</w:t>
      </w:r>
      <w:r w:rsidRPr="000349D2">
        <w:rPr>
          <w:rStyle w:val="string"/>
          <w:color w:val="70AD47" w:themeColor="accent6"/>
        </w:rPr>
        <w:t>'bad score'</w:t>
      </w:r>
      <w:r w:rsidRPr="000349D2">
        <w:rPr>
          <w:rStyle w:val="HTML"/>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需要注意的是，在</w:t>
      </w:r>
      <w:r w:rsidRPr="003C50DD">
        <w:rPr>
          <w:rFonts w:ascii="Helvetica" w:hAnsi="Helvetica" w:cs="Helvetica"/>
        </w:rPr>
        <w:t>Python</w:t>
      </w:r>
      <w:r w:rsidRPr="003C50DD">
        <w:rPr>
          <w:rFonts w:ascii="Helvetica" w:hAnsi="Helvetica" w:cs="Helvetica"/>
        </w:rPr>
        <w:t>中，变量名类似</w:t>
      </w:r>
      <w:r w:rsidRPr="003C50DD">
        <w:rPr>
          <w:rStyle w:val="HTML"/>
          <w:rFonts w:ascii="Consolas" w:hAnsi="Consolas" w:cs="Consolas"/>
          <w:bdr w:val="single" w:sz="6" w:space="0" w:color="DDDDDD" w:frame="1"/>
          <w:shd w:val="clear" w:color="auto" w:fill="FAFAFA"/>
        </w:rPr>
        <w:t>__xxx__</w:t>
      </w:r>
      <w:r w:rsidRPr="003C50DD">
        <w:rPr>
          <w:rFonts w:ascii="Helvetica" w:hAnsi="Helvetica" w:cs="Helvetica"/>
        </w:rPr>
        <w:t>的，也就是以双下划线开头，并且以双下划线结尾的，是特殊变量，特殊变量是可以直接访问的，不是</w:t>
      </w:r>
      <w:r w:rsidRPr="003C50DD">
        <w:rPr>
          <w:rFonts w:ascii="Helvetica" w:hAnsi="Helvetica" w:cs="Helvetica"/>
        </w:rPr>
        <w:t>private</w:t>
      </w:r>
      <w:r w:rsidRPr="003C50DD">
        <w:rPr>
          <w:rFonts w:ascii="Helvetica" w:hAnsi="Helvetica" w:cs="Helvetica"/>
        </w:rPr>
        <w:t>变量，所以，不能用</w:t>
      </w:r>
      <w:r w:rsidRPr="003C50DD">
        <w:rPr>
          <w:rStyle w:val="HTML"/>
          <w:rFonts w:ascii="Consolas" w:hAnsi="Consolas" w:cs="Consolas"/>
          <w:bdr w:val="single" w:sz="6" w:space="0" w:color="DDDDDD" w:frame="1"/>
          <w:shd w:val="clear" w:color="auto" w:fill="FAFAFA"/>
        </w:rPr>
        <w:t>__name__</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__score__</w:t>
      </w:r>
      <w:r w:rsidRPr="003C50DD">
        <w:rPr>
          <w:rFonts w:ascii="Helvetica" w:hAnsi="Helvetica" w:cs="Helvetica"/>
        </w:rPr>
        <w:t>这样的变量名。</w:t>
      </w:r>
    </w:p>
    <w:p w:rsidR="003C50DD" w:rsidRPr="0060280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有些时候，</w:t>
      </w:r>
      <w:r w:rsidRPr="00602802">
        <w:rPr>
          <w:rFonts w:ascii="Helvetica" w:hAnsi="Helvetica" w:cs="Helvetica"/>
          <w:color w:val="70AD47" w:themeColor="accent6"/>
        </w:rPr>
        <w:t>你会看到以一个下划线开头的实例变量名，比如</w:t>
      </w:r>
      <w:r w:rsidRPr="00602802">
        <w:rPr>
          <w:rStyle w:val="HTML"/>
          <w:rFonts w:ascii="Consolas" w:hAnsi="Consolas" w:cs="Consolas"/>
          <w:color w:val="70AD47" w:themeColor="accent6"/>
          <w:bdr w:val="single" w:sz="6" w:space="0" w:color="DDDDDD" w:frame="1"/>
          <w:shd w:val="clear" w:color="auto" w:fill="FAFAFA"/>
        </w:rPr>
        <w:t>_name</w:t>
      </w:r>
      <w:r w:rsidRPr="00602802">
        <w:rPr>
          <w:rFonts w:ascii="Helvetica" w:hAnsi="Helvetica" w:cs="Helvetica"/>
          <w:color w:val="70AD47" w:themeColor="accent6"/>
        </w:rPr>
        <w:t>，这样的实例变量外部是可以访问的，但是，按照约定俗成的规定，当你看到这样的变量时，意思就是，</w:t>
      </w:r>
      <w:r w:rsidRPr="00602802">
        <w:rPr>
          <w:rFonts w:ascii="Helvetica" w:hAnsi="Helvetica" w:cs="Helvetica"/>
          <w:color w:val="70AD47" w:themeColor="accent6"/>
        </w:rPr>
        <w:t>“</w:t>
      </w:r>
      <w:r w:rsidRPr="00602802">
        <w:rPr>
          <w:rFonts w:ascii="Helvetica" w:hAnsi="Helvetica" w:cs="Helvetica"/>
          <w:color w:val="70AD47" w:themeColor="accent6"/>
        </w:rPr>
        <w:t>虽然我可以被访问，但是，请把我视为私有变量，不要随意访问</w:t>
      </w:r>
      <w:r w:rsidRPr="00602802">
        <w:rPr>
          <w:rFonts w:ascii="Helvetica" w:hAnsi="Helvetica" w:cs="Helvetica"/>
          <w:color w:val="70AD47" w:themeColor="accent6"/>
        </w:rPr>
        <w:t>”</w:t>
      </w:r>
      <w:r w:rsidRPr="00602802">
        <w:rPr>
          <w:rFonts w:ascii="Helvetica" w:hAnsi="Helvetica" w:cs="Helvetica"/>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双下划线开头的实例变量是不是一定不能从外部访问呢？其实也不是。不能直接访问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是因为</w:t>
      </w:r>
      <w:r w:rsidRPr="00602802">
        <w:rPr>
          <w:rFonts w:ascii="Helvetica" w:hAnsi="Helvetica" w:cs="Helvetica"/>
          <w:color w:val="70AD47" w:themeColor="accent6"/>
        </w:rPr>
        <w:t>Python</w:t>
      </w:r>
      <w:r w:rsidRPr="00602802">
        <w:rPr>
          <w:rFonts w:ascii="Helvetica" w:hAnsi="Helvetica" w:cs="Helvetica"/>
          <w:color w:val="70AD47" w:themeColor="accent6"/>
        </w:rPr>
        <w:t>解释器对外把</w:t>
      </w:r>
      <w:r w:rsidRPr="00602802">
        <w:rPr>
          <w:rStyle w:val="HTML"/>
          <w:rFonts w:ascii="Consolas" w:hAnsi="Consolas" w:cs="Consolas"/>
          <w:color w:val="70AD47" w:themeColor="accent6"/>
          <w:bdr w:val="single" w:sz="6" w:space="0" w:color="DDDDDD" w:frame="1"/>
          <w:shd w:val="clear" w:color="auto" w:fill="FAFAFA"/>
        </w:rPr>
        <w:t>__name</w:t>
      </w:r>
      <w:r w:rsidRPr="00602802">
        <w:rPr>
          <w:rFonts w:ascii="Helvetica" w:hAnsi="Helvetica" w:cs="Helvetica"/>
          <w:color w:val="70AD47" w:themeColor="accent6"/>
        </w:rPr>
        <w:t>变量改成了</w:t>
      </w:r>
      <w:r w:rsidRPr="00602802">
        <w:rPr>
          <w:rStyle w:val="HTML"/>
          <w:rFonts w:ascii="Consolas" w:hAnsi="Consolas" w:cs="Consolas"/>
          <w:color w:val="70AD47" w:themeColor="accent6"/>
          <w:bdr w:val="single" w:sz="6" w:space="0" w:color="DDDDDD" w:frame="1"/>
          <w:shd w:val="clear" w:color="auto" w:fill="FAFAFA"/>
        </w:rPr>
        <w:t>_Student__name</w:t>
      </w:r>
      <w:r w:rsidRPr="00602802">
        <w:rPr>
          <w:rFonts w:ascii="Helvetica" w:hAnsi="Helvetica" w:cs="Helvetica"/>
          <w:color w:val="70AD47" w:themeColor="accent6"/>
        </w:rPr>
        <w:t>，</w:t>
      </w:r>
      <w:r w:rsidRPr="003C50DD">
        <w:rPr>
          <w:rFonts w:ascii="Helvetica" w:hAnsi="Helvetica" w:cs="Helvetica"/>
        </w:rPr>
        <w:t>所以，仍然可以通过</w:t>
      </w:r>
      <w:r w:rsidRPr="003C50DD">
        <w:rPr>
          <w:rStyle w:val="HTML"/>
          <w:rFonts w:ascii="Consolas" w:hAnsi="Consolas" w:cs="Consolas"/>
          <w:bdr w:val="single" w:sz="6" w:space="0" w:color="DDDDDD" w:frame="1"/>
          <w:shd w:val="clear" w:color="auto" w:fill="FAFAFA"/>
        </w:rPr>
        <w:t>_Student__name</w:t>
      </w:r>
      <w:r w:rsidRPr="003C50DD">
        <w:rPr>
          <w:rFonts w:ascii="Helvetica" w:hAnsi="Helvetica" w:cs="Helvetica"/>
        </w:rPr>
        <w:t>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变量：</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bart._Student__name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string"/>
        </w:rPr>
        <w:t>'Bart Simpson'</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但是强烈建议你不要这么干，因为不同版本的</w:t>
      </w:r>
      <w:r w:rsidRPr="003C50DD">
        <w:rPr>
          <w:rFonts w:ascii="Helvetica" w:hAnsi="Helvetica" w:cs="Helvetica"/>
        </w:rPr>
        <w:t>Python</w:t>
      </w:r>
      <w:r w:rsidRPr="003C50DD">
        <w:rPr>
          <w:rFonts w:ascii="Helvetica" w:hAnsi="Helvetica" w:cs="Helvetica"/>
        </w:rPr>
        <w:t>解释器可能会把</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改成不同的变量名。</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总的来说就是，</w:t>
      </w:r>
      <w:r w:rsidRPr="00602802">
        <w:rPr>
          <w:rFonts w:ascii="Helvetica" w:hAnsi="Helvetica" w:cs="Helvetica"/>
          <w:color w:val="70AD47" w:themeColor="accent6"/>
        </w:rPr>
        <w:t>Python</w:t>
      </w:r>
      <w:r w:rsidRPr="00602802">
        <w:rPr>
          <w:rFonts w:ascii="Helvetica" w:hAnsi="Helvetica" w:cs="Helvetica"/>
          <w:color w:val="70AD47" w:themeColor="accent6"/>
        </w:rPr>
        <w:t>本身没有任何机制阻止你干坏事，一切全靠自觉</w:t>
      </w:r>
      <w:r w:rsidRPr="003C50DD">
        <w:rPr>
          <w:rFonts w:ascii="Helvetica" w:hAnsi="Helvetica" w:cs="Helvetica"/>
        </w:rPr>
        <w:t>。</w:t>
      </w:r>
    </w:p>
    <w:p w:rsidR="003C50DD" w:rsidRDefault="003C50DD" w:rsidP="003C50DD"/>
    <w:p w:rsidR="00602802" w:rsidRDefault="00602802" w:rsidP="00E83F69">
      <w:pPr>
        <w:pStyle w:val="2"/>
        <w:rPr>
          <w:sz w:val="24"/>
        </w:rPr>
      </w:pPr>
      <w:bookmarkStart w:id="117" w:name="_Toc454522350"/>
      <w:r w:rsidRPr="00602802">
        <w:rPr>
          <w:sz w:val="24"/>
        </w:rPr>
        <w:t>第</w:t>
      </w:r>
      <w:r w:rsidRPr="00602802">
        <w:rPr>
          <w:rFonts w:hint="eastAsia"/>
          <w:sz w:val="24"/>
        </w:rPr>
        <w:t>34</w:t>
      </w:r>
      <w:r w:rsidRPr="00602802">
        <w:rPr>
          <w:rFonts w:hint="eastAsia"/>
          <w:sz w:val="24"/>
        </w:rPr>
        <w:t>课</w:t>
      </w:r>
      <w:r w:rsidRPr="00602802">
        <w:rPr>
          <w:rFonts w:hint="eastAsia"/>
          <w:sz w:val="24"/>
        </w:rPr>
        <w:t xml:space="preserve">  </w:t>
      </w:r>
      <w:r w:rsidRPr="00602802">
        <w:rPr>
          <w:rFonts w:hint="eastAsia"/>
          <w:sz w:val="24"/>
        </w:rPr>
        <w:t>继承和多态</w:t>
      </w:r>
      <w:bookmarkEnd w:id="117"/>
    </w:p>
    <w:p w:rsidR="00602802" w:rsidRPr="00602802" w:rsidRDefault="00602802" w:rsidP="00602802">
      <w:pPr>
        <w:pStyle w:val="a5"/>
        <w:shd w:val="clear" w:color="auto" w:fill="FFFFFF"/>
        <w:spacing w:before="0" w:beforeAutospacing="0" w:after="225" w:afterAutospacing="0" w:line="300" w:lineRule="atLeast"/>
        <w:rPr>
          <w:rFonts w:ascii="Helvetica" w:hAnsi="Helvetica" w:cs="Helvetica"/>
        </w:rPr>
      </w:pPr>
      <w:r w:rsidRPr="00602802">
        <w:rPr>
          <w:rFonts w:ascii="Helvetica" w:hAnsi="Helvetica" w:cs="Helvetica"/>
        </w:rPr>
        <w:t>在</w:t>
      </w:r>
      <w:r w:rsidRPr="00602802">
        <w:rPr>
          <w:rFonts w:ascii="Helvetica" w:hAnsi="Helvetica" w:cs="Helvetica"/>
        </w:rPr>
        <w:t>OOP</w:t>
      </w:r>
      <w:r w:rsidRPr="00602802">
        <w:rPr>
          <w:rFonts w:ascii="Helvetica" w:hAnsi="Helvetica" w:cs="Helvetica"/>
        </w:rPr>
        <w:t>程序设计中，当我们定义一个</w:t>
      </w:r>
      <w:r w:rsidRPr="00602802">
        <w:rPr>
          <w:rFonts w:ascii="Helvetica" w:hAnsi="Helvetica" w:cs="Helvetica"/>
        </w:rPr>
        <w:t>class</w:t>
      </w:r>
      <w:r w:rsidRPr="00602802">
        <w:rPr>
          <w:rFonts w:ascii="Helvetica" w:hAnsi="Helvetica" w:cs="Helvetica"/>
        </w:rPr>
        <w:t>的时候，可以从某个现有的</w:t>
      </w:r>
      <w:r w:rsidRPr="00602802">
        <w:rPr>
          <w:rFonts w:ascii="Helvetica" w:hAnsi="Helvetica" w:cs="Helvetica"/>
        </w:rPr>
        <w:t>class</w:t>
      </w:r>
      <w:r w:rsidRPr="00602802">
        <w:rPr>
          <w:rFonts w:ascii="Helvetica" w:hAnsi="Helvetica" w:cs="Helvetica"/>
        </w:rPr>
        <w:t>继承，新的</w:t>
      </w:r>
      <w:r w:rsidRPr="00602802">
        <w:rPr>
          <w:rFonts w:ascii="Helvetica" w:hAnsi="Helvetica" w:cs="Helvetica"/>
        </w:rPr>
        <w:t>class</w:t>
      </w:r>
      <w:r w:rsidRPr="00602802">
        <w:rPr>
          <w:rFonts w:ascii="Helvetica" w:hAnsi="Helvetica" w:cs="Helvetica"/>
        </w:rPr>
        <w:t>称为子类（</w:t>
      </w:r>
      <w:r w:rsidRPr="00602802">
        <w:rPr>
          <w:rFonts w:ascii="Helvetica" w:hAnsi="Helvetica" w:cs="Helvetica"/>
        </w:rPr>
        <w:t>Subclass</w:t>
      </w:r>
      <w:r w:rsidRPr="00602802">
        <w:rPr>
          <w:rFonts w:ascii="Helvetica" w:hAnsi="Helvetica" w:cs="Helvetica"/>
        </w:rPr>
        <w:t>），而被继承的</w:t>
      </w:r>
      <w:r w:rsidRPr="00602802">
        <w:rPr>
          <w:rFonts w:ascii="Helvetica" w:hAnsi="Helvetica" w:cs="Helvetica"/>
        </w:rPr>
        <w:t>class</w:t>
      </w:r>
      <w:r w:rsidRPr="00602802">
        <w:rPr>
          <w:rFonts w:ascii="Helvetica" w:hAnsi="Helvetica" w:cs="Helvetica"/>
        </w:rPr>
        <w:t>称为基类、父类或超类（</w:t>
      </w:r>
      <w:r w:rsidRPr="00602802">
        <w:rPr>
          <w:rFonts w:ascii="Helvetica" w:hAnsi="Helvetica" w:cs="Helvetica"/>
        </w:rPr>
        <w:t>Base class</w:t>
      </w:r>
      <w:r w:rsidRPr="00602802">
        <w:rPr>
          <w:rFonts w:ascii="Helvetica" w:hAnsi="Helvetica" w:cs="Helvetica"/>
        </w:rPr>
        <w:t>、</w:t>
      </w:r>
      <w:r w:rsidRPr="00602802">
        <w:rPr>
          <w:rFonts w:ascii="Helvetica" w:hAnsi="Helvetica" w:cs="Helvetica"/>
        </w:rPr>
        <w:t>Super class</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比如，我们已经编写了一个名为</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w:t>
      </w:r>
      <w:r w:rsidRPr="00602802">
        <w:rPr>
          <w:rFonts w:ascii="Helvetica" w:hAnsi="Helvetica" w:cs="Helvetica"/>
        </w:rPr>
        <w:t>class</w:t>
      </w:r>
      <w:r w:rsidRPr="00602802">
        <w:rPr>
          <w:rFonts w:ascii="Helvetica" w:hAnsi="Helvetica" w:cs="Helvetica"/>
        </w:rPr>
        <w:t>，有一个</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方法可以直接打印：</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Animal</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'Animal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当我们需要编写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类时，就可以直接从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类继承：</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 xml:space="preserve">    </w:t>
      </w:r>
      <w:r w:rsidRPr="00602802">
        <w:rPr>
          <w:rStyle w:val="keyword"/>
          <w:b/>
          <w:bCs/>
        </w:rPr>
        <w:t>pass</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pass</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就是它的父类，对于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就是它的子类。</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类似。</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继承有什么好处？</w:t>
      </w:r>
      <w:r w:rsidRPr="007A1308">
        <w:rPr>
          <w:rFonts w:ascii="Helvetica" w:hAnsi="Helvetica" w:cs="Helvetica"/>
          <w:color w:val="70AD47" w:themeColor="accent6"/>
        </w:rPr>
        <w:t>最大的好处是子类获得了父类的全部功能</w:t>
      </w:r>
      <w:r w:rsidRPr="00602802">
        <w:rPr>
          <w:rFonts w:ascii="Helvetica" w:hAnsi="Helvetica" w:cs="Helvetica"/>
        </w:rPr>
        <w:t>。由于</w:t>
      </w:r>
      <w:r w:rsidRPr="00602802">
        <w:rPr>
          <w:rStyle w:val="HTML"/>
          <w:rFonts w:ascii="Consolas" w:hAnsi="Consolas" w:cs="Consolas"/>
          <w:bdr w:val="single" w:sz="6" w:space="0" w:color="DDDDDD" w:frame="1"/>
          <w:shd w:val="clear" w:color="auto" w:fill="FAFAFA"/>
        </w:rPr>
        <w:t>Animial</w:t>
      </w:r>
      <w:r w:rsidRPr="00602802">
        <w:rPr>
          <w:rFonts w:ascii="Helvetica" w:hAnsi="Helvetica" w:cs="Helvetica"/>
        </w:rPr>
        <w:t>实现了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方法，因此，</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作为它的子类，什么事也没干，就自动拥有了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dog =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dog.run()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 = 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当然，也可以对子类增加一些方法，比如</w:t>
      </w:r>
      <w:r w:rsidRPr="00602802">
        <w:rPr>
          <w:rFonts w:ascii="Helvetica" w:hAnsi="Helvetica" w:cs="Helvetica"/>
        </w:rPr>
        <w:t>Dog</w:t>
      </w:r>
      <w:r w:rsidRPr="00602802">
        <w:rPr>
          <w:rFonts w:ascii="Helvetica" w:hAnsi="Helvetica" w:cs="Helvetica"/>
        </w:rPr>
        <w:t>类：</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eat</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'Eating meat...'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lastRenderedPageBreak/>
        <w:t>继承的第二个好处需要我们对代码做一点改进。你看到了，无论是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，它们</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的时候，显示的都是</w:t>
      </w:r>
      <w:r w:rsidRPr="00602802">
        <w:rPr>
          <w:rStyle w:val="HTML"/>
          <w:rFonts w:ascii="Consolas" w:hAnsi="Consolas" w:cs="Consolas"/>
          <w:bdr w:val="single" w:sz="6" w:space="0" w:color="DDDDDD" w:frame="1"/>
          <w:shd w:val="clear" w:color="auto" w:fill="FAFAFA"/>
        </w:rPr>
        <w:t>Animal is running...</w:t>
      </w:r>
      <w:r w:rsidRPr="00602802">
        <w:rPr>
          <w:rFonts w:ascii="Helvetica" w:hAnsi="Helvetica" w:cs="Helvetica"/>
        </w:rPr>
        <w:t>，符合逻辑的做法是分别显示</w:t>
      </w:r>
      <w:r w:rsidRPr="00602802">
        <w:rPr>
          <w:rStyle w:val="HTML"/>
          <w:rFonts w:ascii="Consolas" w:hAnsi="Consolas" w:cs="Consolas"/>
          <w:bdr w:val="single" w:sz="6" w:space="0" w:color="DDDDDD" w:frame="1"/>
          <w:shd w:val="clear" w:color="auto" w:fill="FAFAFA"/>
        </w:rPr>
        <w:t>Dog is running...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 is running...</w:t>
      </w:r>
      <w:r w:rsidRPr="00602802">
        <w:rPr>
          <w:rFonts w:ascii="Helvetica" w:hAnsi="Helvetica" w:cs="Helvetica"/>
        </w:rPr>
        <w:t>，因此，对</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类改进如下：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'Cat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再次运行，结果如下：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当子类和父类都存在相同的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方法时，我们说，子类的</w:t>
      </w:r>
      <w:r w:rsidRPr="00602802">
        <w:rPr>
          <w:rStyle w:val="HTML"/>
          <w:rFonts w:ascii="Consolas" w:hAnsi="Consolas" w:cs="Consolas"/>
          <w:bdr w:val="single" w:sz="6" w:space="0" w:color="DDDDDD" w:frame="1"/>
          <w:shd w:val="clear" w:color="auto" w:fill="FAFAFA"/>
        </w:rPr>
        <w:t>run()</w:t>
      </w:r>
      <w:r w:rsidRPr="00FF411D">
        <w:rPr>
          <w:rFonts w:ascii="Helvetica" w:hAnsi="Helvetica" w:cs="Helvetica"/>
          <w:color w:val="70AD47" w:themeColor="accent6"/>
        </w:rPr>
        <w:t>覆盖</w:t>
      </w:r>
      <w:r w:rsidRPr="00602802">
        <w:rPr>
          <w:rFonts w:ascii="Helvetica" w:hAnsi="Helvetica" w:cs="Helvetica"/>
        </w:rPr>
        <w:t>了父类的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，在代码运行的时候，总是会调用子类的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。这样，我们就获得了</w:t>
      </w:r>
      <w:r w:rsidRPr="00FF411D">
        <w:rPr>
          <w:rFonts w:ascii="Helvetica" w:hAnsi="Helvetica" w:cs="Helvetica"/>
          <w:color w:val="70AD47" w:themeColor="accent6"/>
        </w:rPr>
        <w:t>继承的另一个好处：多态</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要理解什么是多态，我们首先要对数据类型再作一点说明。</w:t>
      </w:r>
      <w:r w:rsidRPr="00FF411D">
        <w:rPr>
          <w:rFonts w:ascii="Helvetica" w:hAnsi="Helvetica" w:cs="Helvetica"/>
          <w:color w:val="70AD47" w:themeColor="accent6"/>
        </w:rPr>
        <w:t>当我们定义一个</w:t>
      </w:r>
      <w:r w:rsidRPr="00FF411D">
        <w:rPr>
          <w:rFonts w:ascii="Helvetica" w:hAnsi="Helvetica" w:cs="Helvetica"/>
          <w:color w:val="70AD47" w:themeColor="accent6"/>
        </w:rPr>
        <w:t>class</w:t>
      </w:r>
      <w:r w:rsidRPr="00FF411D">
        <w:rPr>
          <w:rFonts w:ascii="Helvetica" w:hAnsi="Helvetica" w:cs="Helvetica"/>
          <w:color w:val="70AD47" w:themeColor="accent6"/>
        </w:rPr>
        <w:t>的时候，我们实际上就定义了一种数据类型</w:t>
      </w:r>
      <w:r w:rsidRPr="00602802">
        <w:rPr>
          <w:rFonts w:ascii="Helvetica" w:hAnsi="Helvetica" w:cs="Helvetica"/>
        </w:rPr>
        <w:t>。我们定义的数据类型和</w:t>
      </w:r>
      <w:r w:rsidRPr="00602802">
        <w:rPr>
          <w:rFonts w:ascii="Helvetica" w:hAnsi="Helvetica" w:cs="Helvetica"/>
        </w:rPr>
        <w:t>Python</w:t>
      </w:r>
      <w:r w:rsidRPr="00602802">
        <w:rPr>
          <w:rFonts w:ascii="Helvetica" w:hAnsi="Helvetica" w:cs="Helvetica"/>
        </w:rPr>
        <w:t>自带的数据类型，比如</w:t>
      </w:r>
      <w:r w:rsidRPr="00602802">
        <w:rPr>
          <w:rFonts w:ascii="Helvetica" w:hAnsi="Helvetica" w:cs="Helvetica"/>
        </w:rPr>
        <w:t>str</w:t>
      </w:r>
      <w:r w:rsidRPr="00602802">
        <w:rPr>
          <w:rFonts w:ascii="Helvetica" w:hAnsi="Helvetica" w:cs="Helvetica"/>
        </w:rPr>
        <w:t>、</w:t>
      </w:r>
      <w:r w:rsidRPr="00602802">
        <w:rPr>
          <w:rFonts w:ascii="Helvetica" w:hAnsi="Helvetica" w:cs="Helvetica"/>
        </w:rPr>
        <w:t>list</w:t>
      </w:r>
      <w:r w:rsidRPr="00602802">
        <w:rPr>
          <w:rFonts w:ascii="Helvetica" w:hAnsi="Helvetica" w:cs="Helvetica"/>
        </w:rPr>
        <w:t>、</w:t>
      </w:r>
      <w:r w:rsidRPr="00602802">
        <w:rPr>
          <w:rFonts w:ascii="Helvetica" w:hAnsi="Helvetica" w:cs="Helvetica"/>
        </w:rPr>
        <w:t>dict</w:t>
      </w:r>
      <w:r w:rsidRPr="00602802">
        <w:rPr>
          <w:rFonts w:ascii="Helvetica" w:hAnsi="Helvetica" w:cs="Helvetica"/>
        </w:rPr>
        <w:t>没什么两样：</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a = </w:t>
      </w:r>
      <w:r w:rsidRPr="00602802">
        <w:rPr>
          <w:rStyle w:val="value"/>
        </w:rPr>
        <w:t>list() # a是list类型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b = </w:t>
      </w:r>
      <w:r w:rsidRPr="00602802">
        <w:rPr>
          <w:rStyle w:val="value"/>
        </w:rPr>
        <w:t>Animal() # b是Animal类型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c = </w:t>
      </w:r>
      <w:r w:rsidRPr="00602802">
        <w:rPr>
          <w:rStyle w:val="value"/>
        </w:rPr>
        <w:t>Dog() # c是Dog类型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判断一个变量是否是某个类型可以用</w:t>
      </w:r>
      <w:r w:rsidRPr="00602802">
        <w:rPr>
          <w:rStyle w:val="HTML"/>
          <w:rFonts w:ascii="Consolas" w:hAnsi="Consolas" w:cs="Consolas"/>
          <w:bdr w:val="single" w:sz="6" w:space="0" w:color="DDDDDD" w:frame="1"/>
          <w:shd w:val="clear" w:color="auto" w:fill="FAFAFA"/>
        </w:rPr>
        <w:t>isinstance()</w:t>
      </w:r>
      <w:r w:rsidRPr="00602802">
        <w:rPr>
          <w:rFonts w:ascii="Helvetica" w:hAnsi="Helvetica" w:cs="Helvetica"/>
        </w:rPr>
        <w:t>判断：</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isinstance(a, list)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lastRenderedPageBreak/>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isinstance(c,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a</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b</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确实对应着</w:t>
      </w:r>
      <w:r w:rsidRPr="00602802">
        <w:rPr>
          <w:rStyle w:val="HTML"/>
          <w:rFonts w:ascii="Consolas" w:hAnsi="Consolas" w:cs="Consolas"/>
          <w:bdr w:val="single" w:sz="6" w:space="0" w:color="DDDDDD" w:frame="1"/>
          <w:shd w:val="clear" w:color="auto" w:fill="FAFAFA"/>
        </w:rPr>
        <w:t>list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这</w:t>
      </w:r>
      <w:r w:rsidRPr="00602802">
        <w:rPr>
          <w:rFonts w:ascii="Helvetica" w:hAnsi="Helvetica" w:cs="Helvetica"/>
        </w:rPr>
        <w:t>3</w:t>
      </w:r>
      <w:r w:rsidRPr="00602802">
        <w:rPr>
          <w:rFonts w:ascii="Helvetica" w:hAnsi="Helvetica" w:cs="Helvetica"/>
        </w:rPr>
        <w:t>种类型。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但是等等，试试：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isinstance(c,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不仅仅是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不过仔细想想，这是有道理的，因为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是从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继承下来的，当我们创建了一个</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时，我们认为</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的数据类型是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没错，但</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同时也是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也没错，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本来就是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的一种！</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所以，</w:t>
      </w:r>
      <w:r w:rsidRPr="004C1238">
        <w:rPr>
          <w:rFonts w:ascii="Helvetica" w:hAnsi="Helvetica" w:cs="Helvetica"/>
          <w:color w:val="70AD47" w:themeColor="accent6"/>
        </w:rPr>
        <w:t>在继承关系中，如果一个实例的数据类型是某个子类，那它的数据类型也可以被看做是父类。但是，反过来就不行</w:t>
      </w:r>
      <w:r w:rsidRPr="00602802">
        <w:rPr>
          <w:rFonts w:ascii="Helvetica" w:hAnsi="Helvetica" w:cs="Helvetica"/>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b =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False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可以看成</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，但</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不可以看成</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要理解多态的好处，我们还需要再编写一个函数，这个函数接受一个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类型的变量：</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def</w:t>
      </w:r>
      <w:r w:rsidRPr="00602802">
        <w:rPr>
          <w:rStyle w:val="function"/>
        </w:rPr>
        <w:t xml:space="preserve"> </w:t>
      </w:r>
      <w:r w:rsidRPr="00602802">
        <w:rPr>
          <w:rStyle w:val="5"/>
          <w:b/>
          <w:bCs/>
        </w:rPr>
        <w:t>run_twice</w:t>
      </w:r>
      <w:r w:rsidRPr="00602802">
        <w:rPr>
          <w:rStyle w:val="params"/>
        </w:rPr>
        <w:t>(animal)</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animal.run()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animal.run()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lastRenderedPageBreak/>
        <w:t xml:space="preserve">&gt;&gt;&gt; </w:t>
      </w:r>
      <w:r w:rsidRPr="00602802">
        <w:rPr>
          <w:rStyle w:val="HTML"/>
        </w:rPr>
        <w:t>run_twice(Animal())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看上去没啥意思，但是仔细想想，现在，如果我们再定义一个</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类型，也从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派生：</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Tortoise</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'Tortoise is running slowly...'</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当我们调用</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时，传入</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的实例：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run_twice(Tortoise())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你会发现，新增一个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的子类，不必对</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做任何修改，实际上，</w:t>
      </w:r>
      <w:r w:rsidRPr="009123D3">
        <w:rPr>
          <w:rFonts w:ascii="Helvetica" w:hAnsi="Helvetica" w:cs="Helvetica"/>
          <w:color w:val="70AD47" w:themeColor="accent6"/>
        </w:rPr>
        <w:t>任何依赖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作为参数的函数或者方法都可以不加修改地正常运行，原因就在于多态。</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lastRenderedPageBreak/>
        <w:t>多态的好处就是，当我们需要传入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时，我们只需要接收</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类型就可以了，因为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都是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类型，然后，按照</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类型进行操作即可。</w:t>
      </w:r>
      <w:r w:rsidRPr="009123D3">
        <w:rPr>
          <w:rFonts w:ascii="Helvetica" w:hAnsi="Helvetica" w:cs="Helvetica"/>
          <w:color w:val="70AD47" w:themeColor="accent6"/>
        </w:rPr>
        <w:t>由于</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类型有</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方法，因此，传入的任意类型，只要是</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类或者子类，就会自动调用实际类型的</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方法，这就是多态的意思</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对于一个变量，我们只需要知道它是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类型，无需确切地知道它的子类型，就可以放心地调用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方法，而具体调用的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方法是作用在</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对象上，由运行时该对象的确切类型决定，这就是多态真正的威力：调用方只管调用，不管细节，而当我们新增一种</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的子类时，只要确保</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方法编写正确，不用管原来的代码是如何调用的。这就是著名的</w:t>
      </w:r>
      <w:r w:rsidRPr="009123D3">
        <w:rPr>
          <w:rFonts w:ascii="Helvetica" w:hAnsi="Helvetica" w:cs="Helvetica"/>
          <w:color w:val="70AD47" w:themeColor="accent6"/>
        </w:rPr>
        <w:t>“</w:t>
      </w:r>
      <w:r w:rsidRPr="009123D3">
        <w:rPr>
          <w:rFonts w:ascii="Helvetica" w:hAnsi="Helvetica" w:cs="Helvetica"/>
          <w:color w:val="70AD47" w:themeColor="accent6"/>
        </w:rPr>
        <w:t>开闭</w:t>
      </w:r>
      <w:r w:rsidRPr="009123D3">
        <w:rPr>
          <w:rFonts w:ascii="Helvetica" w:hAnsi="Helvetica" w:cs="Helvetica"/>
          <w:color w:val="70AD47" w:themeColor="accent6"/>
        </w:rPr>
        <w:t>”</w:t>
      </w:r>
      <w:r w:rsidRPr="009123D3">
        <w:rPr>
          <w:rFonts w:ascii="Helvetica" w:hAnsi="Helvetica" w:cs="Helvetica"/>
          <w:color w:val="70AD47" w:themeColor="accent6"/>
        </w:rPr>
        <w:t>原则：</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t>对扩展开放：允许新增</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子类；</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t>对修改封闭：不需要修改依赖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类型的</w:t>
      </w:r>
      <w:r w:rsidRPr="009123D3">
        <w:rPr>
          <w:rStyle w:val="HTML"/>
          <w:rFonts w:ascii="Consolas" w:hAnsi="Consolas" w:cs="Consolas"/>
          <w:color w:val="70AD47" w:themeColor="accent6"/>
          <w:bdr w:val="single" w:sz="6" w:space="0" w:color="DDDDDD" w:frame="1"/>
          <w:shd w:val="clear" w:color="auto" w:fill="FAFAFA"/>
        </w:rPr>
        <w:t>run_twice()</w:t>
      </w:r>
      <w:r w:rsidRPr="009123D3">
        <w:rPr>
          <w:rFonts w:ascii="Helvetica" w:hAnsi="Helvetica" w:cs="Helvetica"/>
          <w:color w:val="70AD47" w:themeColor="accent6"/>
        </w:rPr>
        <w:t>等函数。</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继承还可以一级一级地继承下来，就好比从爷爷到爸爸、再到儿子这样的关系。</w:t>
      </w:r>
      <w:r w:rsidRPr="009123D3">
        <w:rPr>
          <w:rFonts w:ascii="Helvetica" w:hAnsi="Helvetica" w:cs="Helvetica"/>
          <w:color w:val="70AD47" w:themeColor="accent6"/>
        </w:rPr>
        <w:t>而任何类，最终都可以追溯到根类</w:t>
      </w:r>
      <w:r w:rsidRPr="009123D3">
        <w:rPr>
          <w:rFonts w:ascii="Helvetica" w:hAnsi="Helvetica" w:cs="Helvetica"/>
          <w:color w:val="70AD47" w:themeColor="accent6"/>
        </w:rPr>
        <w:t>object</w:t>
      </w:r>
      <w:r w:rsidRPr="009123D3">
        <w:rPr>
          <w:rFonts w:ascii="Helvetica" w:hAnsi="Helvetica" w:cs="Helvetica"/>
          <w:color w:val="70AD47" w:themeColor="accent6"/>
        </w:rPr>
        <w:t>，这些继承关系看上去就像一颗倒着的树</w:t>
      </w:r>
      <w:r w:rsidRPr="00602802">
        <w:rPr>
          <w:rFonts w:ascii="Helvetica" w:hAnsi="Helvetica" w:cs="Helvetica"/>
        </w:rPr>
        <w:t>。比如如下的继承树：</w:t>
      </w:r>
    </w:p>
    <w:p w:rsidR="00602802" w:rsidRPr="00602802" w:rsidRDefault="00602802" w:rsidP="009123D3">
      <w:pPr>
        <w:pStyle w:val="a5"/>
        <w:shd w:val="clear" w:color="auto" w:fill="FFFFFF"/>
        <w:spacing w:before="225" w:beforeAutospacing="0" w:after="225" w:afterAutospacing="0" w:line="300" w:lineRule="atLeast"/>
        <w:jc w:val="center"/>
        <w:rPr>
          <w:rFonts w:ascii="Helvetica" w:hAnsi="Helvetica" w:cs="Helvetica"/>
        </w:rPr>
      </w:pPr>
      <w:r w:rsidRPr="00602802">
        <w:rPr>
          <w:rFonts w:ascii="Helvetica" w:hAnsi="Helvetica" w:cs="Helvetica"/>
          <w:noProof/>
        </w:rPr>
        <w:drawing>
          <wp:inline distT="0" distB="0" distL="0" distR="0">
            <wp:extent cx="3435135" cy="2433100"/>
            <wp:effectExtent l="0" t="0" r="0" b="5715"/>
            <wp:docPr id="21" name="图片 21" descr="class-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nheritance"/>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8299" cy="2435341"/>
                    </a:xfrm>
                    <a:prstGeom prst="rect">
                      <a:avLst/>
                    </a:prstGeom>
                    <a:noFill/>
                    <a:ln>
                      <a:noFill/>
                    </a:ln>
                  </pic:spPr>
                </pic:pic>
              </a:graphicData>
            </a:graphic>
          </wp:inline>
        </w:drawing>
      </w:r>
    </w:p>
    <w:p w:rsidR="00602802" w:rsidRPr="00602802" w:rsidRDefault="00602802" w:rsidP="00E83F69">
      <w:pPr>
        <w:pStyle w:val="3"/>
        <w:shd w:val="clear" w:color="auto" w:fill="FFFFFF"/>
        <w:spacing w:before="375" w:after="225" w:line="360" w:lineRule="atLeast"/>
        <w:rPr>
          <w:rFonts w:ascii="Helvetica" w:hAnsi="Helvetica" w:cs="Helvetica"/>
          <w:b w:val="0"/>
          <w:bCs w:val="0"/>
          <w:sz w:val="24"/>
          <w:szCs w:val="24"/>
        </w:rPr>
      </w:pPr>
      <w:bookmarkStart w:id="118" w:name="_Toc454522351"/>
      <w:r w:rsidRPr="00602802">
        <w:rPr>
          <w:rFonts w:ascii="Helvetica" w:hAnsi="Helvetica" w:cs="Helvetica"/>
          <w:b w:val="0"/>
          <w:bCs w:val="0"/>
          <w:sz w:val="24"/>
          <w:szCs w:val="24"/>
        </w:rPr>
        <w:t>静态语言</w:t>
      </w:r>
      <w:r w:rsidRPr="00602802">
        <w:rPr>
          <w:rFonts w:ascii="Helvetica" w:hAnsi="Helvetica" w:cs="Helvetica"/>
          <w:b w:val="0"/>
          <w:bCs w:val="0"/>
          <w:sz w:val="24"/>
          <w:szCs w:val="24"/>
        </w:rPr>
        <w:t xml:space="preserve"> vs </w:t>
      </w:r>
      <w:r w:rsidRPr="00602802">
        <w:rPr>
          <w:rFonts w:ascii="Helvetica" w:hAnsi="Helvetica" w:cs="Helvetica"/>
          <w:b w:val="0"/>
          <w:bCs w:val="0"/>
          <w:sz w:val="24"/>
          <w:szCs w:val="24"/>
        </w:rPr>
        <w:t>动态语言</w:t>
      </w:r>
      <w:bookmarkEnd w:id="118"/>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对于静态语言（例如</w:t>
      </w:r>
      <w:r w:rsidRPr="00602802">
        <w:rPr>
          <w:rFonts w:ascii="Helvetica" w:hAnsi="Helvetica" w:cs="Helvetica"/>
        </w:rPr>
        <w:t>Java</w:t>
      </w:r>
      <w:r w:rsidRPr="00602802">
        <w:rPr>
          <w:rFonts w:ascii="Helvetica" w:hAnsi="Helvetica" w:cs="Helvetica"/>
        </w:rPr>
        <w:t>）来说，如果需要传入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类型，则传入的对象必须是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类型或者它的子类，否则，将无法调用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D75220"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对于</w:t>
      </w:r>
      <w:r w:rsidRPr="00D75220">
        <w:rPr>
          <w:rFonts w:ascii="Helvetica" w:hAnsi="Helvetica" w:cs="Helvetica"/>
          <w:color w:val="70AD47" w:themeColor="accent6"/>
        </w:rPr>
        <w:t>Python</w:t>
      </w:r>
      <w:r w:rsidRPr="00D75220">
        <w:rPr>
          <w:rFonts w:ascii="Helvetica" w:hAnsi="Helvetica" w:cs="Helvetica"/>
          <w:color w:val="70AD47" w:themeColor="accent6"/>
        </w:rPr>
        <w:t>这样的动态语言来说，则不一定需要传入</w:t>
      </w:r>
      <w:r w:rsidRPr="00D75220">
        <w:rPr>
          <w:rStyle w:val="HTML"/>
          <w:rFonts w:ascii="Consolas" w:hAnsi="Consolas" w:cs="Consolas"/>
          <w:color w:val="70AD47" w:themeColor="accent6"/>
          <w:bdr w:val="single" w:sz="6" w:space="0" w:color="DDDDDD" w:frame="1"/>
          <w:shd w:val="clear" w:color="auto" w:fill="FAFAFA"/>
        </w:rPr>
        <w:t>Animal</w:t>
      </w:r>
      <w:r w:rsidRPr="00D75220">
        <w:rPr>
          <w:rFonts w:ascii="Helvetica" w:hAnsi="Helvetica" w:cs="Helvetica"/>
          <w:color w:val="70AD47" w:themeColor="accent6"/>
        </w:rPr>
        <w:t>类型。我们只需要保证传入的对象有一个</w:t>
      </w:r>
      <w:r w:rsidRPr="00D75220">
        <w:rPr>
          <w:rStyle w:val="HTML"/>
          <w:rFonts w:ascii="Consolas" w:hAnsi="Consolas" w:cs="Consolas"/>
          <w:color w:val="70AD47" w:themeColor="accent6"/>
          <w:bdr w:val="single" w:sz="6" w:space="0" w:color="DDDDDD" w:frame="1"/>
          <w:shd w:val="clear" w:color="auto" w:fill="FAFAFA"/>
        </w:rPr>
        <w:t>run()</w:t>
      </w:r>
      <w:r w:rsidRPr="00D75220">
        <w:rPr>
          <w:rFonts w:ascii="Helvetica" w:hAnsi="Helvetica" w:cs="Helvetica"/>
          <w:color w:val="70AD47" w:themeColor="accent6"/>
        </w:rPr>
        <w:t>方法就可以了：</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Timer</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 xml:space="preserve">        print(</w:t>
      </w:r>
      <w:r w:rsidRPr="00602802">
        <w:rPr>
          <w:rStyle w:val="string"/>
        </w:rPr>
        <w:t>'Start...'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这就是动态语言的</w:t>
      </w:r>
      <w:r w:rsidRPr="00602802">
        <w:rPr>
          <w:rFonts w:ascii="Helvetica" w:hAnsi="Helvetica" w:cs="Helvetica"/>
        </w:rPr>
        <w:t>“</w:t>
      </w:r>
      <w:r w:rsidRPr="00D75220">
        <w:rPr>
          <w:rFonts w:ascii="Helvetica" w:hAnsi="Helvetica" w:cs="Helvetica"/>
          <w:color w:val="70AD47" w:themeColor="accent6"/>
        </w:rPr>
        <w:t>鸭子类型</w:t>
      </w:r>
      <w:r w:rsidRPr="00D75220">
        <w:rPr>
          <w:rFonts w:ascii="Helvetica" w:hAnsi="Helvetica" w:cs="Helvetica"/>
          <w:color w:val="70AD47" w:themeColor="accent6"/>
        </w:rPr>
        <w:t>”</w:t>
      </w:r>
      <w:r w:rsidRPr="00602802">
        <w:rPr>
          <w:rFonts w:ascii="Helvetica" w:hAnsi="Helvetica" w:cs="Helvetica"/>
        </w:rPr>
        <w:t>，它并不要求严格的继承体系，一个对象只要</w:t>
      </w:r>
      <w:r w:rsidRPr="00602802">
        <w:rPr>
          <w:rFonts w:ascii="Helvetica" w:hAnsi="Helvetica" w:cs="Helvetica"/>
        </w:rPr>
        <w:t>“</w:t>
      </w:r>
      <w:r w:rsidRPr="00602802">
        <w:rPr>
          <w:rFonts w:ascii="Helvetica" w:hAnsi="Helvetica" w:cs="Helvetica"/>
        </w:rPr>
        <w:t>看起来像鸭子，走起路来像鸭子</w:t>
      </w:r>
      <w:r w:rsidRPr="00602802">
        <w:rPr>
          <w:rFonts w:ascii="Helvetica" w:hAnsi="Helvetica" w:cs="Helvetica"/>
        </w:rPr>
        <w:t>”</w:t>
      </w:r>
      <w:r w:rsidRPr="00602802">
        <w:rPr>
          <w:rFonts w:ascii="Helvetica" w:hAnsi="Helvetica" w:cs="Helvetica"/>
        </w:rPr>
        <w:t>，那它就可以被看做是鸭子。</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Python</w:t>
      </w:r>
      <w:r w:rsidRPr="00602802">
        <w:rPr>
          <w:rFonts w:ascii="Helvetica" w:hAnsi="Helvetica" w:cs="Helvetica"/>
        </w:rPr>
        <w:t>的</w:t>
      </w:r>
      <w:r w:rsidRPr="00602802">
        <w:rPr>
          <w:rFonts w:ascii="Helvetica" w:hAnsi="Helvetica" w:cs="Helvetica"/>
        </w:rPr>
        <w:t>“file-like object“</w:t>
      </w:r>
      <w:r w:rsidRPr="00602802">
        <w:rPr>
          <w:rFonts w:ascii="Helvetica" w:hAnsi="Helvetica" w:cs="Helvetica"/>
        </w:rPr>
        <w:t>就是一种鸭子类型。对真正的文件对象，它有一个</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方法，返回其内容。但是，许多对象，只要有</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方法，都被视为</w:t>
      </w:r>
      <w:r w:rsidRPr="00602802">
        <w:rPr>
          <w:rFonts w:ascii="Helvetica" w:hAnsi="Helvetica" w:cs="Helvetica"/>
        </w:rPr>
        <w:t>“file-like object“</w:t>
      </w:r>
      <w:r w:rsidRPr="00602802">
        <w:rPr>
          <w:rFonts w:ascii="Helvetica" w:hAnsi="Helvetica" w:cs="Helvetica"/>
        </w:rPr>
        <w:t>。许多函数接收的参数就是</w:t>
      </w:r>
      <w:r w:rsidRPr="00602802">
        <w:rPr>
          <w:rFonts w:ascii="Helvetica" w:hAnsi="Helvetica" w:cs="Helvetica"/>
        </w:rPr>
        <w:t>“file-like object“</w:t>
      </w:r>
      <w:r w:rsidRPr="00602802">
        <w:rPr>
          <w:rFonts w:ascii="Helvetica" w:hAnsi="Helvetica" w:cs="Helvetica"/>
        </w:rPr>
        <w:t>，你不一定要传入真正的文件对象，完全可以传入任何实现了</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方法的对象。</w:t>
      </w:r>
    </w:p>
    <w:p w:rsidR="00602802" w:rsidRPr="00602802" w:rsidRDefault="00602802" w:rsidP="00E83F69">
      <w:pPr>
        <w:pStyle w:val="3"/>
        <w:shd w:val="clear" w:color="auto" w:fill="FFFFFF"/>
        <w:spacing w:before="375" w:after="225" w:line="360" w:lineRule="atLeast"/>
        <w:rPr>
          <w:rFonts w:ascii="Helvetica" w:hAnsi="Helvetica" w:cs="Helvetica"/>
          <w:b w:val="0"/>
          <w:bCs w:val="0"/>
          <w:sz w:val="24"/>
          <w:szCs w:val="24"/>
        </w:rPr>
      </w:pPr>
      <w:bookmarkStart w:id="119" w:name="_Toc454522352"/>
      <w:r w:rsidRPr="00602802">
        <w:rPr>
          <w:rFonts w:ascii="Helvetica" w:hAnsi="Helvetica" w:cs="Helvetica"/>
          <w:b w:val="0"/>
          <w:bCs w:val="0"/>
          <w:sz w:val="24"/>
          <w:szCs w:val="24"/>
        </w:rPr>
        <w:t>小结</w:t>
      </w:r>
      <w:bookmarkEnd w:id="119"/>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继承可以把父类的所有功能都直接拿过来，这样就不必重零做起，子类只需要新增自己特有的方法，也可以把父类不适合的方法覆盖重写。</w:t>
      </w:r>
    </w:p>
    <w:p w:rsidR="000D2856"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动态语言的鸭子类型特点决定了继承不像静态语言那样是必须的</w:t>
      </w:r>
      <w:r w:rsidR="008D0631">
        <w:rPr>
          <w:rFonts w:ascii="Helvetica" w:hAnsi="Helvetica" w:cs="Helvetica" w:hint="eastAsia"/>
          <w:color w:val="70AD47" w:themeColor="accent6"/>
        </w:rPr>
        <w:t>（只要需要传入的对象有特定的方法）</w:t>
      </w:r>
      <w:r w:rsidRPr="00D75220">
        <w:rPr>
          <w:rFonts w:ascii="Helvetica" w:hAnsi="Helvetica" w:cs="Helvetica"/>
          <w:color w:val="70AD47" w:themeColor="accent6"/>
        </w:rPr>
        <w:t>。</w:t>
      </w:r>
    </w:p>
    <w:p w:rsidR="00AC2372" w:rsidRPr="00B64342" w:rsidRDefault="001505F8" w:rsidP="00602802">
      <w:pPr>
        <w:pStyle w:val="a5"/>
        <w:shd w:val="clear" w:color="auto" w:fill="FFFFFF"/>
        <w:spacing w:before="225" w:beforeAutospacing="0" w:after="225" w:afterAutospacing="0" w:line="300" w:lineRule="atLeast"/>
        <w:rPr>
          <w:rFonts w:ascii="Helvetica" w:hAnsi="Helvetica" w:cs="Helvetica"/>
        </w:rPr>
      </w:pPr>
      <w:r w:rsidRPr="00B64342">
        <w:rPr>
          <w:rFonts w:ascii="Helvetica" w:hAnsi="Helvetica" w:cs="Helvetica"/>
        </w:rPr>
        <w:t>多态</w:t>
      </w:r>
      <w:r w:rsidRPr="00B64342">
        <w:rPr>
          <w:rFonts w:ascii="Helvetica" w:hAnsi="Helvetica" w:cs="Helvetica" w:hint="eastAsia"/>
        </w:rPr>
        <w:t>：</w:t>
      </w:r>
    </w:p>
    <w:p w:rsidR="001505F8" w:rsidRDefault="00CC0581" w:rsidP="00602802">
      <w:pPr>
        <w:pStyle w:val="a5"/>
        <w:shd w:val="clear" w:color="auto" w:fill="FFFFFF"/>
        <w:spacing w:before="225" w:beforeAutospacing="0" w:after="225" w:afterAutospacing="0" w:line="300" w:lineRule="atLeast"/>
        <w:rPr>
          <w:rFonts w:ascii="Helvetica" w:hAnsi="Helvetica" w:cs="Helvetica"/>
          <w:color w:val="70AD47" w:themeColor="accent6"/>
        </w:rPr>
      </w:pPr>
      <w:hyperlink r:id="rId55" w:history="1">
        <w:r w:rsidR="00A6217F" w:rsidRPr="000C5700">
          <w:rPr>
            <w:rStyle w:val="a6"/>
            <w:rFonts w:ascii="Helvetica" w:hAnsi="Helvetica" w:cs="Helvetica"/>
          </w:rPr>
          <w:t>http://zhidao.baidu.com/link?url=7kvLCjR4hR4kD7FT6rHIuFikdzi71tgQhgwt5CIRzSfFk0ynw-Jtu6JKV8p2vhkb8nQzz3VoenKkNYwQh9jbHa</w:t>
        </w:r>
      </w:hyperlink>
    </w:p>
    <w:p w:rsidR="00A6217F" w:rsidRDefault="00A6217F" w:rsidP="00602802">
      <w:pPr>
        <w:pStyle w:val="a5"/>
        <w:shd w:val="clear" w:color="auto" w:fill="FFFFFF"/>
        <w:spacing w:before="225" w:beforeAutospacing="0" w:after="225" w:afterAutospacing="0" w:line="300" w:lineRule="atLeast"/>
        <w:rPr>
          <w:rFonts w:ascii="Helvetica" w:hAnsi="Helvetica" w:cs="Helvetica"/>
          <w:color w:val="70AD47" w:themeColor="accent6"/>
        </w:rPr>
      </w:pPr>
    </w:p>
    <w:p w:rsidR="00AC2372" w:rsidRPr="00AC2372" w:rsidRDefault="00AC2372" w:rsidP="00E83F69">
      <w:pPr>
        <w:pStyle w:val="2"/>
        <w:rPr>
          <w:sz w:val="24"/>
        </w:rPr>
      </w:pPr>
      <w:bookmarkStart w:id="120" w:name="_Toc454522353"/>
      <w:r w:rsidRPr="00AC2372">
        <w:rPr>
          <w:rFonts w:hint="eastAsia"/>
          <w:sz w:val="24"/>
        </w:rPr>
        <w:t>第</w:t>
      </w:r>
      <w:r w:rsidRPr="00AC2372">
        <w:rPr>
          <w:rFonts w:hint="eastAsia"/>
          <w:sz w:val="24"/>
        </w:rPr>
        <w:t>35</w:t>
      </w:r>
      <w:r w:rsidRPr="00AC2372">
        <w:rPr>
          <w:rFonts w:hint="eastAsia"/>
          <w:sz w:val="24"/>
        </w:rPr>
        <w:t>课</w:t>
      </w:r>
      <w:r w:rsidRPr="00AC2372">
        <w:rPr>
          <w:rFonts w:hint="eastAsia"/>
          <w:sz w:val="24"/>
        </w:rPr>
        <w:t xml:space="preserve"> </w:t>
      </w:r>
      <w:r w:rsidRPr="00AC2372">
        <w:rPr>
          <w:sz w:val="24"/>
        </w:rPr>
        <w:t xml:space="preserve"> </w:t>
      </w:r>
      <w:r w:rsidRPr="00AC2372">
        <w:rPr>
          <w:sz w:val="24"/>
        </w:rPr>
        <w:t>获取对象信息</w:t>
      </w:r>
      <w:bookmarkEnd w:id="120"/>
    </w:p>
    <w:p w:rsidR="00AC2372" w:rsidRPr="00AC2372" w:rsidRDefault="00AC2372" w:rsidP="00AC2372">
      <w:pPr>
        <w:pStyle w:val="a5"/>
        <w:shd w:val="clear" w:color="auto" w:fill="FFFFFF"/>
        <w:spacing w:before="0" w:beforeAutospacing="0" w:after="225" w:afterAutospacing="0" w:line="300" w:lineRule="atLeast"/>
        <w:rPr>
          <w:rFonts w:ascii="Helvetica" w:hAnsi="Helvetica"/>
        </w:rPr>
      </w:pPr>
      <w:r w:rsidRPr="00AC2372">
        <w:rPr>
          <w:rFonts w:ascii="Helvetica" w:hAnsi="Helvetica"/>
        </w:rPr>
        <w:t>当我们拿到一个对象的引用时，如何知道这个对象是什么类型、有哪些方法呢？</w:t>
      </w:r>
    </w:p>
    <w:p w:rsidR="00AC2372" w:rsidRPr="00AC2372" w:rsidRDefault="00AC2372" w:rsidP="00E83F69">
      <w:pPr>
        <w:pStyle w:val="3"/>
        <w:shd w:val="clear" w:color="auto" w:fill="FFFFFF"/>
        <w:spacing w:before="375" w:after="225" w:line="360" w:lineRule="atLeast"/>
        <w:rPr>
          <w:rFonts w:ascii="Helvetica" w:hAnsi="Helvetica"/>
          <w:b w:val="0"/>
          <w:bCs w:val="0"/>
          <w:sz w:val="24"/>
          <w:szCs w:val="24"/>
        </w:rPr>
      </w:pPr>
      <w:bookmarkStart w:id="121" w:name="_Toc454522354"/>
      <w:r w:rsidRPr="00AC2372">
        <w:rPr>
          <w:rFonts w:ascii="Helvetica" w:hAnsi="Helvetica"/>
          <w:b w:val="0"/>
          <w:bCs w:val="0"/>
          <w:sz w:val="24"/>
          <w:szCs w:val="24"/>
        </w:rPr>
        <w:t>使用</w:t>
      </w:r>
      <w:r w:rsidRPr="00AC2372">
        <w:rPr>
          <w:rFonts w:ascii="Helvetica" w:hAnsi="Helvetica"/>
          <w:b w:val="0"/>
          <w:bCs w:val="0"/>
          <w:sz w:val="24"/>
          <w:szCs w:val="24"/>
        </w:rPr>
        <w:t>type()</w:t>
      </w:r>
      <w:bookmarkEnd w:id="121"/>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首先，</w:t>
      </w:r>
      <w:r w:rsidRPr="00CF3A0A">
        <w:rPr>
          <w:rFonts w:ascii="Helvetica" w:hAnsi="Helvetica"/>
          <w:color w:val="70AD47" w:themeColor="accent6"/>
        </w:rPr>
        <w:t>我们来判断对象类型，使用</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基本类型都可以用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int</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str</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class</w:t>
      </w:r>
      <w:r w:rsidRPr="00AC2372">
        <w:rPr>
          <w:rStyle w:val="class"/>
          <w:b/>
          <w:bCs/>
        </w:rPr>
        <w:t xml:space="preserve"> '</w:t>
      </w:r>
      <w:r w:rsidRPr="00AC2372">
        <w:rPr>
          <w:rStyle w:val="6"/>
          <w:b/>
          <w:bCs/>
        </w:rPr>
        <w:t>str</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None</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lastRenderedPageBreak/>
        <w:t>&lt;</w:t>
      </w:r>
      <w:r w:rsidRPr="00AC2372">
        <w:rPr>
          <w:rStyle w:val="6"/>
          <w:b/>
          <w:bCs/>
        </w:rPr>
        <w:t>type</w:t>
      </w:r>
      <w:r w:rsidRPr="00AC2372">
        <w:rPr>
          <w:rStyle w:val="class"/>
          <w:b/>
          <w:bCs/>
        </w:rPr>
        <w:t>(</w:t>
      </w:r>
      <w:r w:rsidRPr="00AC2372">
        <w:rPr>
          <w:rStyle w:val="6"/>
          <w:b/>
          <w:bCs/>
        </w:rPr>
        <w:t>None</w:t>
      </w:r>
      <w:r w:rsidRPr="00AC2372">
        <w:rPr>
          <w:rStyle w:val="class"/>
          <w:b/>
          <w:bCs/>
        </w:rPr>
        <w:t>) '</w:t>
      </w:r>
      <w:r w:rsidRPr="00AC2372">
        <w:rPr>
          <w:rStyle w:val="6"/>
          <w:b/>
          <w:bCs/>
        </w:rPr>
        <w:t>NoneType</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如果一个变量指向函数或者类，也可以用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type(abs)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builtin_function_or_method</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a</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class</w:t>
      </w:r>
      <w:r w:rsidRPr="00AC2372">
        <w:rPr>
          <w:rStyle w:val="class"/>
          <w:b/>
          <w:bCs/>
        </w:rPr>
        <w:t xml:space="preserve"> '</w:t>
      </w:r>
      <w:r w:rsidRPr="00AC2372">
        <w:rPr>
          <w:rStyle w:val="6"/>
          <w:b/>
          <w:bCs/>
        </w:rPr>
        <w:t>__main__</w:t>
      </w:r>
      <w:r w:rsidRPr="00AC2372">
        <w:rPr>
          <w:rStyle w:val="class"/>
          <w:b/>
          <w:bCs/>
        </w:rPr>
        <w:t>.</w:t>
      </w:r>
      <w:r w:rsidRPr="00AC2372">
        <w:rPr>
          <w:rStyle w:val="6"/>
          <w:b/>
          <w:bCs/>
        </w:rPr>
        <w:t>Animal</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函数返回的是什么类型呢？它返回对应的</w:t>
      </w:r>
      <w:r w:rsidRPr="00CF3A0A">
        <w:rPr>
          <w:rFonts w:ascii="Helvetica" w:hAnsi="Helvetica"/>
          <w:color w:val="70AD47" w:themeColor="accent6"/>
        </w:rPr>
        <w:t>Class</w:t>
      </w:r>
      <w:r w:rsidRPr="00CF3A0A">
        <w:rPr>
          <w:rFonts w:ascii="Helvetica" w:hAnsi="Helvetica"/>
          <w:color w:val="70AD47" w:themeColor="accent6"/>
        </w:rPr>
        <w:t>类型</w:t>
      </w:r>
      <w:r w:rsidRPr="00AC2372">
        <w:rPr>
          <w:rFonts w:ascii="Helvetica" w:hAnsi="Helvetica"/>
        </w:rPr>
        <w:t>。如果我们要在</w:t>
      </w:r>
      <w:r w:rsidRPr="00AC2372">
        <w:rPr>
          <w:rStyle w:val="HTML"/>
          <w:rFonts w:ascii="Consolas" w:hAnsi="Consolas" w:cs="Consolas"/>
          <w:bdr w:val="single" w:sz="6" w:space="0" w:color="DDDDDD" w:frame="1"/>
          <w:shd w:val="clear" w:color="auto" w:fill="FAFAFA"/>
        </w:rPr>
        <w:t>if</w:t>
      </w:r>
      <w:r w:rsidRPr="00AC2372">
        <w:rPr>
          <w:rFonts w:ascii="Helvetica" w:hAnsi="Helvetica"/>
        </w:rPr>
        <w:t>语句中判断，就需要比较两个变量的</w:t>
      </w:r>
      <w:r w:rsidRPr="00AC2372">
        <w:rPr>
          <w:rFonts w:ascii="Helvetica" w:hAnsi="Helvetica"/>
        </w:rPr>
        <w:t>type</w:t>
      </w:r>
      <w:r w:rsidRPr="00AC2372">
        <w:rPr>
          <w:rFonts w:ascii="Helvetica" w:hAnsi="Helvetica"/>
        </w:rPr>
        <w:t>类型是否相同：</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)==type(</w:t>
      </w:r>
      <w:r w:rsidRPr="00AC2372">
        <w:rPr>
          <w:rStyle w:val="number"/>
        </w:rPr>
        <w:t>456</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string"/>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判断基本数据类型可以直接写</w:t>
      </w:r>
      <w:r w:rsidRPr="00AC2372">
        <w:rPr>
          <w:rStyle w:val="HTML"/>
          <w:rFonts w:ascii="Consolas" w:hAnsi="Consolas" w:cs="Consolas"/>
          <w:bdr w:val="single" w:sz="6" w:space="0" w:color="DDDDDD" w:frame="1"/>
          <w:shd w:val="clear" w:color="auto" w:fill="FAFAFA"/>
        </w:rPr>
        <w:t>int</w:t>
      </w:r>
      <w:r w:rsidRPr="00AC2372">
        <w:rPr>
          <w:rFonts w:ascii="Helvetica" w:hAnsi="Helvetica"/>
        </w:rPr>
        <w:t>，</w:t>
      </w:r>
      <w:r w:rsidRPr="00AC2372">
        <w:rPr>
          <w:rStyle w:val="HTML"/>
          <w:rFonts w:ascii="Consolas" w:hAnsi="Consolas" w:cs="Consolas"/>
          <w:bdr w:val="single" w:sz="6" w:space="0" w:color="DDDDDD" w:frame="1"/>
          <w:shd w:val="clear" w:color="auto" w:fill="FAFAFA"/>
        </w:rPr>
        <w:t>str</w:t>
      </w:r>
      <w:r w:rsidRPr="00AC2372">
        <w:rPr>
          <w:rFonts w:ascii="Helvetica" w:hAnsi="Helvetica"/>
        </w:rPr>
        <w:t>等，但如果要判断一个对象是否是函数怎么办？可以使用</w:t>
      </w:r>
      <w:r w:rsidRPr="00CF3A0A">
        <w:rPr>
          <w:rStyle w:val="HTML"/>
          <w:rFonts w:ascii="Consolas" w:hAnsi="Consolas" w:cs="Consolas"/>
          <w:color w:val="70AD47" w:themeColor="accent6"/>
          <w:bdr w:val="single" w:sz="6" w:space="0" w:color="DDDDDD" w:frame="1"/>
          <w:shd w:val="clear" w:color="auto" w:fill="FAFAFA"/>
        </w:rPr>
        <w:t>types</w:t>
      </w:r>
      <w:r w:rsidRPr="00CF3A0A">
        <w:rPr>
          <w:rFonts w:ascii="Helvetica" w:hAnsi="Helvetica"/>
          <w:color w:val="70AD47" w:themeColor="accent6"/>
        </w:rPr>
        <w:t>模块中定义的常量</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import</w:t>
      </w:r>
      <w:r w:rsidRPr="00AC2372">
        <w:rPr>
          <w:rStyle w:val="HTML"/>
        </w:rPr>
        <w:t xml:space="preserve"> types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def</w:t>
      </w:r>
      <w:r w:rsidRPr="00AC2372">
        <w:rPr>
          <w:rStyle w:val="function"/>
        </w:rPr>
        <w:t xml:space="preserve"> </w:t>
      </w:r>
      <w:r w:rsidRPr="00AC2372">
        <w:rPr>
          <w:rStyle w:val="6"/>
          <w:b/>
          <w:bCs/>
        </w:rPr>
        <w:t>fn</w:t>
      </w:r>
      <w:r w:rsidRPr="00AC2372">
        <w:rPr>
          <w:rStyle w:val="params"/>
        </w:rPr>
        <w:t>()</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pass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type(fn)==types.FunctionType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type(abs)==types.BuiltinFunctionType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keyword"/>
          <w:b/>
          <w:bCs/>
        </w:rPr>
        <w:t>lambda</w:t>
      </w:r>
      <w:r w:rsidRPr="00AC2372">
        <w:rPr>
          <w:rStyle w:val="HTML"/>
        </w:rPr>
        <w:t xml:space="preserve"> x: x)==types.LambdaType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type((x </w:t>
      </w:r>
      <w:r w:rsidRPr="00AC2372">
        <w:rPr>
          <w:rStyle w:val="keyword"/>
          <w:b/>
          <w:bCs/>
        </w:rPr>
        <w:t>for</w:t>
      </w:r>
      <w:r w:rsidRPr="00AC2372">
        <w:rPr>
          <w:rStyle w:val="HTML"/>
        </w:rPr>
        <w:t xml:space="preserve"> x </w:t>
      </w:r>
      <w:r w:rsidRPr="00AC2372">
        <w:rPr>
          <w:rStyle w:val="keyword"/>
          <w:b/>
          <w:bCs/>
        </w:rPr>
        <w:t>in</w:t>
      </w:r>
      <w:r w:rsidRPr="00AC2372">
        <w:rPr>
          <w:rStyle w:val="HTML"/>
        </w:rPr>
        <w:t xml:space="preserve"> range(</w:t>
      </w:r>
      <w:r w:rsidRPr="00AC2372">
        <w:rPr>
          <w:rStyle w:val="number"/>
        </w:rPr>
        <w:t>10</w:t>
      </w:r>
      <w:r w:rsidRPr="00AC2372">
        <w:rPr>
          <w:rStyle w:val="HTML"/>
        </w:rPr>
        <w:t>)))==types.GeneratorType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E83F69">
      <w:pPr>
        <w:pStyle w:val="3"/>
        <w:shd w:val="clear" w:color="auto" w:fill="FFFFFF"/>
        <w:spacing w:before="375" w:after="225" w:line="360" w:lineRule="atLeast"/>
        <w:rPr>
          <w:rFonts w:ascii="Helvetica" w:hAnsi="Helvetica"/>
          <w:b w:val="0"/>
          <w:bCs w:val="0"/>
          <w:sz w:val="24"/>
          <w:szCs w:val="24"/>
        </w:rPr>
      </w:pPr>
      <w:bookmarkStart w:id="122" w:name="_Toc454522355"/>
      <w:r w:rsidRPr="00AC2372">
        <w:rPr>
          <w:rFonts w:ascii="Helvetica" w:hAnsi="Helvetica"/>
          <w:b w:val="0"/>
          <w:bCs w:val="0"/>
          <w:sz w:val="24"/>
          <w:szCs w:val="24"/>
        </w:rPr>
        <w:t>使用</w:t>
      </w:r>
      <w:r w:rsidRPr="00AC2372">
        <w:rPr>
          <w:rFonts w:ascii="Helvetica" w:hAnsi="Helvetica"/>
          <w:b w:val="0"/>
          <w:bCs w:val="0"/>
          <w:sz w:val="24"/>
          <w:szCs w:val="24"/>
        </w:rPr>
        <w:t>isinstance()</w:t>
      </w:r>
      <w:bookmarkEnd w:id="122"/>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对于</w:t>
      </w:r>
      <w:r w:rsidRPr="00AC2372">
        <w:rPr>
          <w:rFonts w:ascii="Helvetica" w:hAnsi="Helvetica"/>
        </w:rPr>
        <w:t>class</w:t>
      </w:r>
      <w:r w:rsidRPr="00AC2372">
        <w:rPr>
          <w:rFonts w:ascii="Helvetica" w:hAnsi="Helvetica"/>
        </w:rPr>
        <w:t>的继承关系来说，使用</w:t>
      </w:r>
      <w:r w:rsidRPr="00AC2372">
        <w:rPr>
          <w:rStyle w:val="HTML"/>
          <w:rFonts w:ascii="Consolas" w:hAnsi="Consolas" w:cs="Consolas"/>
          <w:bdr w:val="single" w:sz="6" w:space="0" w:color="DDDDDD" w:frame="1"/>
          <w:shd w:val="clear" w:color="auto" w:fill="FAFAFA"/>
        </w:rPr>
        <w:t>type()</w:t>
      </w:r>
      <w:r w:rsidRPr="00AC2372">
        <w:rPr>
          <w:rFonts w:ascii="Helvetica" w:hAnsi="Helvetica"/>
        </w:rPr>
        <w:t>就很不方便。我们要判断</w:t>
      </w:r>
      <w:r w:rsidRPr="00AC2372">
        <w:rPr>
          <w:rFonts w:ascii="Helvetica" w:hAnsi="Helvetica"/>
        </w:rPr>
        <w:t>class</w:t>
      </w:r>
      <w:r w:rsidRPr="00AC2372">
        <w:rPr>
          <w:rFonts w:ascii="Helvetica" w:hAnsi="Helvetica"/>
        </w:rPr>
        <w:t>的类型，可以使用</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函数。</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我们回顾上次的例子，如果继承关系是：</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object -&gt; Animal -&gt; Dog -&gt;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那么，</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就可以告诉我们，一个对象是否是某种类型。先创建</w:t>
      </w:r>
      <w:r w:rsidRPr="00AC2372">
        <w:rPr>
          <w:rFonts w:ascii="Helvetica" w:hAnsi="Helvetica"/>
        </w:rPr>
        <w:t>3</w:t>
      </w:r>
      <w:r w:rsidRPr="00AC2372">
        <w:rPr>
          <w:rFonts w:ascii="Helvetica" w:hAnsi="Helvetica"/>
        </w:rPr>
        <w:t>种类型的对象：</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a =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 =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h =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然后，判断：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没有问题，因为</w:t>
      </w:r>
      <w:r w:rsidRPr="00AC2372">
        <w:rPr>
          <w:rStyle w:val="HTML"/>
          <w:rFonts w:ascii="Consolas" w:hAnsi="Consolas" w:cs="Consolas"/>
          <w:bdr w:val="single" w:sz="6" w:space="0" w:color="DDDDDD" w:frame="1"/>
          <w:shd w:val="clear" w:color="auto" w:fill="FAFAFA"/>
        </w:rPr>
        <w:t>h</w:t>
      </w:r>
      <w:r w:rsidRPr="00AC2372">
        <w:rPr>
          <w:rFonts w:ascii="Helvetica" w:hAnsi="Helvetica"/>
        </w:rPr>
        <w:t>变量指向的就是</w:t>
      </w:r>
      <w:r w:rsidRPr="00AC2372">
        <w:rPr>
          <w:rFonts w:ascii="Helvetica" w:hAnsi="Helvetica"/>
        </w:rPr>
        <w:t>Husky</w:t>
      </w:r>
      <w:r w:rsidRPr="00AC2372">
        <w:rPr>
          <w:rFonts w:ascii="Helvetica" w:hAnsi="Helvetica"/>
        </w:rPr>
        <w:t>对象。</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再判断：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isinstance(h,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Style w:val="HTML"/>
          <w:rFonts w:ascii="Consolas" w:hAnsi="Consolas" w:cs="Consolas"/>
          <w:bdr w:val="single" w:sz="6" w:space="0" w:color="DDDDDD" w:frame="1"/>
          <w:shd w:val="clear" w:color="auto" w:fill="FAFAFA"/>
        </w:rPr>
        <w:t>h</w:t>
      </w:r>
      <w:r w:rsidRPr="00AC2372">
        <w:rPr>
          <w:rFonts w:ascii="Helvetica" w:hAnsi="Helvetica"/>
        </w:rPr>
        <w:t>虽然自身是</w:t>
      </w:r>
      <w:r w:rsidRPr="00AC2372">
        <w:rPr>
          <w:rFonts w:ascii="Helvetica" w:hAnsi="Helvetica"/>
        </w:rPr>
        <w:t>Husky</w:t>
      </w:r>
      <w:r w:rsidRPr="00AC2372">
        <w:rPr>
          <w:rFonts w:ascii="Helvetica" w:hAnsi="Helvetica"/>
        </w:rPr>
        <w:t>类型，但由于</w:t>
      </w:r>
      <w:r w:rsidRPr="00AC2372">
        <w:rPr>
          <w:rFonts w:ascii="Helvetica" w:hAnsi="Helvetica"/>
        </w:rPr>
        <w:t>Husky</w:t>
      </w:r>
      <w:r w:rsidRPr="00AC2372">
        <w:rPr>
          <w:rFonts w:ascii="Helvetica" w:hAnsi="Helvetica"/>
        </w:rPr>
        <w:t>是从</w:t>
      </w:r>
      <w:r w:rsidRPr="00AC2372">
        <w:rPr>
          <w:rFonts w:ascii="Helvetica" w:hAnsi="Helvetica"/>
        </w:rPr>
        <w:t>Dog</w:t>
      </w:r>
      <w:r w:rsidRPr="00AC2372">
        <w:rPr>
          <w:rFonts w:ascii="Helvetica" w:hAnsi="Helvetica"/>
        </w:rPr>
        <w:t>继承下来的，所以，</w:t>
      </w:r>
      <w:r w:rsidRPr="00AC2372">
        <w:rPr>
          <w:rStyle w:val="HTML"/>
          <w:rFonts w:ascii="Consolas" w:hAnsi="Consolas" w:cs="Consolas"/>
          <w:bdr w:val="single" w:sz="6" w:space="0" w:color="DDDDDD" w:frame="1"/>
          <w:shd w:val="clear" w:color="auto" w:fill="FAFAFA"/>
        </w:rPr>
        <w:t>h</w:t>
      </w:r>
      <w:r w:rsidRPr="00AC2372">
        <w:rPr>
          <w:rFonts w:ascii="Helvetica" w:hAnsi="Helvetica"/>
        </w:rPr>
        <w:t>也还是</w:t>
      </w:r>
      <w:r w:rsidRPr="00AC2372">
        <w:rPr>
          <w:rFonts w:ascii="Helvetica" w:hAnsi="Helvetica"/>
        </w:rPr>
        <w:t>Dog</w:t>
      </w:r>
      <w:r w:rsidRPr="00AC2372">
        <w:rPr>
          <w:rFonts w:ascii="Helvetica" w:hAnsi="Helvetica"/>
        </w:rPr>
        <w:t>类型。换句话说，</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判断的是一个对象是否是该类型本身，或者位于该类型的父继承链上</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因此，我们可以确信，</w:t>
      </w:r>
      <w:r w:rsidRPr="00AC2372">
        <w:rPr>
          <w:rStyle w:val="HTML"/>
          <w:rFonts w:ascii="Consolas" w:hAnsi="Consolas" w:cs="Consolas"/>
          <w:bdr w:val="single" w:sz="6" w:space="0" w:color="DDDDDD" w:frame="1"/>
          <w:shd w:val="clear" w:color="auto" w:fill="FAFAFA"/>
        </w:rPr>
        <w:t>h</w:t>
      </w:r>
      <w:r w:rsidRPr="00AC2372">
        <w:rPr>
          <w:rFonts w:ascii="Helvetica" w:hAnsi="Helvetica"/>
        </w:rPr>
        <w:t>还是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同理，实际类型是</w:t>
      </w:r>
      <w:r w:rsidRPr="00AC2372">
        <w:rPr>
          <w:rFonts w:ascii="Helvetica" w:hAnsi="Helvetica"/>
        </w:rPr>
        <w:t>Dog</w:t>
      </w:r>
      <w:r w:rsidRPr="00AC2372">
        <w:rPr>
          <w:rFonts w:ascii="Helvetica" w:hAnsi="Helvetica"/>
        </w:rPr>
        <w:t>的</w:t>
      </w:r>
      <w:r w:rsidRPr="00AC2372">
        <w:rPr>
          <w:rStyle w:val="HTML"/>
          <w:rFonts w:ascii="Consolas" w:hAnsi="Consolas" w:cs="Consolas"/>
          <w:bdr w:val="single" w:sz="6" w:space="0" w:color="DDDDDD" w:frame="1"/>
          <w:shd w:val="clear" w:color="auto" w:fill="FAFAFA"/>
        </w:rPr>
        <w:t>d</w:t>
      </w:r>
      <w:r w:rsidRPr="00AC2372">
        <w:rPr>
          <w:rFonts w:ascii="Helvetica" w:hAnsi="Helvetica"/>
        </w:rPr>
        <w:t>也是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isinstance(d, Dog) </w:t>
      </w:r>
      <w:r w:rsidRPr="00AC2372">
        <w:rPr>
          <w:rStyle w:val="keyword"/>
          <w:b/>
          <w:bCs/>
        </w:rPr>
        <w:t>and</w:t>
      </w:r>
      <w:r w:rsidRPr="00AC2372">
        <w:rPr>
          <w:rStyle w:val="HTML"/>
        </w:rPr>
        <w:t xml:space="preserve"> isinstance(d,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AC2372">
        <w:rPr>
          <w:rStyle w:val="HTML"/>
          <w:rFonts w:ascii="Consolas" w:hAnsi="Consolas" w:cs="Consolas"/>
          <w:bdr w:val="single" w:sz="6" w:space="0" w:color="DDDDDD" w:frame="1"/>
          <w:shd w:val="clear" w:color="auto" w:fill="FAFAFA"/>
        </w:rPr>
        <w:t>d</w:t>
      </w:r>
      <w:r w:rsidRPr="00AC2372">
        <w:rPr>
          <w:rFonts w:ascii="Helvetica" w:hAnsi="Helvetica"/>
        </w:rPr>
        <w:t>不是</w:t>
      </w:r>
      <w:r w:rsidRPr="00AC2372">
        <w:rPr>
          <w:rFonts w:ascii="Helvetica" w:hAnsi="Helvetica"/>
        </w:rPr>
        <w:t>Husky</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isinstance(d,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能用</w:t>
      </w:r>
      <w:r w:rsidRPr="00D67E91">
        <w:rPr>
          <w:rStyle w:val="HTML"/>
          <w:rFonts w:ascii="Consolas" w:hAnsi="Consolas" w:cs="Consolas"/>
          <w:color w:val="70AD47" w:themeColor="accent6"/>
          <w:bdr w:val="single" w:sz="6" w:space="0" w:color="DDDDDD" w:frame="1"/>
          <w:shd w:val="clear" w:color="auto" w:fill="FAFAFA"/>
        </w:rPr>
        <w:t>type()</w:t>
      </w:r>
      <w:r w:rsidRPr="00D67E91">
        <w:rPr>
          <w:rFonts w:ascii="Helvetica" w:hAnsi="Helvetica"/>
          <w:color w:val="70AD47" w:themeColor="accent6"/>
        </w:rPr>
        <w:t>判断的基本类型也可以用</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'a'</w:t>
      </w:r>
      <w:r w:rsidRPr="00AC2372">
        <w:rPr>
          <w:rStyle w:val="HTML"/>
        </w:rPr>
        <w:t>, 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number"/>
        </w:rPr>
        <w:t>123</w:t>
      </w:r>
      <w:r w:rsidRPr="00AC2372">
        <w:rPr>
          <w:rStyle w:val="HTML"/>
        </w:rPr>
        <w:t>, 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b'a'</w:t>
      </w:r>
      <w:r w:rsidRPr="00AC2372">
        <w:rPr>
          <w:rStyle w:val="HTML"/>
        </w:rPr>
        <w:t>, bytes)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并且还可以判断一个变量是否是某些类型中的一种</w:t>
      </w:r>
      <w:r w:rsidRPr="00AC2372">
        <w:rPr>
          <w:rFonts w:ascii="Helvetica" w:hAnsi="Helvetica"/>
        </w:rPr>
        <w:t>，比如下面的代码就可以判断是否是</w:t>
      </w:r>
      <w:r w:rsidRPr="00AC2372">
        <w:rPr>
          <w:rFonts w:ascii="Helvetica" w:hAnsi="Helvetica"/>
        </w:rPr>
        <w:t>list</w:t>
      </w:r>
      <w:r w:rsidRPr="00AC2372">
        <w:rPr>
          <w:rFonts w:ascii="Helvetica" w:hAnsi="Helvetica"/>
        </w:rPr>
        <w:t>或者</w:t>
      </w:r>
      <w:r w:rsidRPr="00AC2372">
        <w:rPr>
          <w:rFonts w:ascii="Helvetica" w:hAnsi="Helvetica"/>
        </w:rPr>
        <w:t>tuple</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keyword"/>
          <w:b/>
          <w:bCs/>
        </w:rPr>
        <w:lastRenderedPageBreak/>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keyword"/>
          <w:b/>
          <w:bCs/>
        </w:rPr>
        <w:t>True</w:t>
      </w:r>
    </w:p>
    <w:p w:rsidR="00AC2372" w:rsidRPr="00AC2372" w:rsidRDefault="00AC2372" w:rsidP="00E83F69">
      <w:pPr>
        <w:pStyle w:val="3"/>
        <w:shd w:val="clear" w:color="auto" w:fill="FFFFFF"/>
        <w:spacing w:before="375" w:after="225" w:line="360" w:lineRule="atLeast"/>
        <w:rPr>
          <w:rFonts w:ascii="Helvetica" w:hAnsi="Helvetica"/>
          <w:b w:val="0"/>
          <w:bCs w:val="0"/>
          <w:sz w:val="24"/>
          <w:szCs w:val="24"/>
        </w:rPr>
      </w:pPr>
      <w:bookmarkStart w:id="123" w:name="_Toc454522356"/>
      <w:r w:rsidRPr="00AC2372">
        <w:rPr>
          <w:rFonts w:ascii="Helvetica" w:hAnsi="Helvetica"/>
          <w:b w:val="0"/>
          <w:bCs w:val="0"/>
          <w:sz w:val="24"/>
          <w:szCs w:val="24"/>
        </w:rPr>
        <w:t>使用</w:t>
      </w:r>
      <w:r w:rsidRPr="00AC2372">
        <w:rPr>
          <w:rFonts w:ascii="Helvetica" w:hAnsi="Helvetica"/>
          <w:b w:val="0"/>
          <w:bCs w:val="0"/>
          <w:sz w:val="24"/>
          <w:szCs w:val="24"/>
        </w:rPr>
        <w:t>dir()</w:t>
      </w:r>
      <w:bookmarkEnd w:id="123"/>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如果要获得一个对象的所有属性和方法，可以使用</w:t>
      </w:r>
      <w:r w:rsidRPr="00D67E91">
        <w:rPr>
          <w:rStyle w:val="HTML"/>
          <w:rFonts w:ascii="Consolas" w:hAnsi="Consolas" w:cs="Consolas"/>
          <w:color w:val="70AD47" w:themeColor="accent6"/>
          <w:bdr w:val="single" w:sz="6" w:space="0" w:color="DDDDDD" w:frame="1"/>
          <w:shd w:val="clear" w:color="auto" w:fill="FAFAFA"/>
        </w:rPr>
        <w:t>dir()</w:t>
      </w:r>
      <w:r w:rsidRPr="00D67E91">
        <w:rPr>
          <w:rFonts w:ascii="Helvetica" w:hAnsi="Helvetica"/>
          <w:color w:val="70AD47" w:themeColor="accent6"/>
        </w:rPr>
        <w:t>函数，它返回一个包含字符串的</w:t>
      </w:r>
      <w:r w:rsidRPr="00D67E91">
        <w:rPr>
          <w:rFonts w:ascii="Helvetica" w:hAnsi="Helvetica"/>
          <w:color w:val="70AD47" w:themeColor="accent6"/>
        </w:rPr>
        <w:t>list</w:t>
      </w:r>
      <w:r w:rsidRPr="00AC2372">
        <w:rPr>
          <w:rFonts w:ascii="Helvetica" w:hAnsi="Helvetica"/>
        </w:rPr>
        <w:t>，比如，获得一个</w:t>
      </w:r>
      <w:r w:rsidRPr="00AC2372">
        <w:rPr>
          <w:rFonts w:ascii="Helvetica" w:hAnsi="Helvetica"/>
        </w:rPr>
        <w:t>str</w:t>
      </w:r>
      <w:r w:rsidRPr="00AC2372">
        <w:rPr>
          <w:rFonts w:ascii="Helvetica" w:hAnsi="Helvetica"/>
        </w:rPr>
        <w:t>对象的所有属性和方法：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dir('ABC')</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AC2372">
        <w:rPr>
          <w:rStyle w:val="HTML"/>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w:t>
      </w:r>
      <w:r w:rsidRPr="00AC2372">
        <w:rPr>
          <w:rStyle w:val="keyword"/>
          <w:b/>
          <w:bCs/>
        </w:rPr>
        <w:t>replace</w:t>
      </w:r>
      <w:r w:rsidRPr="00AC2372">
        <w:rPr>
          <w:rStyle w:val="string"/>
        </w:rPr>
        <w:t>', '</w:t>
      </w:r>
      <w:r w:rsidRPr="00AC2372">
        <w:rPr>
          <w:rStyle w:val="operator"/>
        </w:rPr>
        <w:t>rfind</w:t>
      </w:r>
      <w:r w:rsidRPr="00AC2372">
        <w:rPr>
          <w:rStyle w:val="string"/>
        </w:rPr>
        <w:t>', '</w:t>
      </w:r>
      <w:r w:rsidRPr="00AC2372">
        <w:rPr>
          <w:rStyle w:val="operator"/>
        </w:rPr>
        <w:t>rindex</w:t>
      </w:r>
      <w:r w:rsidRPr="00AC2372">
        <w:rPr>
          <w:rStyle w:val="string"/>
        </w:rPr>
        <w:t>', '</w:t>
      </w:r>
      <w:r w:rsidRPr="00AC2372">
        <w:rPr>
          <w:rStyle w:val="operator"/>
        </w:rPr>
        <w:t>rjust</w:t>
      </w:r>
      <w:r w:rsidRPr="00AC2372">
        <w:rPr>
          <w:rStyle w:val="string"/>
        </w:rPr>
        <w:t>', '</w:t>
      </w:r>
      <w:r w:rsidRPr="00AC2372">
        <w:rPr>
          <w:rStyle w:val="operator"/>
        </w:rPr>
        <w:t>rpartition</w:t>
      </w:r>
      <w:r w:rsidRPr="00AC2372">
        <w:rPr>
          <w:rStyle w:val="string"/>
        </w:rPr>
        <w:t>', '</w:t>
      </w:r>
      <w:r w:rsidRPr="00AC2372">
        <w:rPr>
          <w:rStyle w:val="operator"/>
        </w:rPr>
        <w:t>rsplit</w:t>
      </w:r>
      <w:r w:rsidRPr="00AC2372">
        <w:rPr>
          <w:rStyle w:val="string"/>
        </w:rPr>
        <w:t>', '</w:t>
      </w:r>
      <w:r w:rsidRPr="00AC2372">
        <w:rPr>
          <w:rStyle w:val="operator"/>
        </w:rPr>
        <w:t>rstrip</w:t>
      </w:r>
      <w:r w:rsidRPr="00AC2372">
        <w:rPr>
          <w:rStyle w:val="string"/>
        </w:rPr>
        <w:t>', '</w:t>
      </w:r>
      <w:r w:rsidRPr="00AC2372">
        <w:rPr>
          <w:rStyle w:val="operator"/>
        </w:rPr>
        <w:t>split</w:t>
      </w:r>
      <w:r w:rsidRPr="00AC2372">
        <w:rPr>
          <w:rStyle w:val="string"/>
        </w:rPr>
        <w:t>', '</w:t>
      </w:r>
      <w:r w:rsidRPr="00AC2372">
        <w:rPr>
          <w:rStyle w:val="operator"/>
        </w:rPr>
        <w:t>splitlines</w:t>
      </w:r>
      <w:r w:rsidRPr="00AC2372">
        <w:rPr>
          <w:rStyle w:val="string"/>
        </w:rPr>
        <w:t>', '</w:t>
      </w:r>
      <w:r w:rsidRPr="00AC2372">
        <w:rPr>
          <w:rStyle w:val="operator"/>
        </w:rPr>
        <w:t>startswith</w:t>
      </w:r>
      <w:r w:rsidRPr="00AC2372">
        <w:rPr>
          <w:rStyle w:val="string"/>
        </w:rPr>
        <w:t>', '</w:t>
      </w:r>
      <w:r w:rsidRPr="00AC2372">
        <w:rPr>
          <w:rStyle w:val="operator"/>
        </w:rPr>
        <w:t>strip</w:t>
      </w:r>
      <w:r w:rsidRPr="00AC2372">
        <w:rPr>
          <w:rStyle w:val="string"/>
        </w:rPr>
        <w:t>', '</w:t>
      </w:r>
      <w:r w:rsidRPr="00AC2372">
        <w:rPr>
          <w:rStyle w:val="operator"/>
        </w:rPr>
        <w:t>swapcase</w:t>
      </w:r>
      <w:r w:rsidRPr="00AC2372">
        <w:rPr>
          <w:rStyle w:val="string"/>
        </w:rPr>
        <w:t>', '</w:t>
      </w:r>
      <w:r w:rsidRPr="00AC2372">
        <w:rPr>
          <w:rStyle w:val="operator"/>
        </w:rPr>
        <w:t>title</w:t>
      </w:r>
      <w:r w:rsidRPr="00AC2372">
        <w:rPr>
          <w:rStyle w:val="string"/>
        </w:rPr>
        <w:t>', '</w:t>
      </w:r>
      <w:r w:rsidRPr="00AC2372">
        <w:rPr>
          <w:rStyle w:val="operator"/>
        </w:rPr>
        <w:t>translate</w:t>
      </w:r>
      <w:r w:rsidRPr="00AC2372">
        <w:rPr>
          <w:rStyle w:val="string"/>
        </w:rPr>
        <w:t>', '</w:t>
      </w:r>
      <w:r w:rsidRPr="00AC2372">
        <w:rPr>
          <w:rStyle w:val="operator"/>
        </w:rPr>
        <w:t>upper</w:t>
      </w:r>
      <w:r w:rsidRPr="00AC2372">
        <w:rPr>
          <w:rStyle w:val="string"/>
        </w:rPr>
        <w:t>', '</w:t>
      </w:r>
      <w:r w:rsidRPr="00AC2372">
        <w:rPr>
          <w:rStyle w:val="operator"/>
        </w:rPr>
        <w:t>zfill</w:t>
      </w:r>
      <w:r w:rsidRPr="00AC2372">
        <w:rPr>
          <w:rStyle w:val="string"/>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F00A3">
        <w:rPr>
          <w:rFonts w:ascii="Helvetica" w:hAnsi="Helvetica"/>
          <w:color w:val="70AD47" w:themeColor="accent6"/>
        </w:rPr>
        <w:t>类似</w:t>
      </w:r>
      <w:r w:rsidRPr="00AF00A3">
        <w:rPr>
          <w:rStyle w:val="HTML"/>
          <w:rFonts w:ascii="Consolas" w:hAnsi="Consolas" w:cs="Consolas"/>
          <w:color w:val="70AD47" w:themeColor="accent6"/>
          <w:bdr w:val="single" w:sz="6" w:space="0" w:color="DDDDDD" w:frame="1"/>
          <w:shd w:val="clear" w:color="auto" w:fill="FAFAFA"/>
        </w:rPr>
        <w:t>__xxx__</w:t>
      </w:r>
      <w:r w:rsidRPr="00AF00A3">
        <w:rPr>
          <w:rFonts w:ascii="Helvetica" w:hAnsi="Helvetica"/>
          <w:color w:val="70AD47" w:themeColor="accent6"/>
        </w:rPr>
        <w:t>的属性和方法在</w:t>
      </w:r>
      <w:r w:rsidRPr="00AF00A3">
        <w:rPr>
          <w:rFonts w:ascii="Helvetica" w:hAnsi="Helvetica"/>
          <w:color w:val="70AD47" w:themeColor="accent6"/>
        </w:rPr>
        <w:t>Python</w:t>
      </w:r>
      <w:r w:rsidRPr="00AF00A3">
        <w:rPr>
          <w:rFonts w:ascii="Helvetica" w:hAnsi="Helvetica"/>
          <w:color w:val="70AD47" w:themeColor="accent6"/>
        </w:rPr>
        <w:t>中都是有特殊用途的，</w:t>
      </w:r>
      <w:r w:rsidRPr="00AC2372">
        <w:rPr>
          <w:rFonts w:ascii="Helvetica" w:hAnsi="Helvetica"/>
        </w:rPr>
        <w:t>比如</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方法返回长度。在</w:t>
      </w:r>
      <w:r w:rsidRPr="00AC2372">
        <w:rPr>
          <w:rFonts w:ascii="Helvetica" w:hAnsi="Helvetica"/>
        </w:rPr>
        <w:t>Python</w:t>
      </w:r>
      <w:r w:rsidRPr="00AC2372">
        <w:rPr>
          <w:rFonts w:ascii="Helvetica" w:hAnsi="Helvetica"/>
        </w:rPr>
        <w:t>中，如果你调用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函数试图获取一个对象的长度，实际上，在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函数内部，它自动去调用该对象的</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方法，所以，下面的代码是等价的：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w:t>
      </w:r>
      <w:r w:rsidRPr="00AC2372">
        <w:rPr>
          <w:rStyle w:val="string"/>
        </w:rPr>
        <w:t>'ABC'</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.__len__()</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我们自己写的类，如果也想用</w:t>
      </w:r>
      <w:r w:rsidRPr="00AF00A3">
        <w:rPr>
          <w:rStyle w:val="HTML"/>
          <w:rFonts w:ascii="Consolas" w:hAnsi="Consolas" w:cs="Consolas"/>
          <w:color w:val="70AD47" w:themeColor="accent6"/>
          <w:bdr w:val="single" w:sz="6" w:space="0" w:color="DDDDDD" w:frame="1"/>
          <w:shd w:val="clear" w:color="auto" w:fill="FAFAFA"/>
        </w:rPr>
        <w:t>len(myObj)</w:t>
      </w:r>
      <w:r w:rsidRPr="00AF00A3">
        <w:rPr>
          <w:rFonts w:ascii="Helvetica" w:hAnsi="Helvetica"/>
          <w:color w:val="70AD47" w:themeColor="accent6"/>
        </w:rPr>
        <w:t>的话，就自己写一个</w:t>
      </w:r>
      <w:r w:rsidRPr="00AF00A3">
        <w:rPr>
          <w:rStyle w:val="HTML"/>
          <w:rFonts w:ascii="Consolas" w:hAnsi="Consolas" w:cs="Consolas"/>
          <w:color w:val="70AD47" w:themeColor="accent6"/>
          <w:bdr w:val="single" w:sz="6" w:space="0" w:color="DDDDDD" w:frame="1"/>
          <w:shd w:val="clear" w:color="auto" w:fill="FAFAFA"/>
        </w:rPr>
        <w:t>__len__()</w:t>
      </w:r>
      <w:r w:rsidRPr="00AF00A3">
        <w:rPr>
          <w:rFonts w:ascii="Helvetica" w:hAnsi="Helvetica"/>
          <w:color w:val="70AD47" w:themeColor="accent6"/>
        </w:rPr>
        <w:t>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keyword"/>
          <w:b/>
          <w:bCs/>
        </w:rPr>
        <w:t>class</w:t>
      </w:r>
      <w:r w:rsidRPr="00AC2372">
        <w:rPr>
          <w:rStyle w:val="class"/>
          <w:b/>
          <w:bCs/>
        </w:rPr>
        <w:t xml:space="preserve"> </w:t>
      </w:r>
      <w:r w:rsidRPr="00AC2372">
        <w:rPr>
          <w:rStyle w:val="6"/>
          <w:b/>
          <w:bCs/>
        </w:rPr>
        <w:t>MyDog</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__len__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w:t>
      </w:r>
      <w:r w:rsidRPr="00AC2372">
        <w:rPr>
          <w:rStyle w:val="number"/>
        </w:rPr>
        <w:t>100</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dog = MyDog()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100</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剩下的都是普通属性或方法，比如</w:t>
      </w:r>
      <w:r w:rsidRPr="00AC2372">
        <w:rPr>
          <w:rStyle w:val="HTML"/>
          <w:rFonts w:ascii="Consolas" w:hAnsi="Consolas" w:cs="Consolas"/>
          <w:bdr w:val="single" w:sz="6" w:space="0" w:color="DDDDDD" w:frame="1"/>
          <w:shd w:val="clear" w:color="auto" w:fill="FAFAFA"/>
        </w:rPr>
        <w:t>lower()</w:t>
      </w:r>
      <w:r w:rsidRPr="00AC2372">
        <w:rPr>
          <w:rFonts w:ascii="Helvetica" w:hAnsi="Helvetica"/>
        </w:rPr>
        <w:t>返回小写的字符串：</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.lower()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tring"/>
        </w:rPr>
        <w:t>'abc'</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仅仅把属性和方法列出来是不够的，配合</w:t>
      </w:r>
      <w:r w:rsidRPr="00AF00A3">
        <w:rPr>
          <w:rStyle w:val="HTML"/>
          <w:rFonts w:ascii="Consolas" w:hAnsi="Consolas" w:cs="Consolas"/>
          <w:color w:val="70AD47" w:themeColor="accent6"/>
          <w:bdr w:val="single" w:sz="6" w:space="0" w:color="DDDDDD" w:frame="1"/>
          <w:shd w:val="clear" w:color="auto" w:fill="FAFAFA"/>
        </w:rPr>
        <w:t>getattr()</w:t>
      </w:r>
      <w:r w:rsidRPr="00AF00A3">
        <w:rPr>
          <w:rFonts w:ascii="Helvetica" w:hAnsi="Helvetica"/>
          <w:color w:val="70AD47" w:themeColor="accent6"/>
        </w:rPr>
        <w:t>、</w:t>
      </w:r>
      <w:r w:rsidRPr="00AF00A3">
        <w:rPr>
          <w:rStyle w:val="HTML"/>
          <w:rFonts w:ascii="Consolas" w:hAnsi="Consolas" w:cs="Consolas"/>
          <w:color w:val="70AD47" w:themeColor="accent6"/>
          <w:bdr w:val="single" w:sz="6" w:space="0" w:color="DDDDDD" w:frame="1"/>
          <w:shd w:val="clear" w:color="auto" w:fill="FAFAFA"/>
        </w:rPr>
        <w:t>setattr()</w:t>
      </w:r>
      <w:r w:rsidRPr="00AF00A3">
        <w:rPr>
          <w:rFonts w:ascii="Helvetica" w:hAnsi="Helvetica"/>
          <w:color w:val="70AD47" w:themeColor="accent6"/>
        </w:rPr>
        <w:t>以及</w:t>
      </w:r>
      <w:r w:rsidRPr="00AF00A3">
        <w:rPr>
          <w:rStyle w:val="HTML"/>
          <w:rFonts w:ascii="Consolas" w:hAnsi="Consolas" w:cs="Consolas"/>
          <w:color w:val="70AD47" w:themeColor="accent6"/>
          <w:bdr w:val="single" w:sz="6" w:space="0" w:color="DDDDDD" w:frame="1"/>
          <w:shd w:val="clear" w:color="auto" w:fill="FAFAFA"/>
        </w:rPr>
        <w:t>hasattr()</w:t>
      </w:r>
      <w:r w:rsidRPr="00AF00A3">
        <w:rPr>
          <w:rFonts w:ascii="Helvetica" w:hAnsi="Helvetica"/>
          <w:color w:val="70AD47" w:themeColor="accent6"/>
        </w:rPr>
        <w:t>，我们可以直接操作一个对象的状态：</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class</w:t>
      </w:r>
      <w:r w:rsidRPr="00AC2372">
        <w:rPr>
          <w:rStyle w:val="class"/>
          <w:b/>
          <w:bCs/>
        </w:rPr>
        <w:t xml:space="preserve"> </w:t>
      </w:r>
      <w:r w:rsidRPr="00AC2372">
        <w:rPr>
          <w:rStyle w:val="6"/>
          <w:b/>
          <w:bCs/>
        </w:rPr>
        <w:t>MyObject</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__init__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self.x = </w:t>
      </w: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power</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self.x * self.x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 = MyObject()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紧接着，可以测试该对象的属性：</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'x'</w:t>
      </w:r>
      <w:r w:rsidRPr="00AC2372">
        <w:rPr>
          <w:rStyle w:val="HTML"/>
        </w:rPr>
        <w:t xml:space="preserve">) </w:t>
      </w:r>
      <w:r w:rsidRPr="00AC2372">
        <w:rPr>
          <w:rStyle w:val="comment"/>
          <w:i/>
          <w:iCs/>
        </w:rPr>
        <w:t># 有属性'x'吗？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setattr(obj, </w:t>
      </w:r>
      <w:r w:rsidRPr="00AC2372">
        <w:rPr>
          <w:rStyle w:val="string"/>
        </w:rPr>
        <w:t>'y'</w:t>
      </w:r>
      <w:r w:rsidRPr="00AC2372">
        <w:rPr>
          <w:rStyle w:val="HTML"/>
        </w:rPr>
        <w:t xml:space="preserve">, </w:t>
      </w:r>
      <w:r w:rsidRPr="00AC2372">
        <w:rPr>
          <w:rStyle w:val="number"/>
        </w:rPr>
        <w:t>19</w:t>
      </w:r>
      <w:r w:rsidRPr="00AC2372">
        <w:rPr>
          <w:rStyle w:val="HTML"/>
        </w:rPr>
        <w:t xml:space="preserve">) </w:t>
      </w:r>
      <w:r w:rsidRPr="00AC2372">
        <w:rPr>
          <w:rStyle w:val="comment"/>
          <w:i/>
          <w:iCs/>
        </w:rPr>
        <w:t># 设置一个属性'y'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'y'</w:t>
      </w:r>
      <w:r w:rsidRPr="00AC2372">
        <w:rPr>
          <w:rStyle w:val="HTML"/>
        </w:rPr>
        <w:t xml:space="preserve">)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obj.y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19</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如果试图获取不存在的属性，会抛出</w:t>
      </w:r>
      <w:r w:rsidRPr="00AC2372">
        <w:rPr>
          <w:rFonts w:ascii="Helvetica" w:hAnsi="Helvetica"/>
        </w:rPr>
        <w:t>AttributeError</w:t>
      </w:r>
      <w:r w:rsidRPr="00AC2372">
        <w:rPr>
          <w:rFonts w:ascii="Helvetica" w:hAnsi="Helvetica"/>
        </w:rPr>
        <w:t>的错误：</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HTML"/>
        </w:rPr>
        <w:t>&gt;&gt;&gt; getattr(obj, 'z') # 获取属性'z'</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Traceback (most recent call last):</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HTML"/>
        </w:rPr>
        <w:t xml:space="preserve">  File "</w:t>
      </w:r>
      <w:r w:rsidRPr="00AC2372">
        <w:rPr>
          <w:rStyle w:val="tag"/>
        </w:rPr>
        <w:t>&lt;</w:t>
      </w:r>
      <w:r w:rsidRPr="00AC2372">
        <w:rPr>
          <w:rStyle w:val="6"/>
        </w:rPr>
        <w:t>stdin</w:t>
      </w:r>
      <w:r w:rsidRPr="00AC2372">
        <w:rPr>
          <w:rStyle w:val="tag"/>
        </w:rPr>
        <w:t>&gt;</w:t>
      </w:r>
      <w:r w:rsidRPr="00AC2372">
        <w:rPr>
          <w:rStyle w:val="HTML"/>
        </w:rPr>
        <w:t xml:space="preserve">", line 1, in </w:t>
      </w:r>
      <w:r w:rsidRPr="00AC2372">
        <w:rPr>
          <w:rStyle w:val="tag"/>
        </w:rPr>
        <w:t>&lt;</w:t>
      </w:r>
      <w:r w:rsidRPr="00AC2372">
        <w:rPr>
          <w:rStyle w:val="6"/>
        </w:rPr>
        <w:t>module</w:t>
      </w:r>
      <w:r w:rsidRPr="00AC2372">
        <w:rPr>
          <w:rStyle w:val="tag"/>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AttributeError: 'MyObject' object has no attribute 'z'</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可以传入一个</w:t>
      </w:r>
      <w:r w:rsidRPr="00AF00A3">
        <w:rPr>
          <w:rFonts w:ascii="Helvetica" w:hAnsi="Helvetica"/>
          <w:color w:val="70AD47" w:themeColor="accent6"/>
        </w:rPr>
        <w:t>default</w:t>
      </w:r>
      <w:r w:rsidRPr="00AF00A3">
        <w:rPr>
          <w:rFonts w:ascii="Helvetica" w:hAnsi="Helvetica"/>
          <w:color w:val="70AD47" w:themeColor="accent6"/>
        </w:rPr>
        <w:t>参数，如果属性不存在，就返回默认值：</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'z'</w:t>
      </w:r>
      <w:r w:rsidRPr="00AC2372">
        <w:rPr>
          <w:rStyle w:val="HTML"/>
        </w:rPr>
        <w:t xml:space="preserve">, </w:t>
      </w:r>
      <w:r w:rsidRPr="00AC2372">
        <w:rPr>
          <w:rStyle w:val="number"/>
        </w:rPr>
        <w:t>404</w:t>
      </w:r>
      <w:r w:rsidRPr="00AC2372">
        <w:rPr>
          <w:rStyle w:val="HTML"/>
        </w:rPr>
        <w:t xml:space="preserve">) </w:t>
      </w:r>
      <w:r w:rsidRPr="00AC2372">
        <w:rPr>
          <w:rStyle w:val="comment"/>
          <w:i/>
          <w:iCs/>
        </w:rPr>
        <w:t># 获取属性'z'，如果不存在，返回默认值404</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404</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也可以获得对象的方法：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'power'</w:t>
      </w:r>
      <w:r w:rsidRPr="00AC2372">
        <w:rPr>
          <w:rStyle w:val="HTML"/>
        </w:rPr>
        <w:t xml:space="preserve">) </w:t>
      </w:r>
      <w:r w:rsidRPr="00AC2372">
        <w:rPr>
          <w:rStyle w:val="comment"/>
          <w:i/>
          <w:iCs/>
        </w:rPr>
        <w:t># 有属性'power'吗？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'power'</w:t>
      </w:r>
      <w:r w:rsidRPr="00AC2372">
        <w:rPr>
          <w:rStyle w:val="HTML"/>
        </w:rPr>
        <w:t xml:space="preserve">) </w:t>
      </w:r>
      <w:r w:rsidRPr="00AC2372">
        <w:rPr>
          <w:rStyle w:val="comment"/>
          <w:i/>
          <w:iCs/>
        </w:rPr>
        <w:t># 获取属性'power'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935E10"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AC2372">
        <w:rPr>
          <w:rStyle w:val="prompt"/>
        </w:rPr>
        <w:t>&gt;&gt;&gt;</w:t>
      </w:r>
      <w:r w:rsidRPr="00935E10">
        <w:rPr>
          <w:rStyle w:val="prompt"/>
          <w:color w:val="70AD47" w:themeColor="accent6"/>
        </w:rPr>
        <w:t xml:space="preserve"> </w:t>
      </w:r>
      <w:r w:rsidRPr="00935E10">
        <w:rPr>
          <w:rStyle w:val="HTML"/>
          <w:color w:val="70AD47" w:themeColor="accent6"/>
        </w:rPr>
        <w:t xml:space="preserve">fn = getattr(obj, </w:t>
      </w:r>
      <w:r w:rsidRPr="00935E10">
        <w:rPr>
          <w:rStyle w:val="string"/>
          <w:color w:val="70AD47" w:themeColor="accent6"/>
        </w:rPr>
        <w:t>'power'</w:t>
      </w:r>
      <w:r w:rsidRPr="00935E10">
        <w:rPr>
          <w:rStyle w:val="HTML"/>
          <w:color w:val="70AD47" w:themeColor="accent6"/>
        </w:rPr>
        <w:t xml:space="preserve">) </w:t>
      </w:r>
      <w:r w:rsidRPr="00935E10">
        <w:rPr>
          <w:rStyle w:val="comment"/>
          <w:i/>
          <w:iCs/>
          <w:color w:val="70AD47" w:themeColor="accent6"/>
        </w:rPr>
        <w:t># 获取属性'power'并赋值到变量fn</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prompt"/>
        </w:rPr>
        <w:lastRenderedPageBreak/>
        <w:t xml:space="preserve">&gt;&gt;&gt; </w:t>
      </w:r>
      <w:r w:rsidRPr="00AC2372">
        <w:rPr>
          <w:rStyle w:val="HTML"/>
        </w:rPr>
        <w:t xml:space="preserve">fn </w:t>
      </w:r>
      <w:r w:rsidRPr="00AC2372">
        <w:rPr>
          <w:rStyle w:val="comment"/>
          <w:i/>
          <w:iCs/>
        </w:rPr>
        <w:t># fn指向obj.power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AC2372" w:rsidRDefault="00AC2372"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AC2372">
        <w:rPr>
          <w:rStyle w:val="prompt"/>
        </w:rPr>
        <w:t xml:space="preserve">&gt;&gt;&gt; </w:t>
      </w:r>
      <w:r w:rsidRPr="00AC2372">
        <w:rPr>
          <w:rStyle w:val="HTML"/>
        </w:rPr>
        <w:t xml:space="preserve">fn() </w:t>
      </w:r>
      <w:r w:rsidRPr="00AC2372">
        <w:rPr>
          <w:rStyle w:val="comment"/>
          <w:i/>
          <w:iCs/>
        </w:rPr>
        <w:t># 调用fn()与调用obj.power()是一样的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81</w:t>
      </w:r>
    </w:p>
    <w:p w:rsidR="00AC2372" w:rsidRPr="00AC2372" w:rsidRDefault="00AC2372" w:rsidP="00E83F69">
      <w:pPr>
        <w:pStyle w:val="3"/>
        <w:shd w:val="clear" w:color="auto" w:fill="FFFFFF"/>
        <w:spacing w:before="375" w:after="225" w:line="360" w:lineRule="atLeast"/>
        <w:rPr>
          <w:rFonts w:ascii="Helvetica" w:hAnsi="Helvetica"/>
          <w:b w:val="0"/>
          <w:bCs w:val="0"/>
          <w:sz w:val="24"/>
          <w:szCs w:val="24"/>
        </w:rPr>
      </w:pPr>
      <w:bookmarkStart w:id="124" w:name="_Toc454522357"/>
      <w:r w:rsidRPr="00AC2372">
        <w:rPr>
          <w:rFonts w:ascii="Helvetica" w:hAnsi="Helvetica"/>
          <w:b w:val="0"/>
          <w:bCs w:val="0"/>
          <w:sz w:val="24"/>
          <w:szCs w:val="24"/>
        </w:rPr>
        <w:t>小结</w:t>
      </w:r>
      <w:bookmarkEnd w:id="124"/>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通过内置的一系列函数，我们可以对任意一个</w:t>
      </w:r>
      <w:r w:rsidRPr="00AC2372">
        <w:rPr>
          <w:rFonts w:ascii="Helvetica" w:hAnsi="Helvetica"/>
        </w:rPr>
        <w:t>Python</w:t>
      </w:r>
      <w:r w:rsidRPr="00AC2372">
        <w:rPr>
          <w:rFonts w:ascii="Helvetica" w:hAnsi="Helvetica"/>
        </w:rPr>
        <w:t>对象进行剖析，拿到其内部的数据。要注意的是，</w:t>
      </w:r>
      <w:r w:rsidRPr="00935E10">
        <w:rPr>
          <w:rFonts w:ascii="Helvetica" w:hAnsi="Helvetica"/>
          <w:color w:val="70AD47" w:themeColor="accent6"/>
        </w:rPr>
        <w:t>只有在不知道对象信息的时候，我们才会去获取对象信息</w:t>
      </w:r>
      <w:r w:rsidRPr="00AC2372">
        <w:rPr>
          <w:rFonts w:ascii="Helvetica" w:hAnsi="Helvetica"/>
        </w:rPr>
        <w:t>。如果可以直接写：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obj.x + obj.y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就不要写：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getattr(obj, 'x') + getattr(obj, 'y')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一个正确的用法的例子如下：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def</w:t>
      </w:r>
      <w:r w:rsidRPr="00AC2372">
        <w:rPr>
          <w:rStyle w:val="function"/>
        </w:rPr>
        <w:t xml:space="preserve"> </w:t>
      </w:r>
      <w:r w:rsidRPr="00AC2372">
        <w:rPr>
          <w:rStyle w:val="6"/>
          <w:b/>
          <w:bCs/>
        </w:rPr>
        <w:t>readImage</w:t>
      </w:r>
      <w:r w:rsidRPr="00AC2372">
        <w:rPr>
          <w:rStyle w:val="params"/>
        </w:rPr>
        <w:t>(fp)</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if</w:t>
      </w:r>
      <w:r w:rsidRPr="00AC2372">
        <w:rPr>
          <w:rStyle w:val="HTML"/>
        </w:rPr>
        <w:t xml:space="preserve"> hasattr(fp, </w:t>
      </w:r>
      <w:r w:rsidRPr="00AC2372">
        <w:rPr>
          <w:rStyle w:val="string"/>
        </w:rPr>
        <w:t>'read'</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readData(fp)</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w:t>
      </w:r>
      <w:r w:rsidRPr="00AC2372">
        <w:rPr>
          <w:rStyle w:val="builtin"/>
        </w:rPr>
        <w:t>None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假设我们希望从文件流</w:t>
      </w:r>
      <w:r w:rsidRPr="00AC2372">
        <w:rPr>
          <w:rFonts w:ascii="Helvetica" w:hAnsi="Helvetica"/>
        </w:rPr>
        <w:t>fp</w:t>
      </w:r>
      <w:r w:rsidRPr="00AC2372">
        <w:rPr>
          <w:rFonts w:ascii="Helvetica" w:hAnsi="Helvetica"/>
        </w:rPr>
        <w:t>中读取图像，我们首先要判断该</w:t>
      </w:r>
      <w:r w:rsidRPr="00AC2372">
        <w:rPr>
          <w:rFonts w:ascii="Helvetica" w:hAnsi="Helvetica"/>
        </w:rPr>
        <w:t>fp</w:t>
      </w:r>
      <w:r w:rsidRPr="00AC2372">
        <w:rPr>
          <w:rFonts w:ascii="Helvetica" w:hAnsi="Helvetica"/>
        </w:rPr>
        <w:t>对象是否存在</w:t>
      </w:r>
      <w:r w:rsidRPr="00AC2372">
        <w:rPr>
          <w:rFonts w:ascii="Helvetica" w:hAnsi="Helvetica"/>
        </w:rPr>
        <w:t>read</w:t>
      </w:r>
      <w:r w:rsidRPr="00AC2372">
        <w:rPr>
          <w:rFonts w:ascii="Helvetica" w:hAnsi="Helvetica"/>
        </w:rPr>
        <w:t>方法，如果存在，则该对象是一个流，如果不存在，则无法读取。</w:t>
      </w:r>
      <w:r w:rsidRPr="00AC2372">
        <w:rPr>
          <w:rStyle w:val="HTML"/>
          <w:rFonts w:ascii="Consolas" w:hAnsi="Consolas" w:cs="Consolas"/>
          <w:bdr w:val="single" w:sz="6" w:space="0" w:color="DDDDDD" w:frame="1"/>
          <w:shd w:val="clear" w:color="auto" w:fill="FAFAFA"/>
        </w:rPr>
        <w:t>hasattr()</w:t>
      </w:r>
      <w:r w:rsidRPr="00AC2372">
        <w:rPr>
          <w:rFonts w:ascii="Helvetica" w:hAnsi="Helvetica"/>
        </w:rPr>
        <w:t>就派上了用场。</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请注意，在</w:t>
      </w:r>
      <w:r w:rsidRPr="00AC2372">
        <w:rPr>
          <w:rFonts w:ascii="Helvetica" w:hAnsi="Helvetica"/>
        </w:rPr>
        <w:t>Python</w:t>
      </w:r>
      <w:r w:rsidRPr="00AC2372">
        <w:rPr>
          <w:rFonts w:ascii="Helvetica" w:hAnsi="Helvetica"/>
        </w:rPr>
        <w:t>这类动态语言中，根据鸭子类型，有</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方法，不代表该</w:t>
      </w:r>
      <w:r w:rsidRPr="00AC2372">
        <w:rPr>
          <w:rFonts w:ascii="Helvetica" w:hAnsi="Helvetica"/>
        </w:rPr>
        <w:t>fp</w:t>
      </w:r>
      <w:r w:rsidRPr="00AC2372">
        <w:rPr>
          <w:rFonts w:ascii="Helvetica" w:hAnsi="Helvetica"/>
        </w:rPr>
        <w:t>对象就是一个文件流，它也可能是网络流，也可能是内存中的一个字节流，但只要</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方法返回的是有效的图像数据，就不影响读取图像的功能。</w:t>
      </w:r>
    </w:p>
    <w:p w:rsidR="00602802" w:rsidRDefault="00602802" w:rsidP="00602802">
      <w:pPr>
        <w:rPr>
          <w:szCs w:val="24"/>
        </w:rPr>
      </w:pPr>
    </w:p>
    <w:p w:rsidR="00935E10" w:rsidRDefault="00935E10" w:rsidP="00E83F69">
      <w:pPr>
        <w:pStyle w:val="2"/>
        <w:rPr>
          <w:sz w:val="24"/>
        </w:rPr>
      </w:pPr>
      <w:bookmarkStart w:id="125" w:name="_Toc454522358"/>
      <w:r w:rsidRPr="00935E10">
        <w:rPr>
          <w:sz w:val="24"/>
        </w:rPr>
        <w:lastRenderedPageBreak/>
        <w:t>第</w:t>
      </w:r>
      <w:r w:rsidRPr="00935E10">
        <w:rPr>
          <w:rFonts w:hint="eastAsia"/>
          <w:sz w:val="24"/>
        </w:rPr>
        <w:t>36</w:t>
      </w:r>
      <w:r w:rsidRPr="00935E10">
        <w:rPr>
          <w:rFonts w:hint="eastAsia"/>
          <w:sz w:val="24"/>
        </w:rPr>
        <w:t>课</w:t>
      </w:r>
      <w:r w:rsidRPr="00935E10">
        <w:rPr>
          <w:rFonts w:hint="eastAsia"/>
          <w:sz w:val="24"/>
        </w:rPr>
        <w:t xml:space="preserve">  </w:t>
      </w:r>
      <w:r w:rsidRPr="00935E10">
        <w:rPr>
          <w:rFonts w:hint="eastAsia"/>
          <w:sz w:val="24"/>
        </w:rPr>
        <w:t>实例属性和类属性</w:t>
      </w:r>
      <w:bookmarkEnd w:id="125"/>
    </w:p>
    <w:p w:rsidR="00935E10" w:rsidRPr="00935E10" w:rsidRDefault="00935E10" w:rsidP="00935E10">
      <w:pPr>
        <w:pStyle w:val="a5"/>
        <w:shd w:val="clear" w:color="auto" w:fill="FFFFFF"/>
        <w:spacing w:before="0" w:beforeAutospacing="0" w:after="225" w:afterAutospacing="0" w:line="300" w:lineRule="atLeast"/>
        <w:rPr>
          <w:rFonts w:ascii="Helvetica" w:hAnsi="Helvetica"/>
        </w:rPr>
      </w:pPr>
      <w:r w:rsidRPr="00935E10">
        <w:rPr>
          <w:rFonts w:ascii="Helvetica" w:hAnsi="Helvetica"/>
        </w:rPr>
        <w:t>由于</w:t>
      </w:r>
      <w:r w:rsidRPr="00935E10">
        <w:rPr>
          <w:rFonts w:ascii="Helvetica" w:hAnsi="Helvetica"/>
        </w:rPr>
        <w:t>Python</w:t>
      </w:r>
      <w:r w:rsidRPr="00935E10">
        <w:rPr>
          <w:rFonts w:ascii="Helvetica" w:hAnsi="Helvetica"/>
        </w:rPr>
        <w:t>是动态语言，根据类创建的实例可以任意绑定属性。</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给实例绑定属性的方法是通过实例变量，或者通过</w:t>
      </w:r>
      <w:r w:rsidRPr="00935E10">
        <w:rPr>
          <w:rStyle w:val="HTML"/>
          <w:rFonts w:ascii="Consolas" w:hAnsi="Consolas" w:cs="Consolas"/>
          <w:bdr w:val="single" w:sz="6" w:space="0" w:color="DDDDDD" w:frame="1"/>
          <w:shd w:val="clear" w:color="auto" w:fill="FAFAFA"/>
        </w:rPr>
        <w:t>self</w:t>
      </w:r>
      <w:r w:rsidRPr="00935E10">
        <w:rPr>
          <w:rFonts w:ascii="Helvetica" w:hAnsi="Helvetica"/>
        </w:rPr>
        <w:t>变量：</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w:t>
      </w:r>
      <w:r w:rsidRPr="00935E10">
        <w:rPr>
          <w:rStyle w:val="keyword"/>
          <w:b/>
          <w:bCs/>
        </w:rPr>
        <w:t>def</w:t>
      </w:r>
      <w:r w:rsidRPr="00935E10">
        <w:rPr>
          <w:rStyle w:val="function"/>
        </w:rPr>
        <w:t xml:space="preserve"> </w:t>
      </w:r>
      <w:r w:rsidRPr="00935E10">
        <w:rPr>
          <w:rStyle w:val="6"/>
          <w:b/>
          <w:bCs/>
        </w:rPr>
        <w:t>__init__</w:t>
      </w:r>
      <w:r w:rsidRPr="00935E10">
        <w:rPr>
          <w:rStyle w:val="params"/>
        </w:rPr>
        <w:t>(self, name)</w:t>
      </w:r>
      <w:r w:rsidRPr="00935E10">
        <w:rPr>
          <w:rStyle w:val="function"/>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self.name = name</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 = Student(</w:t>
      </w:r>
      <w:r w:rsidRPr="00935E10">
        <w:rPr>
          <w:rStyle w:val="string"/>
        </w:rPr>
        <w:t>'Bob'</w:t>
      </w: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s.score = </w:t>
      </w:r>
      <w:r w:rsidRPr="00935E10">
        <w:rPr>
          <w:rStyle w:val="number"/>
        </w:rPr>
        <w:t>90</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但是，如果</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类本身需要绑定一个属性呢？</w:t>
      </w:r>
      <w:r w:rsidRPr="00220C6D">
        <w:rPr>
          <w:rFonts w:ascii="Helvetica" w:hAnsi="Helvetica"/>
          <w:color w:val="70AD47" w:themeColor="accent6"/>
        </w:rPr>
        <w:t>可以直接在</w:t>
      </w:r>
      <w:r w:rsidRPr="00220C6D">
        <w:rPr>
          <w:rFonts w:ascii="Helvetica" w:hAnsi="Helvetica"/>
          <w:color w:val="70AD47" w:themeColor="accent6"/>
        </w:rPr>
        <w:t>class</w:t>
      </w:r>
      <w:r w:rsidRPr="00220C6D">
        <w:rPr>
          <w:rFonts w:ascii="Helvetica" w:hAnsi="Helvetica"/>
          <w:color w:val="70AD47" w:themeColor="accent6"/>
        </w:rPr>
        <w:t>中定义属性，这种属性是类属性</w:t>
      </w:r>
      <w:r w:rsidRPr="00935E10">
        <w:rPr>
          <w:rFonts w:ascii="Helvetica" w:hAnsi="Helvetica"/>
        </w:rPr>
        <w:t>，归</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类所有：</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name = </w:t>
      </w:r>
      <w:r w:rsidRPr="00935E10">
        <w:rPr>
          <w:rStyle w:val="string"/>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当我们定义了一个类属性后，</w:t>
      </w:r>
      <w:r w:rsidRPr="00F86999">
        <w:rPr>
          <w:rFonts w:ascii="Helvetica" w:hAnsi="Helvetica"/>
          <w:color w:val="70AD47" w:themeColor="accent6"/>
        </w:rPr>
        <w:t>这个属性虽然归类所有，但类的所有实例都可以访问到</w:t>
      </w:r>
      <w:r w:rsidRPr="00935E10">
        <w:rPr>
          <w:rFonts w:ascii="Helvetica" w:hAnsi="Helvetica"/>
        </w:rPr>
        <w:t>。来测试一下：</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935E10">
        <w:rPr>
          <w:rStyle w:val="prompt"/>
        </w:rPr>
        <w:t xml:space="preserve">... </w:t>
      </w:r>
      <w:r w:rsidRPr="00935E10">
        <w:rPr>
          <w:rStyle w:val="HTML"/>
        </w:rPr>
        <w:t xml:space="preserve">    name = </w:t>
      </w:r>
      <w:r w:rsidRPr="00935E10">
        <w:rPr>
          <w:rStyle w:val="string"/>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 = Student() </w:t>
      </w:r>
      <w:r w:rsidRPr="00935E10">
        <w:rPr>
          <w:rStyle w:val="comment"/>
          <w:i/>
          <w:iCs/>
        </w:rPr>
        <w:t># 创建实例s</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打印name属性，因为实例并没有name属性，所以会继续查找class的name属性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打印类的name属性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s.name = </w:t>
      </w:r>
      <w:r w:rsidRPr="00935E10">
        <w:rPr>
          <w:rStyle w:val="string"/>
        </w:rPr>
        <w:t>'Michael'</w:t>
      </w:r>
      <w:r w:rsidRPr="00935E10">
        <w:rPr>
          <w:rStyle w:val="HTML"/>
        </w:rPr>
        <w:t xml:space="preserve"> </w:t>
      </w:r>
      <w:r w:rsidRPr="00935E10">
        <w:rPr>
          <w:rStyle w:val="comment"/>
          <w:i/>
          <w:iCs/>
        </w:rPr>
        <w:t># 给实例绑定name属性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lastRenderedPageBreak/>
        <w:t xml:space="preserve">&gt;&gt;&gt; </w:t>
      </w:r>
      <w:r w:rsidRPr="00935E10">
        <w:rPr>
          <w:rStyle w:val="HTML"/>
        </w:rPr>
        <w:t xml:space="preserve">print(s.name) </w:t>
      </w:r>
      <w:r w:rsidRPr="00935E10">
        <w:rPr>
          <w:rStyle w:val="comment"/>
          <w:i/>
          <w:iCs/>
        </w:rPr>
        <w:t># 由于</w:t>
      </w:r>
      <w:r w:rsidRPr="00F86999">
        <w:rPr>
          <w:rStyle w:val="comment"/>
          <w:i/>
          <w:iCs/>
          <w:color w:val="70AD47" w:themeColor="accent6"/>
        </w:rPr>
        <w:t>实例属性优先级比类属性高</w:t>
      </w:r>
      <w:r w:rsidRPr="00935E10">
        <w:rPr>
          <w:rStyle w:val="comment"/>
          <w:i/>
          <w:iCs/>
        </w:rPr>
        <w:t>，因此，它会屏蔽掉类的name属性</w:t>
      </w:r>
    </w:p>
    <w:p w:rsidR="00935E10" w:rsidRPr="00935E10" w:rsidRDefault="00935E1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935E10">
        <w:rPr>
          <w:rStyle w:val="HTML"/>
        </w:rPr>
        <w:t>Michael</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但是类属性并未消失，用Student.name仍然可以访问</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del</w:t>
      </w:r>
      <w:r w:rsidRPr="00935E10">
        <w:rPr>
          <w:rStyle w:val="HTML"/>
        </w:rPr>
        <w:t xml:space="preserve"> s.name </w:t>
      </w:r>
      <w:r w:rsidRPr="00935E10">
        <w:rPr>
          <w:rStyle w:val="comment"/>
          <w:i/>
          <w:iCs/>
        </w:rPr>
        <w:t># 如果删除实例的name属性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再次调用s.name，由于实例的name属性没有找到，类的name属性就显示出来了</w:t>
      </w:r>
    </w:p>
    <w:p w:rsidR="00935E10" w:rsidRPr="00935E10" w:rsidRDefault="00935E1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935E10">
        <w:rPr>
          <w:rStyle w:val="HTML"/>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从上面的例子可以看出，</w:t>
      </w:r>
      <w:r w:rsidRPr="00F86999">
        <w:rPr>
          <w:rFonts w:ascii="Helvetica" w:hAnsi="Helvetica"/>
          <w:color w:val="70AD47" w:themeColor="accent6"/>
        </w:rPr>
        <w:t>在编写程序的时候，千万不要把实例属性和类属性使用相同的名字，因为相同名称的实例属性将屏蔽掉类属性，但是当你删除实例属性后，再使用相同的名称，访问到的将是类属性</w:t>
      </w:r>
      <w:r w:rsidRPr="00935E10">
        <w:rPr>
          <w:rFonts w:ascii="Helvetica" w:hAnsi="Helvetica"/>
        </w:rPr>
        <w:t>。</w:t>
      </w:r>
    </w:p>
    <w:p w:rsidR="00935E10" w:rsidRDefault="00935E10" w:rsidP="00935E10"/>
    <w:p w:rsidR="00F86999" w:rsidRDefault="00F86999" w:rsidP="00935E10"/>
    <w:p w:rsidR="00F86999" w:rsidRDefault="004F5D4D" w:rsidP="00E83F69">
      <w:pPr>
        <w:pStyle w:val="2"/>
        <w:rPr>
          <w:sz w:val="24"/>
        </w:rPr>
      </w:pPr>
      <w:bookmarkStart w:id="126" w:name="_Toc454522359"/>
      <w:r w:rsidRPr="004F5D4D">
        <w:rPr>
          <w:rFonts w:hint="eastAsia"/>
          <w:sz w:val="24"/>
        </w:rPr>
        <w:t>第</w:t>
      </w:r>
      <w:r w:rsidRPr="004F5D4D">
        <w:rPr>
          <w:rFonts w:hint="eastAsia"/>
          <w:sz w:val="24"/>
        </w:rPr>
        <w:t>37</w:t>
      </w:r>
      <w:r w:rsidRPr="004F5D4D">
        <w:rPr>
          <w:rFonts w:hint="eastAsia"/>
          <w:sz w:val="24"/>
        </w:rPr>
        <w:t>课</w:t>
      </w:r>
      <w:r w:rsidRPr="004F5D4D">
        <w:rPr>
          <w:rFonts w:hint="eastAsia"/>
          <w:sz w:val="24"/>
        </w:rPr>
        <w:t xml:space="preserve">  </w:t>
      </w:r>
      <w:r w:rsidRPr="004F5D4D">
        <w:rPr>
          <w:rFonts w:hint="eastAsia"/>
          <w:sz w:val="24"/>
        </w:rPr>
        <w:t>面向对象高级编程</w:t>
      </w:r>
      <w:bookmarkEnd w:id="126"/>
    </w:p>
    <w:p w:rsidR="00667703" w:rsidRPr="00667703" w:rsidRDefault="00667703" w:rsidP="00667703">
      <w:pPr>
        <w:pStyle w:val="a5"/>
        <w:shd w:val="clear" w:color="auto" w:fill="FFFFFF"/>
        <w:spacing w:before="0" w:beforeAutospacing="0" w:after="225" w:afterAutospacing="0" w:line="300" w:lineRule="atLeast"/>
        <w:rPr>
          <w:rFonts w:ascii="Helvetica" w:hAnsi="Helvetica"/>
          <w:szCs w:val="21"/>
        </w:rPr>
      </w:pPr>
      <w:r w:rsidRPr="00667703">
        <w:rPr>
          <w:rFonts w:ascii="Helvetica" w:hAnsi="Helvetica"/>
          <w:szCs w:val="21"/>
        </w:rPr>
        <w:t>数据封装、继承和多态只是面向对象程序设计中最基础的</w:t>
      </w:r>
      <w:r w:rsidRPr="00667703">
        <w:rPr>
          <w:rFonts w:ascii="Helvetica" w:hAnsi="Helvetica"/>
          <w:szCs w:val="21"/>
        </w:rPr>
        <w:t>3</w:t>
      </w:r>
      <w:r w:rsidRPr="00667703">
        <w:rPr>
          <w:rFonts w:ascii="Helvetica" w:hAnsi="Helvetica"/>
          <w:szCs w:val="21"/>
        </w:rPr>
        <w:t>个概念。在</w:t>
      </w:r>
      <w:r w:rsidRPr="00667703">
        <w:rPr>
          <w:rFonts w:ascii="Helvetica" w:hAnsi="Helvetica"/>
          <w:szCs w:val="21"/>
        </w:rPr>
        <w:t>Python</w:t>
      </w:r>
      <w:r w:rsidRPr="00667703">
        <w:rPr>
          <w:rFonts w:ascii="Helvetica" w:hAnsi="Helvetica"/>
          <w:szCs w:val="21"/>
        </w:rPr>
        <w:t>中，面向对象还有很多高级特性，允许我们写出非常强大的功能。</w:t>
      </w:r>
    </w:p>
    <w:p w:rsidR="00667703" w:rsidRPr="00667703" w:rsidRDefault="00667703" w:rsidP="00667703">
      <w:pPr>
        <w:pStyle w:val="a5"/>
        <w:shd w:val="clear" w:color="auto" w:fill="FFFFFF"/>
        <w:spacing w:before="225" w:beforeAutospacing="0" w:after="225" w:afterAutospacing="0" w:line="300" w:lineRule="atLeast"/>
        <w:rPr>
          <w:rFonts w:ascii="Helvetica" w:hAnsi="Helvetica"/>
          <w:szCs w:val="21"/>
        </w:rPr>
      </w:pPr>
      <w:r w:rsidRPr="00667703">
        <w:rPr>
          <w:rFonts w:ascii="Helvetica" w:hAnsi="Helvetica"/>
          <w:szCs w:val="21"/>
        </w:rPr>
        <w:t>我们会讨论多重继承、定制类、元类等概念。</w:t>
      </w:r>
    </w:p>
    <w:p w:rsidR="004F5D4D" w:rsidRDefault="004F5D4D" w:rsidP="004F5D4D"/>
    <w:p w:rsidR="004A2A0F" w:rsidRDefault="004A2A0F" w:rsidP="004F5D4D"/>
    <w:p w:rsidR="004A2A0F" w:rsidRDefault="004A2A0F" w:rsidP="00E83F69">
      <w:pPr>
        <w:pStyle w:val="2"/>
        <w:rPr>
          <w:sz w:val="24"/>
        </w:rPr>
      </w:pPr>
      <w:bookmarkStart w:id="127" w:name="_Toc454522360"/>
      <w:r w:rsidRPr="004A2A0F">
        <w:rPr>
          <w:sz w:val="24"/>
        </w:rPr>
        <w:t>第</w:t>
      </w:r>
      <w:r w:rsidRPr="004A2A0F">
        <w:rPr>
          <w:rFonts w:hint="eastAsia"/>
          <w:sz w:val="24"/>
        </w:rPr>
        <w:t>38</w:t>
      </w:r>
      <w:r w:rsidRPr="004A2A0F">
        <w:rPr>
          <w:rFonts w:hint="eastAsia"/>
          <w:sz w:val="24"/>
        </w:rPr>
        <w:t>课</w:t>
      </w:r>
      <w:r w:rsidRPr="004A2A0F">
        <w:rPr>
          <w:rFonts w:hint="eastAsia"/>
          <w:sz w:val="24"/>
        </w:rPr>
        <w:t xml:space="preserve">  </w:t>
      </w:r>
      <w:r w:rsidRPr="004A2A0F">
        <w:rPr>
          <w:rFonts w:hint="eastAsia"/>
          <w:sz w:val="24"/>
        </w:rPr>
        <w:t>使用</w:t>
      </w:r>
      <w:r w:rsidRPr="004A2A0F">
        <w:rPr>
          <w:rFonts w:hint="eastAsia"/>
          <w:sz w:val="24"/>
        </w:rPr>
        <w:t>__slot</w:t>
      </w:r>
      <w:r w:rsidRPr="004A2A0F">
        <w:rPr>
          <w:sz w:val="24"/>
        </w:rPr>
        <w:t>s</w:t>
      </w:r>
      <w:r w:rsidRPr="004A2A0F">
        <w:rPr>
          <w:rFonts w:hint="eastAsia"/>
          <w:sz w:val="24"/>
        </w:rPr>
        <w:t>__</w:t>
      </w:r>
      <w:bookmarkEnd w:id="127"/>
    </w:p>
    <w:p w:rsidR="004A2A0F" w:rsidRPr="004A2A0F" w:rsidRDefault="004A2A0F" w:rsidP="004A2A0F">
      <w:pPr>
        <w:pStyle w:val="a5"/>
        <w:shd w:val="clear" w:color="auto" w:fill="FFFFFF"/>
        <w:spacing w:before="0" w:beforeAutospacing="0" w:after="225" w:afterAutospacing="0" w:line="300" w:lineRule="atLeast"/>
        <w:rPr>
          <w:rFonts w:ascii="Helvetica" w:hAnsi="Helvetica"/>
        </w:rPr>
      </w:pPr>
      <w:r w:rsidRPr="00AF5A30">
        <w:rPr>
          <w:rFonts w:ascii="Helvetica" w:hAnsi="Helvetica"/>
          <w:color w:val="70AD47" w:themeColor="accent6"/>
        </w:rPr>
        <w:t>正常情况下，当我们定义了一个</w:t>
      </w:r>
      <w:r w:rsidRPr="00AF5A30">
        <w:rPr>
          <w:rFonts w:ascii="Helvetica" w:hAnsi="Helvetica"/>
          <w:color w:val="70AD47" w:themeColor="accent6"/>
        </w:rPr>
        <w:t>class</w:t>
      </w:r>
      <w:r w:rsidRPr="00AF5A30">
        <w:rPr>
          <w:rFonts w:ascii="Helvetica" w:hAnsi="Helvetica"/>
          <w:color w:val="70AD47" w:themeColor="accent6"/>
        </w:rPr>
        <w:t>，创建了一个</w:t>
      </w:r>
      <w:r w:rsidRPr="00AF5A30">
        <w:rPr>
          <w:rFonts w:ascii="Helvetica" w:hAnsi="Helvetica"/>
          <w:color w:val="70AD47" w:themeColor="accent6"/>
        </w:rPr>
        <w:t>class</w:t>
      </w:r>
      <w:r w:rsidRPr="00AF5A30">
        <w:rPr>
          <w:rFonts w:ascii="Helvetica" w:hAnsi="Helvetica"/>
          <w:color w:val="70AD47" w:themeColor="accent6"/>
        </w:rPr>
        <w:t>的实例后，我们可以给该实例绑定任何属性和方法，这就是动态语言的灵活性</w:t>
      </w:r>
      <w:r w:rsidRPr="004A2A0F">
        <w:rPr>
          <w:rFonts w:ascii="Helvetica" w:hAnsi="Helvetica"/>
        </w:rPr>
        <w:t>。先定义</w:t>
      </w:r>
      <w:r w:rsidRPr="004A2A0F">
        <w:rPr>
          <w:rFonts w:ascii="Helvetica" w:hAnsi="Helvetica"/>
        </w:rPr>
        <w:t>class</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w:t>
      </w:r>
      <w:r w:rsidRPr="004A2A0F">
        <w:rPr>
          <w:rStyle w:val="keyword"/>
          <w:b/>
          <w:bCs/>
        </w:rPr>
        <w:t>pass</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然后，尝试给实例绑定一个属性：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&gt;&gt;&gt; </w:t>
      </w:r>
      <w:r w:rsidRPr="004A2A0F">
        <w:rPr>
          <w:rStyle w:val="HTML"/>
        </w:rPr>
        <w:t>s = Student()</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动态给实例绑定一个属性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print(s.name)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Michael</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还可以尝试给实例绑定一个方法：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set_age</w:t>
      </w:r>
      <w:r w:rsidRPr="004A2A0F">
        <w:rPr>
          <w:rStyle w:val="params"/>
        </w:rPr>
        <w:t>(self, age)</w:t>
      </w:r>
      <w:r w:rsidRPr="004A2A0F">
        <w:rPr>
          <w:rStyle w:val="function"/>
        </w:rPr>
        <w:t>:</w:t>
      </w:r>
      <w:r w:rsidRPr="004A2A0F">
        <w:rPr>
          <w:rStyle w:val="HTML"/>
        </w:rPr>
        <w:t xml:space="preserve"> </w:t>
      </w:r>
      <w:r w:rsidRPr="004A2A0F">
        <w:rPr>
          <w:rStyle w:val="comment"/>
          <w:i/>
          <w:iCs/>
        </w:rPr>
        <w:t># 定义一个函数作为实例方法</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prompt"/>
        </w:rPr>
        <w:t xml:space="preserve">... </w:t>
      </w:r>
      <w:r w:rsidRPr="004A2A0F">
        <w:rPr>
          <w:rStyle w:val="HTML"/>
        </w:rPr>
        <w:t xml:space="preserve">    self.age = 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from</w:t>
      </w:r>
      <w:r w:rsidRPr="004A2A0F">
        <w:rPr>
          <w:rStyle w:val="HTML"/>
        </w:rPr>
        <w:t xml:space="preserve"> types </w:t>
      </w:r>
      <w:r w:rsidRPr="004A2A0F">
        <w:rPr>
          <w:rStyle w:val="keyword"/>
          <w:b/>
          <w:bCs/>
        </w:rPr>
        <w:t>import</w:t>
      </w:r>
      <w:r w:rsidRPr="004A2A0F">
        <w:rPr>
          <w:rStyle w:val="HTML"/>
        </w:rPr>
        <w:t xml:space="preserve"> MethodType</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prompt"/>
        </w:rPr>
        <w:t xml:space="preserve">&gt;&gt;&gt; </w:t>
      </w:r>
      <w:r w:rsidRPr="004A2A0F">
        <w:rPr>
          <w:rStyle w:val="HTML"/>
        </w:rPr>
        <w:t xml:space="preserve">s.set_age = MethodType(set_age, s) </w:t>
      </w:r>
      <w:r w:rsidRPr="004A2A0F">
        <w:rPr>
          <w:rStyle w:val="comment"/>
          <w:i/>
          <w:iCs/>
        </w:rPr>
        <w:t># 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s.set_age(</w:t>
      </w:r>
      <w:r w:rsidRPr="004A2A0F">
        <w:rPr>
          <w:rStyle w:val="number"/>
        </w:rPr>
        <w:t>25</w:t>
      </w:r>
      <w:r w:rsidRPr="004A2A0F">
        <w:rPr>
          <w:rStyle w:val="HTML"/>
        </w:rPr>
        <w:t xml:space="preserve">) </w:t>
      </w:r>
      <w:r w:rsidRPr="004A2A0F">
        <w:rPr>
          <w:rStyle w:val="comment"/>
          <w:i/>
          <w:iCs/>
        </w:rPr>
        <w:t># 调用实例方法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w:t>
      </w:r>
      <w:r w:rsidRPr="004A2A0F">
        <w:rPr>
          <w:rStyle w:val="comment"/>
          <w:i/>
          <w:iCs/>
        </w:rPr>
        <w:t># 测试结果</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25</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但是，给一个实例绑定的方法，对另一个实例是不起作用的：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 = Student() #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s2.set_age(25) # 尝试调用方法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HTML"/>
        </w:rPr>
        <w:t xml:space="preserve">  File "</w:t>
      </w:r>
      <w:r w:rsidRPr="004A2A0F">
        <w:rPr>
          <w:rStyle w:val="tag"/>
        </w:rPr>
        <w:t>&lt;</w:t>
      </w:r>
      <w:r w:rsidRPr="004A2A0F">
        <w:rPr>
          <w:rStyle w:val="6"/>
        </w:rPr>
        <w:t>stdin</w:t>
      </w:r>
      <w:r w:rsidRPr="004A2A0F">
        <w:rPr>
          <w:rStyle w:val="tag"/>
        </w:rPr>
        <w:t>&gt;</w:t>
      </w:r>
      <w:r w:rsidRPr="004A2A0F">
        <w:rPr>
          <w:rStyle w:val="HTML"/>
        </w:rPr>
        <w:t xml:space="preserve">", line 1, in </w:t>
      </w:r>
      <w:r w:rsidRPr="004A2A0F">
        <w:rPr>
          <w:rStyle w:val="tag"/>
        </w:rPr>
        <w:t>&lt;</w:t>
      </w:r>
      <w:r w:rsidRPr="004A2A0F">
        <w:rPr>
          <w:rStyle w:val="6"/>
        </w:rPr>
        <w:t>module</w:t>
      </w:r>
      <w:r w:rsidRPr="004A2A0F">
        <w:rPr>
          <w:rStyle w:val="tag"/>
        </w:rPr>
        <w:t>&gt;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AttributeError: 'Student' object has no attribute 'set_age'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BB4AC7">
        <w:rPr>
          <w:rFonts w:ascii="Helvetica" w:hAnsi="Helvetica"/>
          <w:color w:val="70AD47" w:themeColor="accent6"/>
        </w:rPr>
        <w:t>为了给所有实例都绑定方法，可以给</w:t>
      </w:r>
      <w:r w:rsidRPr="00BB4AC7">
        <w:rPr>
          <w:rFonts w:ascii="Helvetica" w:hAnsi="Helvetica"/>
          <w:color w:val="70AD47" w:themeColor="accent6"/>
        </w:rPr>
        <w:t>class</w:t>
      </w:r>
      <w:r w:rsidRPr="00BB4AC7">
        <w:rPr>
          <w:rFonts w:ascii="Helvetica" w:hAnsi="Helvetica"/>
          <w:color w:val="70AD47" w:themeColor="accent6"/>
        </w:rPr>
        <w:t>绑定方法</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set_score</w:t>
      </w:r>
      <w:r w:rsidRPr="004A2A0F">
        <w:rPr>
          <w:rStyle w:val="params"/>
        </w:rPr>
        <w:t>(self, score)</w:t>
      </w:r>
      <w:r w:rsidRPr="004A2A0F">
        <w:rPr>
          <w:rStyle w:val="function"/>
        </w:rPr>
        <w:t>:</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prompt"/>
        </w:rPr>
        <w:t xml:space="preserve">... </w:t>
      </w:r>
      <w:r w:rsidRPr="004A2A0F">
        <w:rPr>
          <w:rStyle w:val="HTML"/>
        </w:rPr>
        <w:t xml:space="preserve">    self.score = 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&gt;&gt;&gt; </w:t>
      </w:r>
      <w:r w:rsidRPr="004A2A0F">
        <w:rPr>
          <w:rStyle w:val="HTML"/>
        </w:rPr>
        <w:t>Student.set_score = set_score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给</w:t>
      </w:r>
      <w:r w:rsidRPr="004A2A0F">
        <w:rPr>
          <w:rFonts w:ascii="Helvetica" w:hAnsi="Helvetica"/>
        </w:rPr>
        <w:t>class</w:t>
      </w:r>
      <w:r w:rsidRPr="004A2A0F">
        <w:rPr>
          <w:rFonts w:ascii="Helvetica" w:hAnsi="Helvetica"/>
        </w:rPr>
        <w:t>绑定方法后，所有实例均可调用：</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s.set_score(</w:t>
      </w:r>
      <w:r w:rsidRPr="004A2A0F">
        <w:rPr>
          <w:rStyle w:val="number"/>
        </w:rPr>
        <w:t>100</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100</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s2.set_score(</w:t>
      </w:r>
      <w:r w:rsidRPr="004A2A0F">
        <w:rPr>
          <w:rStyle w:val="number"/>
        </w:rPr>
        <w:t>99</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99</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通常情况下，上面的</w:t>
      </w:r>
      <w:r w:rsidRPr="00D31B2B">
        <w:rPr>
          <w:rStyle w:val="HTML"/>
          <w:rFonts w:ascii="Consolas" w:hAnsi="Consolas" w:cs="Consolas"/>
          <w:color w:val="70AD47" w:themeColor="accent6"/>
          <w:bdr w:val="single" w:sz="6" w:space="0" w:color="DDDDDD" w:frame="1"/>
          <w:shd w:val="clear" w:color="auto" w:fill="FAFAFA"/>
        </w:rPr>
        <w:t>set_score</w:t>
      </w:r>
      <w:r w:rsidRPr="00D31B2B">
        <w:rPr>
          <w:rFonts w:ascii="Helvetica" w:hAnsi="Helvetica"/>
          <w:color w:val="70AD47" w:themeColor="accent6"/>
        </w:rPr>
        <w:t>方法可以直接定义在</w:t>
      </w:r>
      <w:r w:rsidRPr="00D31B2B">
        <w:rPr>
          <w:rFonts w:ascii="Helvetica" w:hAnsi="Helvetica"/>
          <w:color w:val="70AD47" w:themeColor="accent6"/>
        </w:rPr>
        <w:t>class</w:t>
      </w:r>
      <w:r w:rsidRPr="00D31B2B">
        <w:rPr>
          <w:rFonts w:ascii="Helvetica" w:hAnsi="Helvetica"/>
          <w:color w:val="70AD47" w:themeColor="accent6"/>
        </w:rPr>
        <w:t>中，但动态绑定允许我们在程序运行的过程中动态给</w:t>
      </w:r>
      <w:r w:rsidRPr="00D31B2B">
        <w:rPr>
          <w:rFonts w:ascii="Helvetica" w:hAnsi="Helvetica"/>
          <w:color w:val="70AD47" w:themeColor="accent6"/>
        </w:rPr>
        <w:t>class</w:t>
      </w:r>
      <w:r w:rsidRPr="00D31B2B">
        <w:rPr>
          <w:rFonts w:ascii="Helvetica" w:hAnsi="Helvetica"/>
          <w:color w:val="70AD47" w:themeColor="accent6"/>
        </w:rPr>
        <w:t>加上功能，这在静态语言中很难实现。</w:t>
      </w:r>
    </w:p>
    <w:p w:rsidR="004A2A0F" w:rsidRPr="004A2A0F" w:rsidRDefault="004A2A0F" w:rsidP="00E83F69">
      <w:pPr>
        <w:pStyle w:val="3"/>
        <w:shd w:val="clear" w:color="auto" w:fill="FFFFFF"/>
        <w:spacing w:before="375" w:after="225" w:line="360" w:lineRule="atLeast"/>
        <w:rPr>
          <w:rFonts w:ascii="Helvetica" w:hAnsi="Helvetica"/>
          <w:b w:val="0"/>
          <w:bCs w:val="0"/>
          <w:sz w:val="24"/>
          <w:szCs w:val="24"/>
        </w:rPr>
      </w:pPr>
      <w:bookmarkStart w:id="128" w:name="_Toc454522361"/>
      <w:r w:rsidRPr="004A2A0F">
        <w:rPr>
          <w:rFonts w:ascii="Helvetica" w:hAnsi="Helvetica"/>
          <w:b w:val="0"/>
          <w:bCs w:val="0"/>
          <w:sz w:val="24"/>
          <w:szCs w:val="24"/>
        </w:rPr>
        <w:t>使用</w:t>
      </w:r>
      <w:r w:rsidRPr="004A2A0F">
        <w:rPr>
          <w:rFonts w:ascii="Helvetica" w:hAnsi="Helvetica"/>
          <w:b w:val="0"/>
          <w:bCs w:val="0"/>
          <w:sz w:val="24"/>
          <w:szCs w:val="24"/>
        </w:rPr>
        <w:t>__slots__</w:t>
      </w:r>
      <w:bookmarkEnd w:id="128"/>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但是，如果我们想要限制实例的属性怎么办？比如，只允许对</w:t>
      </w:r>
      <w:r w:rsidRPr="004A2A0F">
        <w:rPr>
          <w:rFonts w:ascii="Helvetica" w:hAnsi="Helvetica"/>
        </w:rPr>
        <w:t>Student</w:t>
      </w:r>
      <w:r w:rsidRPr="004A2A0F">
        <w:rPr>
          <w:rFonts w:ascii="Helvetica" w:hAnsi="Helvetica"/>
        </w:rPr>
        <w:t>实例添加</w:t>
      </w:r>
      <w:r w:rsidRPr="004A2A0F">
        <w:rPr>
          <w:rStyle w:val="HTML"/>
          <w:rFonts w:ascii="Consolas" w:hAnsi="Consolas" w:cs="Consolas"/>
          <w:bdr w:val="single" w:sz="6" w:space="0" w:color="DDDDDD" w:frame="1"/>
          <w:shd w:val="clear" w:color="auto" w:fill="FAFAFA"/>
        </w:rPr>
        <w:t>name</w:t>
      </w:r>
      <w:r w:rsidRPr="004A2A0F">
        <w:rPr>
          <w:rFonts w:ascii="Helvetica" w:hAnsi="Helvetica"/>
        </w:rPr>
        <w:t>和</w:t>
      </w:r>
      <w:r w:rsidRPr="004A2A0F">
        <w:rPr>
          <w:rStyle w:val="HTML"/>
          <w:rFonts w:ascii="Consolas" w:hAnsi="Consolas" w:cs="Consolas"/>
          <w:bdr w:val="single" w:sz="6" w:space="0" w:color="DDDDDD" w:frame="1"/>
          <w:shd w:val="clear" w:color="auto" w:fill="FAFAFA"/>
        </w:rPr>
        <w:t>age</w:t>
      </w:r>
      <w:r w:rsidRPr="004A2A0F">
        <w:rPr>
          <w:rFonts w:ascii="Helvetica" w:hAnsi="Helvetica"/>
        </w:rPr>
        <w:t>属性。</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为了达到限制的目的，</w:t>
      </w:r>
      <w:r w:rsidRPr="00D31B2B">
        <w:rPr>
          <w:rFonts w:ascii="Helvetica" w:hAnsi="Helvetica"/>
          <w:color w:val="70AD47" w:themeColor="accent6"/>
        </w:rPr>
        <w:t>Python</w:t>
      </w:r>
      <w:r w:rsidRPr="00D31B2B">
        <w:rPr>
          <w:rFonts w:ascii="Helvetica" w:hAnsi="Helvetica"/>
          <w:color w:val="70AD47" w:themeColor="accent6"/>
        </w:rPr>
        <w:t>允许在定义</w:t>
      </w:r>
      <w:r w:rsidRPr="00D31B2B">
        <w:rPr>
          <w:rFonts w:ascii="Helvetica" w:hAnsi="Helvetica"/>
          <w:color w:val="70AD47" w:themeColor="accent6"/>
        </w:rPr>
        <w:t>class</w:t>
      </w:r>
      <w:r w:rsidRPr="00D31B2B">
        <w:rPr>
          <w:rFonts w:ascii="Helvetica" w:hAnsi="Helvetica"/>
          <w:color w:val="70AD47" w:themeColor="accent6"/>
        </w:rPr>
        <w:t>的时候，定义一个特殊的</w:t>
      </w:r>
      <w:r w:rsidRPr="00D31B2B">
        <w:rPr>
          <w:rStyle w:val="HTML"/>
          <w:rFonts w:ascii="Consolas" w:hAnsi="Consolas" w:cs="Consolas"/>
          <w:color w:val="70AD47" w:themeColor="accent6"/>
          <w:bdr w:val="single" w:sz="6" w:space="0" w:color="DDDDDD" w:frame="1"/>
          <w:shd w:val="clear" w:color="auto" w:fill="FAFAFA"/>
        </w:rPr>
        <w:t>__slots__</w:t>
      </w:r>
      <w:r w:rsidRPr="00D31B2B">
        <w:rPr>
          <w:rFonts w:ascii="Helvetica" w:hAnsi="Helvetica"/>
          <w:color w:val="70AD47" w:themeColor="accent6"/>
        </w:rPr>
        <w:t>变量，来限制该</w:t>
      </w:r>
      <w:r w:rsidRPr="00D31B2B">
        <w:rPr>
          <w:rFonts w:ascii="Helvetica" w:hAnsi="Helvetica"/>
          <w:color w:val="70AD47" w:themeColor="accent6"/>
        </w:rPr>
        <w:t>class</w:t>
      </w:r>
      <w:r w:rsidRPr="00D31B2B">
        <w:rPr>
          <w:rFonts w:ascii="Helvetica" w:hAnsi="Helvetica"/>
          <w:color w:val="70AD47" w:themeColor="accent6"/>
        </w:rPr>
        <w:t>实例能添加的属性：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__slots__ = (</w:t>
      </w:r>
      <w:r w:rsidRPr="004A2A0F">
        <w:rPr>
          <w:rStyle w:val="string"/>
        </w:rPr>
        <w:t>'name'</w:t>
      </w:r>
      <w:r w:rsidRPr="004A2A0F">
        <w:rPr>
          <w:rStyle w:val="HTML"/>
        </w:rPr>
        <w:t xml:space="preserve">, </w:t>
      </w:r>
      <w:r w:rsidRPr="004A2A0F">
        <w:rPr>
          <w:rStyle w:val="string"/>
        </w:rPr>
        <w:t>'age'</w:t>
      </w:r>
      <w:r w:rsidRPr="004A2A0F">
        <w:rPr>
          <w:rStyle w:val="HTML"/>
        </w:rPr>
        <w:t xml:space="preserve">) </w:t>
      </w:r>
      <w:r w:rsidRPr="004A2A0F">
        <w:rPr>
          <w:rStyle w:val="comment"/>
          <w:i/>
          <w:iCs/>
        </w:rPr>
        <w:t># 用tuple定义允许绑定的属性名称</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然后，我们试试：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 = Student() </w:t>
      </w:r>
      <w:r w:rsidRPr="004A2A0F">
        <w:rPr>
          <w:rStyle w:val="comment"/>
          <w:i/>
          <w:iCs/>
        </w:rPr>
        <w:t>#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绑定属性'name'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 </w:t>
      </w:r>
      <w:r w:rsidRPr="004A2A0F">
        <w:rPr>
          <w:rStyle w:val="number"/>
        </w:rPr>
        <w:t>25</w:t>
      </w:r>
      <w:r w:rsidRPr="004A2A0F">
        <w:rPr>
          <w:rStyle w:val="HTML"/>
        </w:rPr>
        <w:t xml:space="preserve"> </w:t>
      </w:r>
      <w:r w:rsidRPr="004A2A0F">
        <w:rPr>
          <w:rStyle w:val="comment"/>
          <w:i/>
          <w:iCs/>
        </w:rPr>
        <w:t># 绑定属性'age'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s.score = </w:t>
      </w:r>
      <w:r w:rsidRPr="004A2A0F">
        <w:rPr>
          <w:rStyle w:val="number"/>
        </w:rPr>
        <w:t>99</w:t>
      </w:r>
      <w:r w:rsidRPr="004A2A0F">
        <w:rPr>
          <w:rStyle w:val="HTML"/>
        </w:rPr>
        <w:t xml:space="preserve"> </w:t>
      </w:r>
      <w:r w:rsidRPr="004A2A0F">
        <w:rPr>
          <w:rStyle w:val="comment"/>
          <w:i/>
          <w:iCs/>
        </w:rPr>
        <w:t># 绑定属性'score'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HTML"/>
        </w:rPr>
        <w:t xml:space="preserve">  File </w:t>
      </w:r>
      <w:r w:rsidRPr="004A2A0F">
        <w:rPr>
          <w:rStyle w:val="string"/>
        </w:rPr>
        <w:t>"&lt;stdin&gt;"</w:t>
      </w:r>
      <w:r w:rsidRPr="004A2A0F">
        <w:rPr>
          <w:rStyle w:val="HTML"/>
        </w:rPr>
        <w:t xml:space="preserve">, line </w:t>
      </w:r>
      <w:r w:rsidRPr="004A2A0F">
        <w:rPr>
          <w:rStyle w:val="number"/>
        </w:rPr>
        <w:t>1</w:t>
      </w:r>
      <w:r w:rsidRPr="004A2A0F">
        <w:rPr>
          <w:rStyle w:val="HTML"/>
        </w:rPr>
        <w:t xml:space="preserve">, </w:t>
      </w:r>
      <w:r w:rsidRPr="004A2A0F">
        <w:rPr>
          <w:rStyle w:val="keyword"/>
          <w:b/>
          <w:bCs/>
        </w:rPr>
        <w:t>in</w:t>
      </w:r>
      <w:r w:rsidRPr="004A2A0F">
        <w:rPr>
          <w:rStyle w:val="HTML"/>
        </w:rPr>
        <w:t xml:space="preserve"> &lt;module&gt;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lastRenderedPageBreak/>
        <w:t xml:space="preserve">AttributeError: </w:t>
      </w:r>
      <w:r w:rsidRPr="004A2A0F">
        <w:rPr>
          <w:rStyle w:val="string"/>
        </w:rPr>
        <w:t>'Student'</w:t>
      </w:r>
      <w:r w:rsidRPr="004A2A0F">
        <w:rPr>
          <w:rStyle w:val="HTML"/>
        </w:rPr>
        <w:t xml:space="preserve"> object has no attribute </w:t>
      </w:r>
      <w:r w:rsidRPr="004A2A0F">
        <w:rPr>
          <w:rStyle w:val="string"/>
        </w:rPr>
        <w:t>'score'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由于</w:t>
      </w:r>
      <w:r w:rsidRPr="004A2A0F">
        <w:rPr>
          <w:rStyle w:val="HTML"/>
          <w:rFonts w:ascii="Consolas" w:hAnsi="Consolas" w:cs="Consolas"/>
          <w:bdr w:val="single" w:sz="6" w:space="0" w:color="DDDDDD" w:frame="1"/>
          <w:shd w:val="clear" w:color="auto" w:fill="FAFAFA"/>
        </w:rPr>
        <w:t>'score'</w:t>
      </w:r>
      <w:r w:rsidRPr="004A2A0F">
        <w:rPr>
          <w:rFonts w:ascii="Helvetica" w:hAnsi="Helvetica"/>
        </w:rPr>
        <w:t>没有被放到</w:t>
      </w:r>
      <w:r w:rsidRPr="004A2A0F">
        <w:rPr>
          <w:rStyle w:val="HTML"/>
          <w:rFonts w:ascii="Consolas" w:hAnsi="Consolas" w:cs="Consolas"/>
          <w:bdr w:val="single" w:sz="6" w:space="0" w:color="DDDDDD" w:frame="1"/>
          <w:shd w:val="clear" w:color="auto" w:fill="FAFAFA"/>
        </w:rPr>
        <w:t>__slots__</w:t>
      </w:r>
      <w:r w:rsidRPr="004A2A0F">
        <w:rPr>
          <w:rFonts w:ascii="Helvetica" w:hAnsi="Helvetica"/>
        </w:rPr>
        <w:t>中，所以不能绑定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属性，试图绑定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将得到</w:t>
      </w:r>
      <w:r w:rsidRPr="004A2A0F">
        <w:rPr>
          <w:rStyle w:val="HTML"/>
          <w:rFonts w:ascii="Consolas" w:hAnsi="Consolas" w:cs="Consolas"/>
          <w:bdr w:val="single" w:sz="6" w:space="0" w:color="DDDDDD" w:frame="1"/>
          <w:shd w:val="clear" w:color="auto" w:fill="FAFAFA"/>
        </w:rPr>
        <w:t>AttributeError</w:t>
      </w:r>
      <w:r w:rsidRPr="004A2A0F">
        <w:rPr>
          <w:rFonts w:ascii="Helvetica" w:hAnsi="Helvetica"/>
        </w:rPr>
        <w:t>的错误。</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使用</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要注意，</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定义的属性仅对当前类实例起作用，对继承的子类是不起作用的：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class</w:t>
      </w:r>
      <w:r w:rsidRPr="004A2A0F">
        <w:rPr>
          <w:rStyle w:val="class"/>
          <w:b/>
          <w:bCs/>
        </w:rPr>
        <w:t xml:space="preserve"> </w:t>
      </w:r>
      <w:r w:rsidRPr="004A2A0F">
        <w:rPr>
          <w:rStyle w:val="6"/>
          <w:b/>
          <w:bCs/>
        </w:rPr>
        <w:t>GraduateStudent</w:t>
      </w:r>
      <w:r w:rsidRPr="004A2A0F">
        <w:rPr>
          <w:rStyle w:val="params"/>
          <w:b/>
          <w:bCs/>
        </w:rPr>
        <w:t>(Student)</w:t>
      </w:r>
      <w:r w:rsidRPr="004A2A0F">
        <w:rPr>
          <w:rStyle w:val="class"/>
          <w:b/>
          <w:bCs/>
        </w:rPr>
        <w:t>:</w:t>
      </w:r>
    </w:p>
    <w:p w:rsidR="004A2A0F" w:rsidRPr="004A2A0F" w:rsidRDefault="004A2A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A2A0F">
        <w:rPr>
          <w:rStyle w:val="prompt"/>
        </w:rPr>
        <w:t xml:space="preserve">... </w:t>
      </w:r>
      <w:r w:rsidRPr="004A2A0F">
        <w:rPr>
          <w:rStyle w:val="HTML"/>
        </w:rPr>
        <w:t xml:space="preserve">    </w:t>
      </w:r>
      <w:r w:rsidRPr="004A2A0F">
        <w:rPr>
          <w:rStyle w:val="keyword"/>
          <w:b/>
          <w:bCs/>
        </w:rPr>
        <w:t>pass</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g = GraduateStudent()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g.score = </w:t>
      </w:r>
      <w:r w:rsidRPr="004A2A0F">
        <w:rPr>
          <w:rStyle w:val="number"/>
        </w:rPr>
        <w:t>9999</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除非在子类中也定义</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，这样，子类实例允许定义的属性就是自身的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加上父类的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w:t>
      </w:r>
    </w:p>
    <w:p w:rsidR="004A2A0F" w:rsidRDefault="004A2A0F" w:rsidP="004A2A0F"/>
    <w:p w:rsidR="00C1100F" w:rsidRDefault="00C1100F" w:rsidP="004A2A0F"/>
    <w:p w:rsidR="00C1100F" w:rsidRDefault="00C1100F" w:rsidP="00E83F69">
      <w:pPr>
        <w:pStyle w:val="2"/>
        <w:rPr>
          <w:sz w:val="24"/>
        </w:rPr>
      </w:pPr>
      <w:bookmarkStart w:id="129" w:name="_Toc454522362"/>
      <w:r w:rsidRPr="00C1100F">
        <w:rPr>
          <w:rFonts w:hint="eastAsia"/>
          <w:sz w:val="24"/>
        </w:rPr>
        <w:t>第</w:t>
      </w:r>
      <w:r w:rsidRPr="00C1100F">
        <w:rPr>
          <w:rFonts w:hint="eastAsia"/>
          <w:sz w:val="24"/>
        </w:rPr>
        <w:t>39</w:t>
      </w:r>
      <w:r w:rsidRPr="00C1100F">
        <w:rPr>
          <w:rFonts w:hint="eastAsia"/>
          <w:sz w:val="24"/>
        </w:rPr>
        <w:t>课</w:t>
      </w:r>
      <w:r w:rsidRPr="00C1100F">
        <w:rPr>
          <w:rFonts w:hint="eastAsia"/>
          <w:sz w:val="24"/>
        </w:rPr>
        <w:t xml:space="preserve">  </w:t>
      </w:r>
      <w:r w:rsidRPr="00C1100F">
        <w:rPr>
          <w:rFonts w:hint="eastAsia"/>
          <w:sz w:val="24"/>
        </w:rPr>
        <w:t>使用</w:t>
      </w:r>
      <w:r w:rsidRPr="00C1100F">
        <w:rPr>
          <w:rFonts w:hint="eastAsia"/>
          <w:sz w:val="24"/>
        </w:rPr>
        <w:t>@property</w:t>
      </w:r>
      <w:r w:rsidRPr="00C1100F">
        <w:rPr>
          <w:rFonts w:hint="eastAsia"/>
          <w:sz w:val="24"/>
        </w:rPr>
        <w:t>属性</w:t>
      </w:r>
      <w:r w:rsidR="00167F3C">
        <w:rPr>
          <w:rFonts w:hint="eastAsia"/>
          <w:sz w:val="24"/>
        </w:rPr>
        <w:t>*</w:t>
      </w:r>
      <w:bookmarkEnd w:id="129"/>
    </w:p>
    <w:p w:rsidR="00C1100F" w:rsidRPr="00C1100F" w:rsidRDefault="00C1100F" w:rsidP="00C1100F">
      <w:pPr>
        <w:pStyle w:val="a5"/>
        <w:shd w:val="clear" w:color="auto" w:fill="FFFFFF"/>
        <w:spacing w:before="0" w:beforeAutospacing="0" w:after="225" w:afterAutospacing="0" w:line="300" w:lineRule="atLeast"/>
        <w:rPr>
          <w:rFonts w:ascii="Helvetica" w:hAnsi="Helvetica"/>
        </w:rPr>
      </w:pPr>
      <w:r w:rsidRPr="00C1100F">
        <w:rPr>
          <w:rFonts w:ascii="Helvetica" w:hAnsi="Helvetica"/>
        </w:rPr>
        <w:t>在绑定属性时，如果我们直接把属性暴露出去，虽然写起来很简单，但是，没办法检查参数，导致可以把成绩随便改：</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s.score = 9999</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这显然不合逻辑。为了限制</w:t>
      </w:r>
      <w:r w:rsidRPr="00C1100F">
        <w:rPr>
          <w:rFonts w:ascii="Helvetica" w:hAnsi="Helvetica"/>
        </w:rPr>
        <w:t>score</w:t>
      </w:r>
      <w:r w:rsidRPr="00C1100F">
        <w:rPr>
          <w:rFonts w:ascii="Helvetica" w:hAnsi="Helvetica"/>
        </w:rPr>
        <w:t>的范围，可以通过一个</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方法来设置成绩，再通过一个</w:t>
      </w:r>
      <w:r w:rsidRPr="00C1100F">
        <w:rPr>
          <w:rStyle w:val="HTML"/>
          <w:rFonts w:ascii="Consolas" w:hAnsi="Consolas" w:cs="Consolas"/>
          <w:bdr w:val="single" w:sz="6" w:space="0" w:color="DDDDDD" w:frame="1"/>
          <w:shd w:val="clear" w:color="auto" w:fill="FAFAFA"/>
        </w:rPr>
        <w:t>get_score()</w:t>
      </w:r>
      <w:r w:rsidRPr="00C1100F">
        <w:rPr>
          <w:rFonts w:ascii="Helvetica" w:hAnsi="Helvetica"/>
        </w:rPr>
        <w:t>来获取成绩，这样，在</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方法里，就可以检查参数：</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get_score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set_score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现在，对任意的</w:t>
      </w:r>
      <w:r w:rsidRPr="00C1100F">
        <w:rPr>
          <w:rFonts w:ascii="Helvetica" w:hAnsi="Helvetica"/>
        </w:rPr>
        <w:t>Student</w:t>
      </w:r>
      <w:r w:rsidRPr="00C1100F">
        <w:rPr>
          <w:rFonts w:ascii="Helvetica" w:hAnsi="Helvetica"/>
        </w:rPr>
        <w:t>实例进行操作，就不能随心所欲地设置</w:t>
      </w:r>
      <w:r w:rsidRPr="00C1100F">
        <w:rPr>
          <w:rFonts w:ascii="Helvetica" w:hAnsi="Helvetica"/>
        </w:rPr>
        <w:t>score</w:t>
      </w:r>
      <w:r w:rsidRPr="00C1100F">
        <w:rPr>
          <w:rFonts w:ascii="Helvetica" w:hAnsi="Helvetica"/>
        </w:rPr>
        <w:t>了：</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60</w:t>
      </w:r>
      <w:r w:rsidRPr="00C1100F">
        <w:rPr>
          <w:rStyle w:val="HTML"/>
        </w:rPr>
        <w:t xml:space="preserve">) </w:t>
      </w:r>
      <w:r w:rsidRPr="00C1100F">
        <w:rPr>
          <w:rStyle w:val="comment"/>
          <w:i/>
          <w:iCs/>
        </w:rPr>
        <w:t># ok!</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9999</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但是，上面的调用方法又略显复杂，没有直接用属性这么直接简单。</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26189">
        <w:rPr>
          <w:rFonts w:ascii="Helvetica" w:hAnsi="Helvetica"/>
          <w:color w:val="70AD47" w:themeColor="accent6"/>
        </w:rPr>
        <w:t>有没有既能检查参数，又可以用类似属性这样简单的方式来访问类的变量呢？</w:t>
      </w:r>
      <w:r w:rsidRPr="00C1100F">
        <w:rPr>
          <w:rFonts w:ascii="Helvetica" w:hAnsi="Helvetica"/>
        </w:rPr>
        <w:t>对于追求完美的</w:t>
      </w:r>
      <w:r w:rsidRPr="00C1100F">
        <w:rPr>
          <w:rFonts w:ascii="Helvetica" w:hAnsi="Helvetica"/>
        </w:rPr>
        <w:t>Python</w:t>
      </w:r>
      <w:r w:rsidRPr="00C1100F">
        <w:rPr>
          <w:rFonts w:ascii="Helvetica" w:hAnsi="Helvetica"/>
        </w:rPr>
        <w:t>程序员来说，这是必须要做到的！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还记得装饰器（</w:t>
      </w:r>
      <w:r w:rsidRPr="00C1100F">
        <w:rPr>
          <w:rFonts w:ascii="Helvetica" w:hAnsi="Helvetica"/>
        </w:rPr>
        <w:t>decorator</w:t>
      </w:r>
      <w:r w:rsidRPr="00C1100F">
        <w:rPr>
          <w:rFonts w:ascii="Helvetica" w:hAnsi="Helvetica"/>
        </w:rPr>
        <w:t>）可以给函数动态加上功能吗？对于类的方法，装饰器一样起作用。</w:t>
      </w:r>
      <w:r w:rsidRPr="0074059F">
        <w:rPr>
          <w:rFonts w:ascii="Helvetica" w:hAnsi="Helvetica"/>
          <w:color w:val="70AD47" w:themeColor="accent6"/>
        </w:rPr>
        <w:t>Python</w:t>
      </w:r>
      <w:r w:rsidRPr="0074059F">
        <w:rPr>
          <w:rFonts w:ascii="Helvetica" w:hAnsi="Helvetica"/>
          <w:color w:val="70AD47" w:themeColor="accent6"/>
        </w:rPr>
        <w:t>内置的</w:t>
      </w:r>
      <w:r w:rsidRPr="0074059F">
        <w:rPr>
          <w:rStyle w:val="HTML"/>
          <w:rFonts w:ascii="Consolas" w:hAnsi="Consolas" w:cs="Consolas"/>
          <w:color w:val="70AD47" w:themeColor="accent6"/>
          <w:bdr w:val="single" w:sz="6" w:space="0" w:color="DDDDDD" w:frame="1"/>
          <w:shd w:val="clear" w:color="auto" w:fill="FAFAFA"/>
        </w:rPr>
        <w:t>@property</w:t>
      </w:r>
      <w:r w:rsidRPr="0074059F">
        <w:rPr>
          <w:rFonts w:ascii="Helvetica" w:hAnsi="Helvetica"/>
          <w:color w:val="70AD47" w:themeColor="accent6"/>
        </w:rPr>
        <w:t>装饰器就是负责把一个方法变成属性调用的：</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lastRenderedPageBreak/>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@score.setter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Style w:val="HTML"/>
          <w:rFonts w:ascii="Consolas" w:hAnsi="Consolas" w:cs="Consolas"/>
          <w:bdr w:val="single" w:sz="6" w:space="0" w:color="DDDDDD" w:frame="1"/>
          <w:shd w:val="clear" w:color="auto" w:fill="FAFAFA"/>
        </w:rPr>
        <w:t>@property</w:t>
      </w:r>
      <w:r w:rsidRPr="00C1100F">
        <w:rPr>
          <w:rFonts w:ascii="Helvetica" w:hAnsi="Helvetica"/>
        </w:rPr>
        <w:t>的实现比较复杂，我们先考察如何使用。把一个</w:t>
      </w:r>
      <w:r w:rsidRPr="00C1100F">
        <w:rPr>
          <w:rFonts w:ascii="Helvetica" w:hAnsi="Helvetica"/>
        </w:rPr>
        <w:t>getter</w:t>
      </w:r>
      <w:r w:rsidRPr="00C1100F">
        <w:rPr>
          <w:rFonts w:ascii="Helvetica" w:hAnsi="Helvetica"/>
        </w:rPr>
        <w:t>方法变成属性，只需要加上</w:t>
      </w:r>
      <w:r w:rsidRPr="00C1100F">
        <w:rPr>
          <w:rStyle w:val="HTML"/>
          <w:rFonts w:ascii="Consolas" w:hAnsi="Consolas" w:cs="Consolas"/>
          <w:bdr w:val="single" w:sz="6" w:space="0" w:color="DDDDDD" w:frame="1"/>
          <w:shd w:val="clear" w:color="auto" w:fill="FAFAFA"/>
        </w:rPr>
        <w:t>@property</w:t>
      </w:r>
      <w:r w:rsidRPr="00C1100F">
        <w:rPr>
          <w:rFonts w:ascii="Helvetica" w:hAnsi="Helvetica"/>
        </w:rPr>
        <w:t>就可以了，此时，</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本身又创建了另一个装饰器</w:t>
      </w:r>
      <w:r w:rsidRPr="00C1100F">
        <w:rPr>
          <w:rStyle w:val="HTML"/>
          <w:rFonts w:ascii="Consolas" w:hAnsi="Consolas" w:cs="Consolas"/>
          <w:bdr w:val="single" w:sz="6" w:space="0" w:color="DDDDDD" w:frame="1"/>
          <w:shd w:val="clear" w:color="auto" w:fill="FAFAFA"/>
        </w:rPr>
        <w:t>@score.setter</w:t>
      </w:r>
      <w:r w:rsidRPr="00C1100F">
        <w:rPr>
          <w:rFonts w:ascii="Helvetica" w:hAnsi="Helvetica"/>
        </w:rPr>
        <w:t>，负责把一个</w:t>
      </w:r>
      <w:r w:rsidRPr="00C1100F">
        <w:rPr>
          <w:rFonts w:ascii="Helvetica" w:hAnsi="Helvetica"/>
        </w:rPr>
        <w:t>setter</w:t>
      </w:r>
      <w:r w:rsidRPr="00C1100F">
        <w:rPr>
          <w:rFonts w:ascii="Helvetica" w:hAnsi="Helvetica"/>
        </w:rPr>
        <w:t>方法变成属性赋值，于是，我们就拥有一个可控的属性操作：</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60</w:t>
      </w:r>
      <w:r w:rsidRPr="00C1100F">
        <w:rPr>
          <w:rStyle w:val="HTML"/>
        </w:rPr>
        <w:t xml:space="preserve"> </w:t>
      </w:r>
      <w:r w:rsidRPr="00C1100F">
        <w:rPr>
          <w:rStyle w:val="comment"/>
          <w:i/>
          <w:iCs/>
        </w:rPr>
        <w:t># OK，实际转化为s.set_score(60)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w:t>
      </w:r>
      <w:r w:rsidRPr="00C1100F">
        <w:rPr>
          <w:rStyle w:val="comment"/>
          <w:i/>
          <w:iCs/>
        </w:rPr>
        <w:t># OK，实际转化为s.get_score()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9999</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注意到这个神奇的</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，我们在对实例属性操作的时候，就知道该属性很可能不是直接暴露的，而是通过</w:t>
      </w:r>
      <w:r w:rsidRPr="00C1100F">
        <w:rPr>
          <w:rFonts w:ascii="Helvetica" w:hAnsi="Helvetica"/>
        </w:rPr>
        <w:t>getter</w:t>
      </w:r>
      <w:r w:rsidRPr="00C1100F">
        <w:rPr>
          <w:rFonts w:ascii="Helvetica" w:hAnsi="Helvetica"/>
        </w:rPr>
        <w:t>和</w:t>
      </w:r>
      <w:r w:rsidRPr="00C1100F">
        <w:rPr>
          <w:rFonts w:ascii="Helvetica" w:hAnsi="Helvetica"/>
        </w:rPr>
        <w:t>setter</w:t>
      </w:r>
      <w:r w:rsidRPr="00C1100F">
        <w:rPr>
          <w:rFonts w:ascii="Helvetica" w:hAnsi="Helvetica"/>
        </w:rPr>
        <w:t>方法来实现的。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还可以定义只读属性，</w:t>
      </w:r>
      <w:r w:rsidRPr="0074059F">
        <w:rPr>
          <w:rFonts w:ascii="Helvetica" w:hAnsi="Helvetica"/>
          <w:color w:val="70AD47" w:themeColor="accent6"/>
        </w:rPr>
        <w:t>只定义</w:t>
      </w:r>
      <w:r w:rsidRPr="0074059F">
        <w:rPr>
          <w:rFonts w:ascii="Helvetica" w:hAnsi="Helvetica"/>
          <w:color w:val="70AD47" w:themeColor="accent6"/>
        </w:rPr>
        <w:t>getter</w:t>
      </w:r>
      <w:r w:rsidRPr="0074059F">
        <w:rPr>
          <w:rFonts w:ascii="Helvetica" w:hAnsi="Helvetica"/>
          <w:color w:val="70AD47" w:themeColor="accent6"/>
        </w:rPr>
        <w:t>方法，不定义</w:t>
      </w:r>
      <w:r w:rsidRPr="0074059F">
        <w:rPr>
          <w:rFonts w:ascii="Helvetica" w:hAnsi="Helvetica"/>
          <w:color w:val="70AD47" w:themeColor="accent6"/>
        </w:rPr>
        <w:t>setter</w:t>
      </w:r>
      <w:r w:rsidRPr="0074059F">
        <w:rPr>
          <w:rFonts w:ascii="Helvetica" w:hAnsi="Helvetica"/>
          <w:color w:val="70AD47" w:themeColor="accent6"/>
        </w:rPr>
        <w:t>方法就是一个只读属性：</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lastRenderedPageBreak/>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self._birth</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@birth.setter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self._birth = value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age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w:t>
      </w:r>
      <w:r w:rsidRPr="00C1100F">
        <w:rPr>
          <w:rStyle w:val="number"/>
        </w:rPr>
        <w:t>2015</w:t>
      </w:r>
      <w:r w:rsidRPr="00C1100F">
        <w:rPr>
          <w:rStyle w:val="HTML"/>
        </w:rPr>
        <w:t xml:space="preserve"> - self._birth</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上面的</w:t>
      </w:r>
      <w:r w:rsidRPr="00C1100F">
        <w:rPr>
          <w:rStyle w:val="HTML"/>
          <w:rFonts w:ascii="Consolas" w:hAnsi="Consolas" w:cs="Consolas"/>
          <w:bdr w:val="single" w:sz="6" w:space="0" w:color="DDDDDD" w:frame="1"/>
          <w:shd w:val="clear" w:color="auto" w:fill="FAFAFA"/>
        </w:rPr>
        <w:t>birth</w:t>
      </w:r>
      <w:r w:rsidRPr="00C1100F">
        <w:rPr>
          <w:rFonts w:ascii="Helvetica" w:hAnsi="Helvetica"/>
        </w:rPr>
        <w:t>是可读写属性，而</w:t>
      </w:r>
      <w:r w:rsidRPr="00C1100F">
        <w:rPr>
          <w:rStyle w:val="HTML"/>
          <w:rFonts w:ascii="Consolas" w:hAnsi="Consolas" w:cs="Consolas"/>
          <w:bdr w:val="single" w:sz="6" w:space="0" w:color="DDDDDD" w:frame="1"/>
          <w:shd w:val="clear" w:color="auto" w:fill="FAFAFA"/>
        </w:rPr>
        <w:t>age</w:t>
      </w:r>
      <w:r w:rsidRPr="00C1100F">
        <w:rPr>
          <w:rFonts w:ascii="Helvetica" w:hAnsi="Helvetica"/>
        </w:rPr>
        <w:t>就是一个</w:t>
      </w:r>
      <w:r w:rsidRPr="00C1100F">
        <w:rPr>
          <w:rStyle w:val="a8"/>
          <w:rFonts w:ascii="Helvetica" w:hAnsi="Helvetica"/>
        </w:rPr>
        <w:t>只读</w:t>
      </w:r>
      <w:r w:rsidRPr="00C1100F">
        <w:rPr>
          <w:rFonts w:ascii="Helvetica" w:hAnsi="Helvetica"/>
        </w:rPr>
        <w:t>属性，因为</w:t>
      </w:r>
      <w:r w:rsidRPr="00C1100F">
        <w:rPr>
          <w:rStyle w:val="HTML"/>
          <w:rFonts w:ascii="Consolas" w:hAnsi="Consolas" w:cs="Consolas"/>
          <w:bdr w:val="single" w:sz="6" w:space="0" w:color="DDDDDD" w:frame="1"/>
          <w:shd w:val="clear" w:color="auto" w:fill="FAFAFA"/>
        </w:rPr>
        <w:t>age</w:t>
      </w:r>
      <w:r w:rsidRPr="00C1100F">
        <w:rPr>
          <w:rFonts w:ascii="Helvetica" w:hAnsi="Helvetica"/>
        </w:rPr>
        <w:t>可以根据</w:t>
      </w:r>
      <w:r w:rsidRPr="00C1100F">
        <w:rPr>
          <w:rStyle w:val="HTML"/>
          <w:rFonts w:ascii="Consolas" w:hAnsi="Consolas" w:cs="Consolas"/>
          <w:bdr w:val="single" w:sz="6" w:space="0" w:color="DDDDDD" w:frame="1"/>
          <w:shd w:val="clear" w:color="auto" w:fill="FAFAFA"/>
        </w:rPr>
        <w:t>birth</w:t>
      </w:r>
      <w:r w:rsidRPr="00C1100F">
        <w:rPr>
          <w:rFonts w:ascii="Helvetica" w:hAnsi="Helvetica"/>
        </w:rPr>
        <w:t>和当前时间计算出来。</w:t>
      </w:r>
    </w:p>
    <w:p w:rsidR="0074059F" w:rsidRPr="0074059F" w:rsidRDefault="0074059F" w:rsidP="0074059F">
      <w:pPr>
        <w:widowControl/>
        <w:shd w:val="clear" w:color="auto" w:fill="FFFFFF"/>
        <w:spacing w:before="375" w:after="225" w:line="360" w:lineRule="atLeast"/>
        <w:jc w:val="left"/>
        <w:outlineLvl w:val="2"/>
        <w:rPr>
          <w:rFonts w:ascii="Helvetica" w:hAnsi="Helvetica" w:cs="宋体"/>
          <w:kern w:val="0"/>
          <w:szCs w:val="24"/>
        </w:rPr>
      </w:pPr>
      <w:bookmarkStart w:id="130" w:name="_Toc454522363"/>
      <w:r w:rsidRPr="0074059F">
        <w:rPr>
          <w:rFonts w:ascii="Helvetica" w:hAnsi="Helvetica" w:cs="宋体"/>
          <w:kern w:val="0"/>
          <w:szCs w:val="24"/>
        </w:rPr>
        <w:t>小结</w:t>
      </w:r>
      <w:bookmarkEnd w:id="130"/>
    </w:p>
    <w:p w:rsidR="0074059F" w:rsidRPr="0074059F" w:rsidRDefault="0074059F" w:rsidP="0074059F">
      <w:pPr>
        <w:widowControl/>
        <w:shd w:val="clear" w:color="auto" w:fill="FFFFFF"/>
        <w:spacing w:before="225" w:after="225" w:line="300" w:lineRule="atLeast"/>
        <w:jc w:val="left"/>
        <w:rPr>
          <w:rFonts w:ascii="Helvetica" w:hAnsi="Helvetica" w:cs="宋体"/>
          <w:kern w:val="0"/>
          <w:szCs w:val="24"/>
        </w:rPr>
      </w:pPr>
      <w:r w:rsidRPr="0074059F">
        <w:rPr>
          <w:rFonts w:ascii="Consolas" w:hAnsi="Consolas" w:cs="Consolas"/>
          <w:kern w:val="0"/>
          <w:szCs w:val="24"/>
          <w:bdr w:val="single" w:sz="6" w:space="0" w:color="DDDDDD" w:frame="1"/>
          <w:shd w:val="clear" w:color="auto" w:fill="FAFAFA"/>
        </w:rPr>
        <w:t>@property</w:t>
      </w:r>
      <w:r w:rsidRPr="0074059F">
        <w:rPr>
          <w:rFonts w:ascii="Helvetica" w:hAnsi="Helvetica" w:cs="宋体"/>
          <w:kern w:val="0"/>
          <w:szCs w:val="24"/>
        </w:rPr>
        <w:t>广泛应用在类的定义中，可以让调用者写出简短的代码，同时保证对参数进行必要的检查，这样，程序运行时就减少了出错的可能性。</w:t>
      </w:r>
    </w:p>
    <w:p w:rsidR="00C1100F" w:rsidRPr="0076430B" w:rsidRDefault="00C1100F" w:rsidP="0076430B"/>
    <w:p w:rsidR="00167F3C" w:rsidRDefault="00167F3C" w:rsidP="00E83F69">
      <w:pPr>
        <w:pStyle w:val="2"/>
        <w:rPr>
          <w:sz w:val="24"/>
        </w:rPr>
      </w:pPr>
      <w:bookmarkStart w:id="131" w:name="_Toc454522364"/>
      <w:r w:rsidRPr="00167F3C">
        <w:rPr>
          <w:sz w:val="24"/>
        </w:rPr>
        <w:t>第</w:t>
      </w:r>
      <w:r w:rsidRPr="00167F3C">
        <w:rPr>
          <w:rFonts w:hint="eastAsia"/>
          <w:sz w:val="24"/>
        </w:rPr>
        <w:t>40</w:t>
      </w:r>
      <w:r w:rsidRPr="00167F3C">
        <w:rPr>
          <w:rFonts w:hint="eastAsia"/>
          <w:sz w:val="24"/>
        </w:rPr>
        <w:t>课</w:t>
      </w:r>
      <w:r w:rsidRPr="00167F3C">
        <w:rPr>
          <w:rFonts w:hint="eastAsia"/>
          <w:sz w:val="24"/>
        </w:rPr>
        <w:t xml:space="preserve">  </w:t>
      </w:r>
      <w:r w:rsidRPr="00167F3C">
        <w:rPr>
          <w:rFonts w:hint="eastAsia"/>
          <w:sz w:val="24"/>
        </w:rPr>
        <w:t>多重继承</w:t>
      </w:r>
      <w:bookmarkEnd w:id="131"/>
    </w:p>
    <w:p w:rsidR="00167F3C" w:rsidRPr="00167F3C" w:rsidRDefault="00167F3C" w:rsidP="00167F3C">
      <w:pPr>
        <w:pStyle w:val="a5"/>
        <w:shd w:val="clear" w:color="auto" w:fill="FFFFFF"/>
        <w:spacing w:before="0" w:beforeAutospacing="0" w:after="225" w:afterAutospacing="0" w:line="300" w:lineRule="atLeast"/>
        <w:rPr>
          <w:rFonts w:ascii="Helvetica" w:hAnsi="Helvetica"/>
        </w:rPr>
      </w:pPr>
      <w:r w:rsidRPr="00167F3C">
        <w:rPr>
          <w:rFonts w:ascii="Helvetica" w:hAnsi="Helvetica"/>
        </w:rPr>
        <w:t>继承是面向对象编程的一个重要的方式，因为通过继承，子类就可以扩展父类的功能。</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回忆一下</w:t>
      </w:r>
      <w:r w:rsidRPr="00167F3C">
        <w:rPr>
          <w:rStyle w:val="HTML"/>
          <w:rFonts w:ascii="Consolas" w:hAnsi="Consolas" w:cs="Consolas"/>
          <w:bdr w:val="single" w:sz="6" w:space="0" w:color="DDDDDD" w:frame="1"/>
          <w:shd w:val="clear" w:color="auto" w:fill="FAFAFA"/>
        </w:rPr>
        <w:t>Animal</w:t>
      </w:r>
      <w:r w:rsidRPr="00167F3C">
        <w:rPr>
          <w:rFonts w:ascii="Helvetica" w:hAnsi="Helvetica"/>
        </w:rPr>
        <w:t>类层次的设计，假设我们要实现以下</w:t>
      </w:r>
      <w:r w:rsidRPr="00167F3C">
        <w:rPr>
          <w:rFonts w:ascii="Helvetica" w:hAnsi="Helvetica"/>
        </w:rPr>
        <w:t>4</w:t>
      </w:r>
      <w:r w:rsidRPr="00167F3C">
        <w:rPr>
          <w:rFonts w:ascii="Helvetica" w:hAnsi="Helvetica"/>
        </w:rPr>
        <w:t>种动物：</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Dog - </w:t>
      </w:r>
      <w:r w:rsidRPr="00167F3C">
        <w:rPr>
          <w:rFonts w:ascii="Helvetica" w:hAnsi="Helvetica"/>
          <w:szCs w:val="24"/>
        </w:rPr>
        <w:t>狗狗；</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Bat - </w:t>
      </w:r>
      <w:r w:rsidRPr="00167F3C">
        <w:rPr>
          <w:rFonts w:ascii="Helvetica" w:hAnsi="Helvetica"/>
          <w:szCs w:val="24"/>
        </w:rPr>
        <w:t>蝙蝠；</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Parrot - </w:t>
      </w:r>
      <w:r w:rsidRPr="00167F3C">
        <w:rPr>
          <w:rFonts w:ascii="Helvetica" w:hAnsi="Helvetica"/>
          <w:szCs w:val="24"/>
        </w:rPr>
        <w:t>鹦鹉；</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Ostrich - </w:t>
      </w:r>
      <w:r w:rsidRPr="00167F3C">
        <w:rPr>
          <w:rFonts w:ascii="Helvetica" w:hAnsi="Helvetica"/>
          <w:szCs w:val="24"/>
        </w:rPr>
        <w:t>鸵鸟。</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如果按照哺乳动物和鸟类归类，我们可以设计出这样的类的层次：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lastRenderedPageBreak/>
        <w:drawing>
          <wp:inline distT="0" distB="0" distL="0" distR="0">
            <wp:extent cx="3188473" cy="2290290"/>
            <wp:effectExtent l="0" t="0" r="0" b="0"/>
            <wp:docPr id="24" name="图片 24" descr="animal-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l-mb"/>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1244" cy="2292280"/>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但是如果按照</w:t>
      </w:r>
      <w:r w:rsidRPr="00167F3C">
        <w:rPr>
          <w:rFonts w:ascii="Helvetica" w:hAnsi="Helvetica"/>
        </w:rPr>
        <w:t>“</w:t>
      </w:r>
      <w:r w:rsidRPr="00167F3C">
        <w:rPr>
          <w:rFonts w:ascii="Helvetica" w:hAnsi="Helvetica"/>
        </w:rPr>
        <w:t>能跑</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能飞</w:t>
      </w:r>
      <w:r w:rsidRPr="00167F3C">
        <w:rPr>
          <w:rFonts w:ascii="Helvetica" w:hAnsi="Helvetica"/>
        </w:rPr>
        <w:t>”</w:t>
      </w:r>
      <w:r w:rsidRPr="00167F3C">
        <w:rPr>
          <w:rFonts w:ascii="Helvetica" w:hAnsi="Helvetica"/>
        </w:rPr>
        <w:t>来归类，我们就应该设计出这样的类的层次：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extent cx="2773154" cy="1979875"/>
            <wp:effectExtent l="0" t="0" r="8255" b="1905"/>
            <wp:docPr id="23" name="图片 23" descr="anima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rf"/>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6375" cy="1989314"/>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如果要把上面的两种分类都包含进来，我们就得设计更多的层次：</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哺乳类：能跑的哺乳类，能飞的哺乳类；</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鸟类：能跑的鸟类，能飞的鸟类。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这么一来，类的层次就复杂了：</w:t>
      </w:r>
    </w:p>
    <w:p w:rsidR="00167F3C" w:rsidRPr="00167F3C" w:rsidRDefault="00167F3C" w:rsidP="00070FCD">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extent cx="2822713" cy="2618596"/>
            <wp:effectExtent l="0" t="0" r="0" b="0"/>
            <wp:docPr id="22" name="图片 22" descr="animal-mb-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mb-rf"/>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0945" cy="2626232"/>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lastRenderedPageBreak/>
        <w:t>如果要再增加</w:t>
      </w:r>
      <w:r w:rsidRPr="00167F3C">
        <w:rPr>
          <w:rFonts w:ascii="Helvetica" w:hAnsi="Helvetica"/>
        </w:rPr>
        <w:t>“</w:t>
      </w:r>
      <w:r w:rsidRPr="00167F3C">
        <w:rPr>
          <w:rFonts w:ascii="Helvetica" w:hAnsi="Helvetica"/>
        </w:rPr>
        <w:t>宠物类</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非宠物类</w:t>
      </w:r>
      <w:r w:rsidRPr="00167F3C">
        <w:rPr>
          <w:rFonts w:ascii="Helvetica" w:hAnsi="Helvetica"/>
        </w:rPr>
        <w:t>”</w:t>
      </w:r>
      <w:r w:rsidRPr="00167F3C">
        <w:rPr>
          <w:rFonts w:ascii="Helvetica" w:hAnsi="Helvetica"/>
        </w:rPr>
        <w:t>，这么搞下去，类的数量会呈指数增长，很明显这样设计是不行的。</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354295">
        <w:rPr>
          <w:rFonts w:ascii="Helvetica" w:hAnsi="Helvetica"/>
          <w:color w:val="4472C4" w:themeColor="accent5"/>
        </w:rPr>
        <w:t>正确的做法是采用多重继承</w:t>
      </w:r>
      <w:r w:rsidRPr="00167F3C">
        <w:rPr>
          <w:rFonts w:ascii="Helvetica" w:hAnsi="Helvetica"/>
        </w:rPr>
        <w:t>。首先，主要的类层次仍按照哺乳类和鸟类设计：</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Animal</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大类: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Mammal</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Bird</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各种动物:</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Parrot</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Ostrich</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lastRenderedPageBreak/>
        <w:t>现在，我们要给动物再加上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的功能，只需要先定义好</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Runnable</w:t>
      </w:r>
      <w:r w:rsidRPr="00167F3C">
        <w:rPr>
          <w:rStyle w:val="params"/>
          <w:b/>
          <w:bCs/>
        </w:rPr>
        <w:t>(object)</w:t>
      </w:r>
      <w:r w:rsidRPr="00167F3C">
        <w:rPr>
          <w:rStyle w:val="class"/>
          <w:b/>
          <w:bCs/>
        </w:rPr>
        <w:t>:</w:t>
      </w:r>
      <w:r w:rsidR="00070FCD">
        <w:rPr>
          <w:rStyle w:val="class"/>
          <w:b/>
          <w:bCs/>
        </w:rPr>
        <w:t xml:space="preserve">      </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run</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print(</w:t>
      </w:r>
      <w:r w:rsidRPr="00167F3C">
        <w:rPr>
          <w:rStyle w:val="string"/>
        </w:rPr>
        <w:t>'Running...'</w:t>
      </w:r>
      <w:r w:rsidRPr="00167F3C">
        <w:rPr>
          <w:rStyle w:val="HTML"/>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Flyable</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fly</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print(</w:t>
      </w:r>
      <w:r w:rsidRPr="00167F3C">
        <w:rPr>
          <w:rStyle w:val="string"/>
        </w:rPr>
        <w:t>'Flying...'</w:t>
      </w:r>
      <w:r w:rsidRPr="00167F3C">
        <w:rPr>
          <w:rStyle w:val="HTML"/>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Runnable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Dog</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Flyable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Flyable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Bat</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 Flyable)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070FCD">
        <w:rPr>
          <w:rFonts w:ascii="Helvetica" w:hAnsi="Helvetica"/>
          <w:color w:val="70AD47" w:themeColor="accent6"/>
        </w:rPr>
        <w:t>通过多重继承，一个子类就可以同时获得多个父类的所有功能</w:t>
      </w:r>
      <w:r w:rsidRPr="00167F3C">
        <w:rPr>
          <w:rFonts w:ascii="Helvetica" w:hAnsi="Helvetica"/>
        </w:rPr>
        <w:t>。</w:t>
      </w:r>
    </w:p>
    <w:p w:rsidR="00167F3C" w:rsidRPr="00167F3C" w:rsidRDefault="00167F3C" w:rsidP="00E83F69">
      <w:pPr>
        <w:pStyle w:val="3"/>
        <w:shd w:val="clear" w:color="auto" w:fill="FFFFFF"/>
        <w:spacing w:before="375" w:after="225" w:line="360" w:lineRule="atLeast"/>
        <w:rPr>
          <w:rFonts w:ascii="Helvetica" w:hAnsi="Helvetica"/>
          <w:b w:val="0"/>
          <w:bCs w:val="0"/>
          <w:sz w:val="24"/>
          <w:szCs w:val="24"/>
        </w:rPr>
      </w:pPr>
      <w:bookmarkStart w:id="132" w:name="_Toc454522365"/>
      <w:r w:rsidRPr="00167F3C">
        <w:rPr>
          <w:rFonts w:ascii="Helvetica" w:hAnsi="Helvetica"/>
          <w:b w:val="0"/>
          <w:bCs w:val="0"/>
          <w:sz w:val="24"/>
          <w:szCs w:val="24"/>
        </w:rPr>
        <w:t>MixIn</w:t>
      </w:r>
      <w:bookmarkEnd w:id="132"/>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在设计类的继承关系时，</w:t>
      </w:r>
      <w:r w:rsidRPr="00070FCD">
        <w:rPr>
          <w:rFonts w:ascii="Helvetica" w:hAnsi="Helvetica"/>
          <w:color w:val="70AD47" w:themeColor="accent6"/>
        </w:rPr>
        <w:t>通常，主线都是单一继承下来的</w:t>
      </w:r>
      <w:r w:rsidRPr="00167F3C">
        <w:rPr>
          <w:rFonts w:ascii="Helvetica" w:hAnsi="Helvetica"/>
        </w:rPr>
        <w:t>，例如，</w:t>
      </w:r>
      <w:r w:rsidRPr="00167F3C">
        <w:rPr>
          <w:rStyle w:val="HTML"/>
          <w:rFonts w:ascii="Consolas" w:hAnsi="Consolas" w:cs="Consolas"/>
          <w:bdr w:val="single" w:sz="6" w:space="0" w:color="DDDDDD" w:frame="1"/>
          <w:shd w:val="clear" w:color="auto" w:fill="FAFAFA"/>
        </w:rPr>
        <w:t>Ostrich</w:t>
      </w:r>
      <w:r w:rsidRPr="00167F3C">
        <w:rPr>
          <w:rFonts w:ascii="Helvetica" w:hAnsi="Helvetica"/>
        </w:rPr>
        <w:t>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。但是，</w:t>
      </w:r>
      <w:r w:rsidRPr="00070FCD">
        <w:rPr>
          <w:rFonts w:ascii="Helvetica" w:hAnsi="Helvetica"/>
          <w:color w:val="70AD47" w:themeColor="accent6"/>
        </w:rPr>
        <w:t>如果需要</w:t>
      </w:r>
      <w:r w:rsidRPr="00070FCD">
        <w:rPr>
          <w:rFonts w:ascii="Helvetica" w:hAnsi="Helvetica"/>
          <w:color w:val="70AD47" w:themeColor="accent6"/>
        </w:rPr>
        <w:t>“</w:t>
      </w:r>
      <w:r w:rsidRPr="00070FCD">
        <w:rPr>
          <w:rFonts w:ascii="Helvetica" w:hAnsi="Helvetica"/>
          <w:color w:val="70AD47" w:themeColor="accent6"/>
        </w:rPr>
        <w:t>混入</w:t>
      </w:r>
      <w:r w:rsidRPr="00070FCD">
        <w:rPr>
          <w:rFonts w:ascii="Helvetica" w:hAnsi="Helvetica"/>
          <w:color w:val="70AD47" w:themeColor="accent6"/>
        </w:rPr>
        <w:t>”</w:t>
      </w:r>
      <w:r w:rsidRPr="00070FCD">
        <w:rPr>
          <w:rFonts w:ascii="Helvetica" w:hAnsi="Helvetica"/>
          <w:color w:val="70AD47" w:themeColor="accent6"/>
        </w:rPr>
        <w:t>额外的功能，通过多重继承就可以实现</w:t>
      </w:r>
      <w:r w:rsidRPr="00167F3C">
        <w:rPr>
          <w:rFonts w:ascii="Helvetica" w:hAnsi="Helvetica"/>
        </w:rPr>
        <w:t>，比如，让</w:t>
      </w:r>
      <w:r w:rsidRPr="00167F3C">
        <w:rPr>
          <w:rStyle w:val="HTML"/>
          <w:rFonts w:ascii="Consolas" w:hAnsi="Consolas" w:cs="Consolas"/>
          <w:bdr w:val="single" w:sz="6" w:space="0" w:color="DDDDDD" w:frame="1"/>
          <w:shd w:val="clear" w:color="auto" w:fill="FAFAFA"/>
        </w:rPr>
        <w:t>Ostrich</w:t>
      </w:r>
      <w:r w:rsidRPr="00167F3C">
        <w:rPr>
          <w:rFonts w:ascii="Helvetica" w:hAnsi="Helvetica"/>
        </w:rPr>
        <w:t>除了继承自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外，再同时继承</w:t>
      </w:r>
      <w:r w:rsidRPr="00167F3C">
        <w:rPr>
          <w:rStyle w:val="HTML"/>
          <w:rFonts w:ascii="Consolas" w:hAnsi="Consolas" w:cs="Consolas"/>
          <w:bdr w:val="single" w:sz="6" w:space="0" w:color="DDDDDD" w:frame="1"/>
          <w:shd w:val="clear" w:color="auto" w:fill="FAFAFA"/>
        </w:rPr>
        <w:t>Runnable</w:t>
      </w:r>
      <w:r w:rsidRPr="00167F3C">
        <w:rPr>
          <w:rFonts w:ascii="Helvetica" w:hAnsi="Helvetica"/>
        </w:rPr>
        <w:t>。这种设计通常称之为</w:t>
      </w:r>
      <w:r w:rsidRPr="00070FCD">
        <w:rPr>
          <w:rFonts w:ascii="Helvetica" w:hAnsi="Helvetica"/>
          <w:color w:val="70AD47" w:themeColor="accent6"/>
        </w:rPr>
        <w:t>MixIn</w:t>
      </w:r>
      <w:r w:rsidRPr="00167F3C">
        <w:rPr>
          <w:rFonts w:ascii="Helvetica" w:hAnsi="Helvetica"/>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为了更好地看出继承关系，我们把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改为</w:t>
      </w:r>
      <w:r w:rsidRPr="00167F3C">
        <w:rPr>
          <w:rStyle w:val="HTML"/>
          <w:rFonts w:ascii="Consolas" w:hAnsi="Consolas" w:cs="Consolas"/>
          <w:bdr w:val="single" w:sz="6" w:space="0" w:color="DDDDDD" w:frame="1"/>
          <w:shd w:val="clear" w:color="auto" w:fill="FAFAFA"/>
        </w:rPr>
        <w:t>RunnableMixIn</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FlyableMixIn</w:t>
      </w:r>
      <w:r w:rsidRPr="00167F3C">
        <w:rPr>
          <w:rFonts w:ascii="Helvetica" w:hAnsi="Helvetica"/>
        </w:rPr>
        <w:t>。类似的，你还可以定义出肉食动物</w:t>
      </w:r>
      <w:r w:rsidRPr="00167F3C">
        <w:rPr>
          <w:rStyle w:val="HTML"/>
          <w:rFonts w:ascii="Consolas" w:hAnsi="Consolas" w:cs="Consolas"/>
          <w:bdr w:val="single" w:sz="6" w:space="0" w:color="DDDDDD" w:frame="1"/>
          <w:shd w:val="clear" w:color="auto" w:fill="FAFAFA"/>
        </w:rPr>
        <w:t>CarnivorousMixIn</w:t>
      </w:r>
      <w:r w:rsidRPr="00167F3C">
        <w:rPr>
          <w:rFonts w:ascii="Helvetica" w:hAnsi="Helvetica"/>
        </w:rPr>
        <w:t>和植食动物</w:t>
      </w:r>
      <w:r w:rsidRPr="00167F3C">
        <w:rPr>
          <w:rStyle w:val="HTML"/>
          <w:rFonts w:ascii="Consolas" w:hAnsi="Consolas" w:cs="Consolas"/>
          <w:bdr w:val="single" w:sz="6" w:space="0" w:color="DDDDDD" w:frame="1"/>
          <w:shd w:val="clear" w:color="auto" w:fill="FAFAFA"/>
        </w:rPr>
        <w:t>HerbivoresMixIn</w:t>
      </w:r>
      <w:r w:rsidRPr="00167F3C">
        <w:rPr>
          <w:rFonts w:ascii="Helvetica" w:hAnsi="Helvetica"/>
        </w:rPr>
        <w:t>，让某个动物同时拥有好几个</w:t>
      </w:r>
      <w:r w:rsidRPr="00167F3C">
        <w:rPr>
          <w:rFonts w:ascii="Helvetica" w:hAnsi="Helvetica"/>
        </w:rPr>
        <w:t>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RunnableMixIn, CarnivorousMixIn)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lastRenderedPageBreak/>
        <w:t xml:space="preserve">    </w:t>
      </w:r>
      <w:r w:rsidRPr="00167F3C">
        <w:rPr>
          <w:rStyle w:val="keyword"/>
          <w:b/>
          <w:bCs/>
        </w:rPr>
        <w:t>pass</w:t>
      </w:r>
    </w:p>
    <w:p w:rsidR="00167F3C" w:rsidRPr="00864D18" w:rsidRDefault="00167F3C" w:rsidP="00167F3C">
      <w:pPr>
        <w:pStyle w:val="a5"/>
        <w:shd w:val="clear" w:color="auto" w:fill="FFFFFF"/>
        <w:spacing w:before="225" w:beforeAutospacing="0" w:after="225" w:afterAutospacing="0" w:line="300" w:lineRule="atLeast"/>
        <w:rPr>
          <w:rFonts w:ascii="Helvetica" w:hAnsi="Helvetica"/>
          <w:color w:val="70AD47" w:themeColor="accent6"/>
        </w:rPr>
      </w:pPr>
      <w:r w:rsidRPr="00864D18">
        <w:rPr>
          <w:rFonts w:ascii="Helvetica" w:hAnsi="Helvetica"/>
          <w:color w:val="70AD47" w:themeColor="accent6"/>
        </w:rPr>
        <w:t>MixIn</w:t>
      </w:r>
      <w:r w:rsidRPr="00864D18">
        <w:rPr>
          <w:rFonts w:ascii="Helvetica" w:hAnsi="Helvetica"/>
          <w:color w:val="70AD47" w:themeColor="accent6"/>
        </w:rPr>
        <w:t>的目的就是给一个类增加多个功能，这样，在设计类的时候，我们优先考虑通过多重继承来组合多个</w:t>
      </w:r>
      <w:r w:rsidRPr="00864D18">
        <w:rPr>
          <w:rFonts w:ascii="Helvetica" w:hAnsi="Helvetica"/>
          <w:color w:val="70AD47" w:themeColor="accent6"/>
        </w:rPr>
        <w:t>MixIn</w:t>
      </w:r>
      <w:r w:rsidRPr="00864D18">
        <w:rPr>
          <w:rFonts w:ascii="Helvetica" w:hAnsi="Helvetica"/>
          <w:color w:val="70AD47" w:themeColor="accent6"/>
        </w:rPr>
        <w:t>的功能，而不是设计多层次的复杂的继承关系。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Python</w:t>
      </w:r>
      <w:r w:rsidRPr="00167F3C">
        <w:rPr>
          <w:rFonts w:ascii="Helvetica" w:hAnsi="Helvetica"/>
        </w:rPr>
        <w:t>自带的很多库也使用了</w:t>
      </w:r>
      <w:r w:rsidRPr="00167F3C">
        <w:rPr>
          <w:rFonts w:ascii="Helvetica" w:hAnsi="Helvetica"/>
        </w:rPr>
        <w:t>MixIn</w:t>
      </w:r>
      <w:r w:rsidRPr="00167F3C">
        <w:rPr>
          <w:rFonts w:ascii="Helvetica" w:hAnsi="Helvetica"/>
        </w:rPr>
        <w:t>。举个例子，</w:t>
      </w:r>
      <w:r w:rsidRPr="00167F3C">
        <w:rPr>
          <w:rFonts w:ascii="Helvetica" w:hAnsi="Helvetica"/>
        </w:rPr>
        <w:t>Python</w:t>
      </w:r>
      <w:r w:rsidRPr="00167F3C">
        <w:rPr>
          <w:rFonts w:ascii="Helvetica" w:hAnsi="Helvetica"/>
        </w:rPr>
        <w:t>自带了</w:t>
      </w:r>
      <w:r w:rsidRPr="00167F3C">
        <w:rPr>
          <w:rStyle w:val="HTML"/>
          <w:rFonts w:ascii="Consolas" w:hAnsi="Consolas" w:cs="Consolas"/>
          <w:bdr w:val="single" w:sz="6" w:space="0" w:color="DDDDDD" w:frame="1"/>
          <w:shd w:val="clear" w:color="auto" w:fill="FAFAFA"/>
        </w:rPr>
        <w:t>TCPServer</w:t>
      </w:r>
      <w:r w:rsidRPr="00167F3C">
        <w:rPr>
          <w:rFonts w:ascii="Helvetica" w:hAnsi="Helvetica"/>
        </w:rPr>
        <w:t>和</w:t>
      </w:r>
      <w:r w:rsidRPr="00167F3C">
        <w:rPr>
          <w:rStyle w:val="HTML"/>
          <w:rFonts w:ascii="Consolas" w:hAnsi="Consolas" w:cs="Consolas"/>
          <w:bdr w:val="single" w:sz="6" w:space="0" w:color="DDDDDD" w:frame="1"/>
          <w:shd w:val="clear" w:color="auto" w:fill="FAFAFA"/>
        </w:rPr>
        <w:t>UDPServer</w:t>
      </w:r>
      <w:r w:rsidRPr="00167F3C">
        <w:rPr>
          <w:rFonts w:ascii="Helvetica" w:hAnsi="Helvetica"/>
        </w:rPr>
        <w:t>这两类网络服务，而要同时服务多个用户就必须使用多进程或多线程模型，这两种模型由</w:t>
      </w:r>
      <w:r w:rsidRPr="00167F3C">
        <w:rPr>
          <w:rStyle w:val="HTML"/>
          <w:rFonts w:ascii="Consolas" w:hAnsi="Consolas" w:cs="Consolas"/>
          <w:bdr w:val="single" w:sz="6" w:space="0" w:color="DDDDDD" w:frame="1"/>
          <w:shd w:val="clear" w:color="auto" w:fill="FAFAFA"/>
        </w:rPr>
        <w:t>ForkingMixIn</w:t>
      </w:r>
      <w:r w:rsidRPr="00167F3C">
        <w:rPr>
          <w:rFonts w:ascii="Helvetica" w:hAnsi="Helvetica"/>
        </w:rPr>
        <w:t>和</w:t>
      </w:r>
      <w:r w:rsidRPr="00167F3C">
        <w:rPr>
          <w:rStyle w:val="HTML"/>
          <w:rFonts w:ascii="Consolas" w:hAnsi="Consolas" w:cs="Consolas"/>
          <w:bdr w:val="single" w:sz="6" w:space="0" w:color="DDDDDD" w:frame="1"/>
          <w:shd w:val="clear" w:color="auto" w:fill="FAFAFA"/>
        </w:rPr>
        <w:t>ThreadingMixIn</w:t>
      </w:r>
      <w:r w:rsidRPr="00167F3C">
        <w:rPr>
          <w:rFonts w:ascii="Helvetica" w:hAnsi="Helvetica"/>
        </w:rPr>
        <w:t>提供。通过组合，我们就可以创造出合适的服务来。</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比如，编写一个多进程模式的</w:t>
      </w:r>
      <w:r w:rsidRPr="00167F3C">
        <w:rPr>
          <w:rFonts w:ascii="Helvetica" w:hAnsi="Helvetica"/>
        </w:rPr>
        <w:t>TCP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MyTCPServer</w:t>
      </w:r>
      <w:r w:rsidRPr="00167F3C">
        <w:rPr>
          <w:rStyle w:val="params"/>
          <w:b/>
          <w:bCs/>
        </w:rPr>
        <w:t>(TCPServer, ForkingMixIn)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编写一个多线程模式的</w:t>
      </w:r>
      <w:r w:rsidRPr="00167F3C">
        <w:rPr>
          <w:rFonts w:ascii="Helvetica" w:hAnsi="Helvetica"/>
        </w:rPr>
        <w:t>UDP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MyUDPServer</w:t>
      </w:r>
      <w:r w:rsidRPr="00167F3C">
        <w:rPr>
          <w:rStyle w:val="params"/>
          <w:b/>
          <w:bCs/>
        </w:rPr>
        <w:t>(UDPServer, ThreadingMixIn)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如果你打算搞一个更先进的协程模型，可以编写一个</w:t>
      </w:r>
      <w:r w:rsidRPr="00167F3C">
        <w:rPr>
          <w:rStyle w:val="HTML"/>
          <w:rFonts w:ascii="Consolas" w:hAnsi="Consolas" w:cs="Consolas"/>
          <w:bdr w:val="single" w:sz="6" w:space="0" w:color="DDDDDD" w:frame="1"/>
          <w:shd w:val="clear" w:color="auto" w:fill="FAFAFA"/>
        </w:rPr>
        <w:t>CoroutineMixIn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MyTCPServer</w:t>
      </w:r>
      <w:r w:rsidRPr="00167F3C">
        <w:rPr>
          <w:rStyle w:val="params"/>
          <w:b/>
          <w:bCs/>
        </w:rPr>
        <w:t>(TCPServer, CoroutineMixIn)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这样一来，我们不需要复杂而庞大的继承链，只要选择组合不同的类的功能，就可以快速构造出所需的子类。</w:t>
      </w:r>
    </w:p>
    <w:p w:rsidR="00167F3C" w:rsidRPr="00167F3C" w:rsidRDefault="00167F3C" w:rsidP="00E83F69">
      <w:pPr>
        <w:pStyle w:val="3"/>
        <w:shd w:val="clear" w:color="auto" w:fill="FFFFFF"/>
        <w:spacing w:before="375" w:after="225" w:line="360" w:lineRule="atLeast"/>
        <w:rPr>
          <w:rFonts w:ascii="Helvetica" w:hAnsi="Helvetica"/>
          <w:b w:val="0"/>
          <w:bCs w:val="0"/>
          <w:sz w:val="24"/>
          <w:szCs w:val="24"/>
        </w:rPr>
      </w:pPr>
      <w:bookmarkStart w:id="133" w:name="_Toc454522366"/>
      <w:r w:rsidRPr="00167F3C">
        <w:rPr>
          <w:rFonts w:ascii="Helvetica" w:hAnsi="Helvetica"/>
          <w:b w:val="0"/>
          <w:bCs w:val="0"/>
          <w:sz w:val="24"/>
          <w:szCs w:val="24"/>
        </w:rPr>
        <w:t>小结</w:t>
      </w:r>
      <w:bookmarkEnd w:id="133"/>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由于</w:t>
      </w:r>
      <w:r w:rsidRPr="00167F3C">
        <w:rPr>
          <w:rFonts w:ascii="Helvetica" w:hAnsi="Helvetica"/>
        </w:rPr>
        <w:t>Python</w:t>
      </w:r>
      <w:r w:rsidRPr="00167F3C">
        <w:rPr>
          <w:rFonts w:ascii="Helvetica" w:hAnsi="Helvetica"/>
        </w:rPr>
        <w:t>允许使用多重继承，因此，</w:t>
      </w:r>
      <w:r w:rsidRPr="00167F3C">
        <w:rPr>
          <w:rFonts w:ascii="Helvetica" w:hAnsi="Helvetica"/>
        </w:rPr>
        <w:t>MixIn</w:t>
      </w:r>
      <w:r w:rsidRPr="00167F3C">
        <w:rPr>
          <w:rFonts w:ascii="Helvetica" w:hAnsi="Helvetica"/>
        </w:rPr>
        <w:t>就是一种常见的设计。</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76430B">
        <w:rPr>
          <w:rFonts w:ascii="Helvetica" w:hAnsi="Helvetica"/>
          <w:color w:val="70AD47" w:themeColor="accent6"/>
        </w:rPr>
        <w:t>只允许单一继承的语言（如</w:t>
      </w:r>
      <w:r w:rsidRPr="0076430B">
        <w:rPr>
          <w:rFonts w:ascii="Helvetica" w:hAnsi="Helvetica"/>
          <w:color w:val="70AD47" w:themeColor="accent6"/>
        </w:rPr>
        <w:t>Java</w:t>
      </w:r>
      <w:r w:rsidRPr="0076430B">
        <w:rPr>
          <w:rFonts w:ascii="Helvetica" w:hAnsi="Helvetica"/>
          <w:color w:val="70AD47" w:themeColor="accent6"/>
        </w:rPr>
        <w:t>）不能使用</w:t>
      </w:r>
      <w:r w:rsidRPr="0076430B">
        <w:rPr>
          <w:rFonts w:ascii="Helvetica" w:hAnsi="Helvetica"/>
          <w:color w:val="70AD47" w:themeColor="accent6"/>
        </w:rPr>
        <w:t>MixIn</w:t>
      </w:r>
      <w:r w:rsidRPr="0076430B">
        <w:rPr>
          <w:rFonts w:ascii="Helvetica" w:hAnsi="Helvetica"/>
          <w:color w:val="70AD47" w:themeColor="accent6"/>
        </w:rPr>
        <w:t>的设计</w:t>
      </w:r>
      <w:r w:rsidRPr="00167F3C">
        <w:rPr>
          <w:rFonts w:ascii="Helvetica" w:hAnsi="Helvetica"/>
        </w:rPr>
        <w:t>。</w:t>
      </w:r>
    </w:p>
    <w:p w:rsidR="00167F3C" w:rsidRDefault="00167F3C" w:rsidP="00167F3C"/>
    <w:p w:rsidR="0076430B" w:rsidRDefault="0076430B" w:rsidP="00E83F69">
      <w:pPr>
        <w:pStyle w:val="2"/>
        <w:rPr>
          <w:sz w:val="24"/>
        </w:rPr>
      </w:pPr>
      <w:bookmarkStart w:id="134" w:name="_Toc454522367"/>
      <w:r w:rsidRPr="0076430B">
        <w:rPr>
          <w:sz w:val="24"/>
        </w:rPr>
        <w:t>第</w:t>
      </w:r>
      <w:r w:rsidRPr="0076430B">
        <w:rPr>
          <w:rFonts w:hint="eastAsia"/>
          <w:sz w:val="24"/>
        </w:rPr>
        <w:t>41</w:t>
      </w:r>
      <w:r w:rsidRPr="0076430B">
        <w:rPr>
          <w:rFonts w:hint="eastAsia"/>
          <w:sz w:val="24"/>
        </w:rPr>
        <w:t>课</w:t>
      </w:r>
      <w:r w:rsidRPr="0076430B">
        <w:rPr>
          <w:rFonts w:hint="eastAsia"/>
          <w:sz w:val="24"/>
        </w:rPr>
        <w:t xml:space="preserve">  </w:t>
      </w:r>
      <w:r w:rsidRPr="0076430B">
        <w:rPr>
          <w:rFonts w:hint="eastAsia"/>
          <w:sz w:val="24"/>
        </w:rPr>
        <w:t>定制类</w:t>
      </w:r>
      <w:bookmarkEnd w:id="134"/>
    </w:p>
    <w:p w:rsidR="0076430B" w:rsidRPr="0076430B" w:rsidRDefault="0076430B" w:rsidP="0076430B">
      <w:pPr>
        <w:pStyle w:val="a5"/>
        <w:shd w:val="clear" w:color="auto" w:fill="FFFFFF"/>
        <w:spacing w:before="0" w:beforeAutospacing="0" w:after="225" w:afterAutospacing="0" w:line="300" w:lineRule="atLeast"/>
        <w:rPr>
          <w:rFonts w:ascii="Helvetica" w:hAnsi="Helvetica"/>
        </w:rPr>
      </w:pPr>
      <w:r w:rsidRPr="0076430B">
        <w:rPr>
          <w:rFonts w:ascii="Helvetica" w:hAnsi="Helvetica"/>
        </w:rPr>
        <w:t>看到类似</w:t>
      </w:r>
      <w:r w:rsidRPr="0076430B">
        <w:rPr>
          <w:rStyle w:val="HTML"/>
          <w:rFonts w:ascii="Consolas" w:hAnsi="Consolas" w:cs="Consolas"/>
          <w:bdr w:val="single" w:sz="6" w:space="0" w:color="DDDDDD" w:frame="1"/>
          <w:shd w:val="clear" w:color="auto" w:fill="FAFAFA"/>
        </w:rPr>
        <w:t>__slots__</w:t>
      </w:r>
      <w:r w:rsidRPr="0076430B">
        <w:rPr>
          <w:rFonts w:ascii="Helvetica" w:hAnsi="Helvetica"/>
        </w:rPr>
        <w:t>这种形如</w:t>
      </w:r>
      <w:r w:rsidRPr="0076430B">
        <w:rPr>
          <w:rStyle w:val="HTML"/>
          <w:rFonts w:ascii="Consolas" w:hAnsi="Consolas" w:cs="Consolas"/>
          <w:bdr w:val="single" w:sz="6" w:space="0" w:color="DDDDDD" w:frame="1"/>
          <w:shd w:val="clear" w:color="auto" w:fill="FAFAFA"/>
        </w:rPr>
        <w:t>__xxx__</w:t>
      </w:r>
      <w:r w:rsidRPr="0076430B">
        <w:rPr>
          <w:rFonts w:ascii="Helvetica" w:hAnsi="Helvetica"/>
        </w:rPr>
        <w:t>的变量或者函数名就要注意，这些在</w:t>
      </w:r>
      <w:r w:rsidRPr="0076430B">
        <w:rPr>
          <w:rFonts w:ascii="Helvetica" w:hAnsi="Helvetica"/>
        </w:rPr>
        <w:t>Python</w:t>
      </w:r>
      <w:r w:rsidRPr="0076430B">
        <w:rPr>
          <w:rFonts w:ascii="Helvetica" w:hAnsi="Helvetica"/>
        </w:rPr>
        <w:t>中是有特殊用途的。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Style w:val="HTML"/>
          <w:rFonts w:ascii="Consolas" w:hAnsi="Consolas" w:cs="Consolas"/>
          <w:bdr w:val="single" w:sz="6" w:space="0" w:color="DDDDDD" w:frame="1"/>
          <w:shd w:val="clear" w:color="auto" w:fill="FAFAFA"/>
        </w:rPr>
        <w:lastRenderedPageBreak/>
        <w:t>__slots__</w:t>
      </w:r>
      <w:r w:rsidRPr="0076430B">
        <w:rPr>
          <w:rFonts w:ascii="Helvetica" w:hAnsi="Helvetica"/>
        </w:rPr>
        <w:t>我们已经知道怎么用了，</w:t>
      </w:r>
      <w:r w:rsidRPr="0076430B">
        <w:rPr>
          <w:rStyle w:val="HTML"/>
          <w:rFonts w:ascii="Consolas" w:hAnsi="Consolas" w:cs="Consolas"/>
          <w:bdr w:val="single" w:sz="6" w:space="0" w:color="DDDDDD" w:frame="1"/>
          <w:shd w:val="clear" w:color="auto" w:fill="FAFAFA"/>
        </w:rPr>
        <w:t>__len__()</w:t>
      </w:r>
      <w:r w:rsidRPr="0076430B">
        <w:rPr>
          <w:rFonts w:ascii="Helvetica" w:hAnsi="Helvetica"/>
        </w:rPr>
        <w:t>方法我们也知道是为了能让</w:t>
      </w:r>
      <w:r w:rsidRPr="0076430B">
        <w:rPr>
          <w:rFonts w:ascii="Helvetica" w:hAnsi="Helvetica"/>
        </w:rPr>
        <w:t>class</w:t>
      </w:r>
      <w:r w:rsidRPr="0076430B">
        <w:rPr>
          <w:rFonts w:ascii="Helvetica" w:hAnsi="Helvetica"/>
        </w:rPr>
        <w:t>作用于</w:t>
      </w:r>
      <w:r w:rsidRPr="0076430B">
        <w:rPr>
          <w:rStyle w:val="HTML"/>
          <w:rFonts w:ascii="Consolas" w:hAnsi="Consolas" w:cs="Consolas"/>
          <w:bdr w:val="single" w:sz="6" w:space="0" w:color="DDDDDD" w:frame="1"/>
          <w:shd w:val="clear" w:color="auto" w:fill="FAFAFA"/>
        </w:rPr>
        <w:t>len()</w:t>
      </w:r>
      <w:r w:rsidRPr="0076430B">
        <w:rPr>
          <w:rFonts w:ascii="Helvetica" w:hAnsi="Helvetica"/>
        </w:rPr>
        <w:t>函数。</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除此之外，</w:t>
      </w: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中还有许多这样有特殊用途的函数，可以帮助我们定制类。</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35" w:name="_Toc454522368"/>
      <w:r w:rsidRPr="0076430B">
        <w:rPr>
          <w:rFonts w:ascii="Helvetica" w:hAnsi="Helvetica"/>
          <w:b w:val="0"/>
          <w:bCs w:val="0"/>
          <w:sz w:val="24"/>
          <w:szCs w:val="24"/>
        </w:rPr>
        <w:t>__str__</w:t>
      </w:r>
      <w:bookmarkEnd w:id="135"/>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我们先定义一个</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类，打印一个实例：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&lt;__main__.Student object at </w:t>
      </w:r>
      <w:r w:rsidRPr="0076430B">
        <w:rPr>
          <w:rStyle w:val="number"/>
        </w:rPr>
        <w:t>0x109afb190</w:t>
      </w:r>
      <w:r w:rsidRPr="0076430B">
        <w:rPr>
          <w:rStyle w:val="HTML"/>
        </w:rPr>
        <w:t>&gt;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打印出一堆</w:t>
      </w:r>
      <w:r w:rsidRPr="0076430B">
        <w:rPr>
          <w:rStyle w:val="HTML"/>
          <w:rFonts w:ascii="Consolas" w:hAnsi="Consolas" w:cs="Consolas"/>
          <w:bdr w:val="single" w:sz="6" w:space="0" w:color="DDDDDD" w:frame="1"/>
          <w:shd w:val="clear" w:color="auto" w:fill="FAFAFA"/>
        </w:rPr>
        <w:t>&lt;__main__.Student object at 0x109afb190&gt;</w:t>
      </w:r>
      <w:r w:rsidRPr="0076430B">
        <w:rPr>
          <w:rFonts w:ascii="Helvetica" w:hAnsi="Helvetica"/>
        </w:rPr>
        <w:t>，不好看。</w:t>
      </w:r>
    </w:p>
    <w:p w:rsidR="0076430B" w:rsidRPr="001F1FC9"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怎么才能打印得好看呢？</w:t>
      </w:r>
      <w:r w:rsidRPr="001F1FC9">
        <w:rPr>
          <w:rFonts w:ascii="Helvetica" w:hAnsi="Helvetica"/>
          <w:color w:val="70AD47" w:themeColor="accent6"/>
        </w:rPr>
        <w:t>只需要定义好</w:t>
      </w:r>
      <w:r w:rsidRPr="001F1FC9">
        <w:rPr>
          <w:rStyle w:val="HTML"/>
          <w:rFonts w:ascii="Consolas" w:hAnsi="Consolas" w:cs="Consolas"/>
          <w:color w:val="70AD47" w:themeColor="accent6"/>
          <w:bdr w:val="single" w:sz="6" w:space="0" w:color="DDDDDD" w:frame="1"/>
          <w:shd w:val="clear" w:color="auto" w:fill="FAFAFA"/>
        </w:rPr>
        <w:t>__str__()</w:t>
      </w:r>
      <w:r w:rsidRPr="001F1FC9">
        <w:rPr>
          <w:rFonts w:ascii="Helvetica" w:hAnsi="Helvetica"/>
          <w:color w:val="70AD47" w:themeColor="accent6"/>
        </w:rPr>
        <w:t>方法，返回一个好看的字符串就可以了：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 %s)'</w:t>
      </w:r>
      <w:r w:rsidRPr="0076430B">
        <w:rPr>
          <w:rStyle w:val="HTML"/>
        </w:rPr>
        <w:t xml:space="preserve"> % self.name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Student object (name: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这样打印出来的实例，不但好看，而且容易看出实例内部重要的数据。</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但是细心的朋友会发现直接敲变量不用</w:t>
      </w:r>
      <w:r w:rsidRPr="0076430B">
        <w:rPr>
          <w:rStyle w:val="HTML"/>
          <w:rFonts w:ascii="Consolas" w:hAnsi="Consolas" w:cs="Consolas"/>
          <w:bdr w:val="single" w:sz="6" w:space="0" w:color="DDDDDD" w:frame="1"/>
          <w:shd w:val="clear" w:color="auto" w:fill="FAFAFA"/>
        </w:rPr>
        <w:t>print</w:t>
      </w:r>
      <w:r w:rsidRPr="0076430B">
        <w:rPr>
          <w:rFonts w:ascii="Helvetica" w:hAnsi="Helvetica"/>
        </w:rPr>
        <w:t>，打印出来的实例还是不好看：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&gt;&gt;&gt; s = Student('Michael')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s</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tag"/>
        </w:rPr>
        <w:t>&lt;</w:t>
      </w:r>
      <w:r w:rsidRPr="0076430B">
        <w:rPr>
          <w:rStyle w:val="7"/>
        </w:rPr>
        <w:t>__main__.Student</w:t>
      </w:r>
      <w:r w:rsidRPr="0076430B">
        <w:rPr>
          <w:rStyle w:val="tag"/>
        </w:rPr>
        <w:t xml:space="preserve"> </w:t>
      </w:r>
      <w:r w:rsidRPr="0076430B">
        <w:rPr>
          <w:rStyle w:val="attribute"/>
        </w:rPr>
        <w:t>object</w:t>
      </w:r>
      <w:r w:rsidRPr="0076430B">
        <w:rPr>
          <w:rStyle w:val="tag"/>
        </w:rPr>
        <w:t xml:space="preserve"> </w:t>
      </w:r>
      <w:r w:rsidRPr="0076430B">
        <w:rPr>
          <w:rStyle w:val="attribute"/>
        </w:rPr>
        <w:t>at</w:t>
      </w:r>
      <w:r w:rsidRPr="0076430B">
        <w:rPr>
          <w:rStyle w:val="tag"/>
        </w:rPr>
        <w:t xml:space="preserve"> </w:t>
      </w:r>
      <w:r w:rsidRPr="0076430B">
        <w:rPr>
          <w:rStyle w:val="attribute"/>
        </w:rPr>
        <w:t>0x109afb310</w:t>
      </w:r>
      <w:r w:rsidRPr="0076430B">
        <w:rPr>
          <w:rStyle w:val="tag"/>
        </w:rPr>
        <w:t>&gt;</w:t>
      </w:r>
    </w:p>
    <w:p w:rsidR="0076430B" w:rsidRPr="00D12C93"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D12C93">
        <w:rPr>
          <w:rFonts w:ascii="Helvetica" w:hAnsi="Helvetica"/>
          <w:color w:val="70AD47" w:themeColor="accent6"/>
        </w:rPr>
        <w:t>这是因为直接显示变量调用的不是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，而是</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，两者的区别是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返回用户看到的字符串，而</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返回程序开发者看到的字符串，也就是说，</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是为调试服务的。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解决办法是再定义一个</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。但是通常</w:t>
      </w:r>
      <w:r w:rsidRPr="0076430B">
        <w:rPr>
          <w:rStyle w:val="HTML"/>
          <w:rFonts w:ascii="Consolas" w:hAnsi="Consolas" w:cs="Consolas"/>
          <w:bdr w:val="single" w:sz="6" w:space="0" w:color="DDDDDD" w:frame="1"/>
          <w:shd w:val="clear" w:color="auto" w:fill="FAFAFA"/>
        </w:rPr>
        <w:t>__str__()</w:t>
      </w:r>
      <w:r w:rsidRPr="0076430B">
        <w:rPr>
          <w:rFonts w:ascii="Helvetica" w:hAnsi="Helvetica"/>
        </w:rPr>
        <w:t>和</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代码都是一样的，所以，有个偷懒的写法：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(name=%s)'</w:t>
      </w:r>
      <w:r w:rsidRPr="0076430B">
        <w:rPr>
          <w:rStyle w:val="HTML"/>
        </w:rPr>
        <w:t xml:space="preserve"> % self.name</w:t>
      </w:r>
    </w:p>
    <w:p w:rsidR="0076430B" w:rsidRPr="00D12C93"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76430B">
        <w:rPr>
          <w:rStyle w:val="HTML"/>
        </w:rPr>
        <w:t xml:space="preserve">    </w:t>
      </w:r>
      <w:r w:rsidRPr="00D12C93">
        <w:rPr>
          <w:rStyle w:val="HTML"/>
          <w:color w:val="70AD47" w:themeColor="accent6"/>
        </w:rPr>
        <w:t>__repr__ = __str__</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36" w:name="_Toc454522369"/>
      <w:r w:rsidRPr="0076430B">
        <w:rPr>
          <w:rFonts w:ascii="Helvetica" w:hAnsi="Helvetica"/>
          <w:b w:val="0"/>
          <w:bCs w:val="0"/>
          <w:sz w:val="24"/>
          <w:szCs w:val="24"/>
        </w:rPr>
        <w:t>__iter__</w:t>
      </w:r>
      <w:bookmarkEnd w:id="136"/>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如果一个</w:t>
      </w:r>
      <w:r w:rsidRPr="00D12C93">
        <w:rPr>
          <w:rFonts w:ascii="Helvetica" w:hAnsi="Helvetica"/>
          <w:color w:val="70AD47" w:themeColor="accent6"/>
        </w:rPr>
        <w:t>类</w:t>
      </w:r>
      <w:r w:rsidRPr="0076430B">
        <w:rPr>
          <w:rFonts w:ascii="Helvetica" w:hAnsi="Helvetica"/>
        </w:rPr>
        <w:t>想被用于</w:t>
      </w:r>
      <w:r w:rsidRPr="0076430B">
        <w:rPr>
          <w:rStyle w:val="HTML"/>
          <w:rFonts w:ascii="Consolas" w:hAnsi="Consolas" w:cs="Consolas"/>
          <w:bdr w:val="single" w:sz="6" w:space="0" w:color="DDDDDD" w:frame="1"/>
          <w:shd w:val="clear" w:color="auto" w:fill="FAFAFA"/>
        </w:rPr>
        <w:t>for ... in</w:t>
      </w:r>
      <w:r w:rsidRPr="0076430B">
        <w:rPr>
          <w:rFonts w:ascii="Helvetica" w:hAnsi="Helvetica"/>
        </w:rPr>
        <w:t>循环，类似</w:t>
      </w:r>
      <w:r w:rsidRPr="0076430B">
        <w:rPr>
          <w:rFonts w:ascii="Helvetica" w:hAnsi="Helvetica"/>
        </w:rPr>
        <w:t>list</w:t>
      </w:r>
      <w:r w:rsidRPr="0076430B">
        <w:rPr>
          <w:rFonts w:ascii="Helvetica" w:hAnsi="Helvetica"/>
        </w:rPr>
        <w:t>或</w:t>
      </w:r>
      <w:r w:rsidRPr="0076430B">
        <w:rPr>
          <w:rFonts w:ascii="Helvetica" w:hAnsi="Helvetica"/>
        </w:rPr>
        <w:t>tuple</w:t>
      </w:r>
      <w:r w:rsidRPr="0076430B">
        <w:rPr>
          <w:rFonts w:ascii="Helvetica" w:hAnsi="Helvetica"/>
        </w:rPr>
        <w:t>那样，就必须实现一个</w:t>
      </w:r>
      <w:r w:rsidRPr="00D12C93">
        <w:rPr>
          <w:rStyle w:val="HTML"/>
          <w:rFonts w:ascii="Consolas" w:hAnsi="Consolas" w:cs="Consolas"/>
          <w:color w:val="70AD47" w:themeColor="accent6"/>
          <w:bdr w:val="single" w:sz="6" w:space="0" w:color="DDDDDD" w:frame="1"/>
          <w:shd w:val="clear" w:color="auto" w:fill="FAFAFA"/>
        </w:rPr>
        <w:t>__iter__()</w:t>
      </w:r>
      <w:r w:rsidRPr="00D12C93">
        <w:rPr>
          <w:rFonts w:ascii="Helvetica" w:hAnsi="Helvetica"/>
          <w:color w:val="70AD47" w:themeColor="accent6"/>
        </w:rPr>
        <w:t>方法，该方法返回一个迭代对象</w:t>
      </w:r>
      <w:r w:rsidRPr="0076430B">
        <w:rPr>
          <w:rFonts w:ascii="Helvetica" w:hAnsi="Helvetica"/>
        </w:rPr>
        <w:t>，然后，</w:t>
      </w:r>
      <w:r w:rsidRPr="0076430B">
        <w:rPr>
          <w:rFonts w:ascii="Helvetica" w:hAnsi="Helvetica"/>
        </w:rPr>
        <w:t>Python</w:t>
      </w:r>
      <w:r w:rsidRPr="0076430B">
        <w:rPr>
          <w:rFonts w:ascii="Helvetica" w:hAnsi="Helvetica"/>
        </w:rPr>
        <w:t>的</w:t>
      </w:r>
      <w:r w:rsidRPr="0076430B">
        <w:rPr>
          <w:rFonts w:ascii="Helvetica" w:hAnsi="Helvetica"/>
        </w:rPr>
        <w:t>for</w:t>
      </w:r>
      <w:r w:rsidRPr="0076430B">
        <w:rPr>
          <w:rFonts w:ascii="Helvetica" w:hAnsi="Helvetica"/>
        </w:rPr>
        <w:t>循环就会不断调用该迭代对象的</w:t>
      </w:r>
      <w:r w:rsidRPr="0076430B">
        <w:rPr>
          <w:rStyle w:val="HTML"/>
          <w:rFonts w:ascii="Consolas" w:hAnsi="Consolas" w:cs="Consolas"/>
          <w:bdr w:val="single" w:sz="6" w:space="0" w:color="DDDDDD" w:frame="1"/>
          <w:shd w:val="clear" w:color="auto" w:fill="FAFAFA"/>
        </w:rPr>
        <w:t>__next__()</w:t>
      </w:r>
      <w:r w:rsidRPr="0076430B">
        <w:rPr>
          <w:rFonts w:ascii="Helvetica" w:hAnsi="Helvetica"/>
        </w:rPr>
        <w:t>方法拿到循环的下一个值，直到遇到</w:t>
      </w:r>
      <w:r w:rsidRPr="0076430B">
        <w:rPr>
          <w:rStyle w:val="HTML"/>
          <w:rFonts w:ascii="Consolas" w:hAnsi="Consolas" w:cs="Consolas"/>
          <w:bdr w:val="single" w:sz="6" w:space="0" w:color="DDDDDD" w:frame="1"/>
          <w:shd w:val="clear" w:color="auto" w:fill="FAFAFA"/>
        </w:rPr>
        <w:t>StopIteration</w:t>
      </w:r>
      <w:r w:rsidRPr="0076430B">
        <w:rPr>
          <w:rFonts w:ascii="Helvetica" w:hAnsi="Helvetica"/>
        </w:rPr>
        <w:t>错误时退出循环。</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我们以斐波那契数列为例，写一个</w:t>
      </w:r>
      <w:r w:rsidRPr="0076430B">
        <w:rPr>
          <w:rFonts w:ascii="Helvetica" w:hAnsi="Helvetica"/>
        </w:rPr>
        <w:t>Fib</w:t>
      </w:r>
      <w:r w:rsidRPr="0076430B">
        <w:rPr>
          <w:rFonts w:ascii="Helvetica" w:hAnsi="Helvetica"/>
        </w:rPr>
        <w:t>类，可以作用于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w:t>
      </w:r>
      <w:r w:rsidRPr="0076430B">
        <w:rPr>
          <w:rStyle w:val="number"/>
        </w:rPr>
        <w:t>0</w:t>
      </w:r>
      <w:r w:rsidRPr="0076430B">
        <w:rPr>
          <w:rStyle w:val="HTML"/>
        </w:rPr>
        <w:t xml:space="preserve">, </w:t>
      </w:r>
      <w:r w:rsidRPr="0076430B">
        <w:rPr>
          <w:rStyle w:val="number"/>
        </w:rPr>
        <w:t>1</w:t>
      </w:r>
      <w:r w:rsidRPr="0076430B">
        <w:rPr>
          <w:rStyle w:val="HTML"/>
        </w:rPr>
        <w:t xml:space="preserve"> </w:t>
      </w:r>
      <w:r w:rsidRPr="0076430B">
        <w:rPr>
          <w:rStyle w:val="comment"/>
          <w:i/>
          <w:iCs/>
        </w:rPr>
        <w:t># 初始化两个计数器a，b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__iter__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 </w:t>
      </w:r>
      <w:r w:rsidRPr="0076430B">
        <w:rPr>
          <w:rStyle w:val="comment"/>
          <w:i/>
          <w:iCs/>
        </w:rPr>
        <w:t># 实例本身就是迭代对象，故返回自己</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__next__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self.b, self.a + self.b </w:t>
      </w:r>
      <w:r w:rsidRPr="0076430B">
        <w:rPr>
          <w:rStyle w:val="comment"/>
          <w:i/>
          <w:iCs/>
        </w:rPr>
        <w:t># 计算下一个值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self.a &gt; </w:t>
      </w:r>
      <w:r w:rsidRPr="0076430B">
        <w:rPr>
          <w:rStyle w:val="number"/>
        </w:rPr>
        <w:t>100000</w:t>
      </w:r>
      <w:r w:rsidRPr="0076430B">
        <w:rPr>
          <w:rStyle w:val="HTML"/>
        </w:rPr>
        <w:t xml:space="preserve">: </w:t>
      </w:r>
      <w:r w:rsidRPr="0076430B">
        <w:rPr>
          <w:rStyle w:val="comment"/>
          <w:i/>
          <w:iCs/>
        </w:rPr>
        <w:t># 退出循环的条件</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StopIteration();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self.a </w:t>
      </w:r>
      <w:r w:rsidRPr="0076430B">
        <w:rPr>
          <w:rStyle w:val="comment"/>
          <w:i/>
          <w:iCs/>
        </w:rPr>
        <w:t># 返回下一个值</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现在，试试把</w:t>
      </w:r>
      <w:r w:rsidRPr="0076430B">
        <w:rPr>
          <w:rFonts w:ascii="Helvetica" w:hAnsi="Helvetica"/>
        </w:rPr>
        <w:t>Fib</w:t>
      </w:r>
      <w:r w:rsidRPr="0076430B">
        <w:rPr>
          <w:rFonts w:ascii="Helvetica" w:hAnsi="Helvetica"/>
        </w:rPr>
        <w:t>实例作用于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for</w:t>
      </w:r>
      <w:r w:rsidRPr="0076430B">
        <w:rPr>
          <w:rStyle w:val="HTML"/>
        </w:rPr>
        <w:t xml:space="preserve"> n </w:t>
      </w:r>
      <w:r w:rsidRPr="0076430B">
        <w:rPr>
          <w:rStyle w:val="keyword"/>
          <w:b/>
          <w:bCs/>
        </w:rPr>
        <w:t>in</w:t>
      </w:r>
      <w:r w:rsidRPr="0076430B">
        <w:rPr>
          <w:rStyle w:val="HTML"/>
        </w:rPr>
        <w:t xml:space="preserve">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print(n)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46368</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75025</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37" w:name="_Toc454522370"/>
      <w:r w:rsidRPr="0076430B">
        <w:rPr>
          <w:rFonts w:ascii="Helvetica" w:hAnsi="Helvetica"/>
          <w:b w:val="0"/>
          <w:bCs w:val="0"/>
          <w:sz w:val="24"/>
          <w:szCs w:val="24"/>
        </w:rPr>
        <w:t>__getitem__</w:t>
      </w:r>
      <w:bookmarkEnd w:id="137"/>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Fib</w:t>
      </w:r>
      <w:r w:rsidRPr="0076430B">
        <w:rPr>
          <w:rFonts w:ascii="Helvetica" w:hAnsi="Helvetica"/>
        </w:rPr>
        <w:t>实例虽然能作用于</w:t>
      </w:r>
      <w:r w:rsidRPr="0076430B">
        <w:rPr>
          <w:rFonts w:ascii="Helvetica" w:hAnsi="Helvetica"/>
        </w:rPr>
        <w:t>for</w:t>
      </w:r>
      <w:r w:rsidRPr="0076430B">
        <w:rPr>
          <w:rFonts w:ascii="Helvetica" w:hAnsi="Helvetica"/>
        </w:rPr>
        <w:t>循环，看起来和</w:t>
      </w:r>
      <w:r w:rsidRPr="0076430B">
        <w:rPr>
          <w:rFonts w:ascii="Helvetica" w:hAnsi="Helvetica"/>
        </w:rPr>
        <w:t>list</w:t>
      </w:r>
      <w:r w:rsidRPr="0076430B">
        <w:rPr>
          <w:rFonts w:ascii="Helvetica" w:hAnsi="Helvetica"/>
        </w:rPr>
        <w:t>有点像，但是，把它当成</w:t>
      </w:r>
      <w:r w:rsidRPr="0076430B">
        <w:rPr>
          <w:rFonts w:ascii="Helvetica" w:hAnsi="Helvetica"/>
        </w:rPr>
        <w:t>list</w:t>
      </w:r>
      <w:r w:rsidRPr="0076430B">
        <w:rPr>
          <w:rFonts w:ascii="Helvetica" w:hAnsi="Helvetica"/>
        </w:rPr>
        <w:t>来使用还是不行，比如，取第</w:t>
      </w:r>
      <w:r w:rsidRPr="0076430B">
        <w:rPr>
          <w:rFonts w:ascii="Helvetica" w:hAnsi="Helvetica"/>
        </w:rPr>
        <w:t>5</w:t>
      </w:r>
      <w:r w:rsidRPr="0076430B">
        <w:rPr>
          <w:rFonts w:ascii="Helvetica" w:hAnsi="Helvetica"/>
        </w:rPr>
        <w:t>个元素：</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Fib()[5]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6430B">
        <w:rPr>
          <w:rStyle w:val="HTML"/>
        </w:rPr>
        <w:t xml:space="preserve">  File "</w:t>
      </w:r>
      <w:r w:rsidRPr="0076430B">
        <w:rPr>
          <w:rStyle w:val="tag"/>
        </w:rPr>
        <w:t>&lt;</w:t>
      </w:r>
      <w:r w:rsidRPr="0076430B">
        <w:rPr>
          <w:rStyle w:val="7"/>
        </w:rPr>
        <w:t>stdin</w:t>
      </w:r>
      <w:r w:rsidRPr="0076430B">
        <w:rPr>
          <w:rStyle w:val="tag"/>
        </w:rPr>
        <w:t>&gt;</w:t>
      </w:r>
      <w:r w:rsidRPr="0076430B">
        <w:rPr>
          <w:rStyle w:val="HTML"/>
        </w:rPr>
        <w:t xml:space="preserve">", line 1, in </w:t>
      </w:r>
      <w:r w:rsidRPr="0076430B">
        <w:rPr>
          <w:rStyle w:val="tag"/>
        </w:rPr>
        <w:t>&lt;</w:t>
      </w:r>
      <w:r w:rsidRPr="0076430B">
        <w:rPr>
          <w:rStyle w:val="7"/>
        </w:rPr>
        <w:t>module</w:t>
      </w:r>
      <w:r w:rsidRPr="0076430B">
        <w:rPr>
          <w:rStyle w:val="tag"/>
        </w:rPr>
        <w:t>&gt;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TypeError: 'Fib' object does not support indexing</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6035EF">
        <w:rPr>
          <w:rFonts w:ascii="Helvetica" w:hAnsi="Helvetica"/>
          <w:color w:val="70AD47" w:themeColor="accent6"/>
        </w:rPr>
        <w:t>要表现得像</w:t>
      </w:r>
      <w:r w:rsidRPr="006035EF">
        <w:rPr>
          <w:rFonts w:ascii="Helvetica" w:hAnsi="Helvetica"/>
          <w:color w:val="70AD47" w:themeColor="accent6"/>
        </w:rPr>
        <w:t>list</w:t>
      </w:r>
      <w:r w:rsidRPr="006035EF">
        <w:rPr>
          <w:rFonts w:ascii="Helvetica" w:hAnsi="Helvetica"/>
          <w:color w:val="70AD47" w:themeColor="accent6"/>
        </w:rPr>
        <w:t>那样按照下标取出元素，需要实现</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方法</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a</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现在，就可以按下标访问数列的任意一项了：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2</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89</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573147844013817084101</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w:t>
      </w:r>
      <w:r w:rsidRPr="0076430B">
        <w:rPr>
          <w:rFonts w:ascii="Helvetica" w:hAnsi="Helvetica"/>
        </w:rPr>
        <w:t>list</w:t>
      </w:r>
      <w:r w:rsidRPr="0076430B">
        <w:rPr>
          <w:rFonts w:ascii="Helvetica" w:hAnsi="Helvetica"/>
        </w:rPr>
        <w:t>有个神奇的切片方法：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&gt;&gt;&gt; </w:t>
      </w:r>
      <w:r w:rsidRPr="0076430B">
        <w:rPr>
          <w:rStyle w:val="tag"/>
        </w:rPr>
        <w:t>list</w:t>
      </w:r>
      <w:r w:rsidRPr="0076430B">
        <w:rPr>
          <w:rStyle w:val="HTML"/>
        </w:rPr>
        <w:t>(</w:t>
      </w:r>
      <w:r w:rsidRPr="0076430B">
        <w:rPr>
          <w:rStyle w:val="tag"/>
        </w:rPr>
        <w:t>range</w:t>
      </w:r>
      <w:r w:rsidRPr="0076430B">
        <w:rPr>
          <w:rStyle w:val="HTML"/>
        </w:rPr>
        <w:t>(100))</w:t>
      </w:r>
      <w:r w:rsidRPr="0076430B">
        <w:rPr>
          <w:rStyle w:val="attrselector"/>
        </w:rPr>
        <w:t>[5:10]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lastRenderedPageBreak/>
        <w:t>[5, 6, 7, 8, 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对于</w:t>
      </w:r>
      <w:r w:rsidRPr="0076430B">
        <w:rPr>
          <w:rFonts w:ascii="Helvetica" w:hAnsi="Helvetica"/>
        </w:rPr>
        <w:t>Fib</w:t>
      </w:r>
      <w:r w:rsidRPr="0076430B">
        <w:rPr>
          <w:rFonts w:ascii="Helvetica" w:hAnsi="Helvetica"/>
        </w:rPr>
        <w:t>却报错。原因是</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传入的参数可能是一个</w:t>
      </w:r>
      <w:r w:rsidRPr="006035EF">
        <w:rPr>
          <w:rFonts w:ascii="Helvetica" w:hAnsi="Helvetica"/>
          <w:color w:val="70AD47" w:themeColor="accent6"/>
        </w:rPr>
        <w:t>int</w:t>
      </w:r>
      <w:r w:rsidRPr="006035EF">
        <w:rPr>
          <w:rFonts w:ascii="Helvetica" w:hAnsi="Helvetica"/>
          <w:color w:val="70AD47" w:themeColor="accent6"/>
        </w:rPr>
        <w:t>，也可能是一个切片对象</w:t>
      </w:r>
      <w:r w:rsidRPr="006035EF">
        <w:rPr>
          <w:rStyle w:val="HTML"/>
          <w:rFonts w:ascii="Consolas" w:hAnsi="Consolas" w:cs="Consolas"/>
          <w:color w:val="70AD47" w:themeColor="accent6"/>
          <w:bdr w:val="single" w:sz="6" w:space="0" w:color="DDDDDD" w:frame="1"/>
          <w:shd w:val="clear" w:color="auto" w:fill="FAFAFA"/>
        </w:rPr>
        <w:t>slice</w:t>
      </w:r>
      <w:r w:rsidRPr="006035EF">
        <w:rPr>
          <w:rFonts w:ascii="Helvetica" w:hAnsi="Helvetica"/>
          <w:color w:val="70AD47" w:themeColor="accent6"/>
        </w:rPr>
        <w:t>，所以要做判断</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int): </w:t>
      </w:r>
      <w:r w:rsidRPr="0076430B">
        <w:rPr>
          <w:rStyle w:val="comment"/>
          <w:i/>
          <w:iCs/>
        </w:rPr>
        <w:t># n是索引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slice): </w:t>
      </w:r>
      <w:r w:rsidRPr="0076430B">
        <w:rPr>
          <w:rStyle w:val="comment"/>
          <w:i/>
          <w:iCs/>
        </w:rPr>
        <w:t># n是切片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n.start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stop = n.stop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start </w:t>
      </w:r>
      <w:r w:rsidRPr="0076430B">
        <w:rPr>
          <w:rStyle w:val="keyword"/>
          <w:b/>
          <w:bCs/>
        </w:rPr>
        <w:t>is</w:t>
      </w:r>
      <w:r w:rsidRPr="0076430B">
        <w:rPr>
          <w:rStyle w:val="HTML"/>
        </w:rPr>
        <w:t xml:space="preserve"> </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w:t>
      </w:r>
      <w:r w:rsidRPr="0076430B">
        <w:rPr>
          <w:rStyle w:val="number"/>
        </w:rPr>
        <w:t>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 = []</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x &gt;= 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L.append(a)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w:t>
      </w:r>
      <w:r w:rsidRPr="0076430B">
        <w:rPr>
          <w:rFonts w:ascii="Helvetica" w:hAnsi="Helvetica"/>
        </w:rPr>
        <w:t>Fib</w:t>
      </w:r>
      <w:r w:rsidRPr="0076430B">
        <w:rPr>
          <w:rFonts w:ascii="Helvetica" w:hAnsi="Helvetica"/>
        </w:rPr>
        <w:t>的切片：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0</w:t>
      </w:r>
      <w:r w:rsidRPr="0076430B">
        <w:rPr>
          <w:rStyle w:val="HTML"/>
        </w:rPr>
        <w:t>:</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 xml:space="preserve">, </w:t>
      </w:r>
      <w:r w:rsidRPr="0076430B">
        <w:rPr>
          <w:rStyle w:val="number"/>
        </w:rPr>
        <w:t>8</w:t>
      </w:r>
      <w:r w:rsidRPr="0076430B">
        <w:rPr>
          <w:rStyle w:val="HTML"/>
        </w:rPr>
        <w:t xml:space="preserve">, </w:t>
      </w:r>
      <w:r w:rsidRPr="0076430B">
        <w:rPr>
          <w:rStyle w:val="number"/>
        </w:rPr>
        <w:t>13</w:t>
      </w:r>
      <w:r w:rsidRPr="0076430B">
        <w:rPr>
          <w:rStyle w:val="HTML"/>
        </w:rPr>
        <w:t xml:space="preserve">, </w:t>
      </w:r>
      <w:r w:rsidRPr="0076430B">
        <w:rPr>
          <w:rStyle w:val="number"/>
        </w:rPr>
        <w:t>21</w:t>
      </w:r>
      <w:r w:rsidRPr="0076430B">
        <w:rPr>
          <w:rStyle w:val="HTML"/>
        </w:rPr>
        <w:t xml:space="preserve">, </w:t>
      </w:r>
      <w:r w:rsidRPr="0076430B">
        <w:rPr>
          <w:rStyle w:val="number"/>
        </w:rPr>
        <w:t>34</w:t>
      </w:r>
      <w:r w:rsidRPr="0076430B">
        <w:rPr>
          <w:rStyle w:val="HTML"/>
        </w:rPr>
        <w:t xml:space="preserve">, </w:t>
      </w:r>
      <w:r w:rsidRPr="0076430B">
        <w:rPr>
          <w:rStyle w:val="number"/>
        </w:rPr>
        <w:t>55</w:t>
      </w:r>
      <w:r w:rsidRPr="0076430B">
        <w:rPr>
          <w:rStyle w:val="HTML"/>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但是没有对</w:t>
      </w:r>
      <w:r w:rsidRPr="0076430B">
        <w:rPr>
          <w:rFonts w:ascii="Helvetica" w:hAnsi="Helvetica"/>
        </w:rPr>
        <w:t>step</w:t>
      </w:r>
      <w:r w:rsidRPr="0076430B">
        <w:rPr>
          <w:rFonts w:ascii="Helvetica" w:hAnsi="Helvetica"/>
        </w:rPr>
        <w:t>参数作处理：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&gt;&gt;&gt; </w:t>
      </w:r>
      <w:r w:rsidRPr="0076430B">
        <w:rPr>
          <w:rStyle w:val="tag"/>
        </w:rPr>
        <w:t>f</w:t>
      </w:r>
      <w:r w:rsidRPr="0076430B">
        <w:rPr>
          <w:rStyle w:val="attrselector"/>
        </w:rPr>
        <w:t>[:10:2]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t>[1, 1, 2, 3, 5, 8, 13, 21, 34, 55, 89]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也没有对负数作处理，所以，要正确实现一个</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还是有很多工作要做的。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此外，如果把对象看成</w:t>
      </w:r>
      <w:r w:rsidRPr="0076430B">
        <w:rPr>
          <w:rStyle w:val="HTML"/>
          <w:rFonts w:ascii="Consolas" w:hAnsi="Consolas" w:cs="Consolas"/>
          <w:bdr w:val="single" w:sz="6" w:space="0" w:color="DDDDDD" w:frame="1"/>
          <w:shd w:val="clear" w:color="auto" w:fill="FAFAFA"/>
        </w:rPr>
        <w:t>dict</w:t>
      </w:r>
      <w:r w:rsidRPr="0076430B">
        <w:rPr>
          <w:rFonts w:ascii="Helvetica" w:hAnsi="Helvetica"/>
        </w:rPr>
        <w:t>，</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的参数也可能是一个可以作</w:t>
      </w:r>
      <w:r w:rsidRPr="0076430B">
        <w:rPr>
          <w:rFonts w:ascii="Helvetica" w:hAnsi="Helvetica"/>
        </w:rPr>
        <w:t>key</w:t>
      </w:r>
      <w:r w:rsidRPr="0076430B">
        <w:rPr>
          <w:rFonts w:ascii="Helvetica" w:hAnsi="Helvetica"/>
        </w:rPr>
        <w:t>的</w:t>
      </w:r>
      <w:r w:rsidRPr="0076430B">
        <w:rPr>
          <w:rFonts w:ascii="Helvetica" w:hAnsi="Helvetica"/>
        </w:rPr>
        <w:t>object</w:t>
      </w:r>
      <w:r w:rsidRPr="0076430B">
        <w:rPr>
          <w:rFonts w:ascii="Helvetica" w:hAnsi="Helvetica"/>
        </w:rPr>
        <w:t>，例如</w:t>
      </w:r>
      <w:r w:rsidRPr="0076430B">
        <w:rPr>
          <w:rStyle w:val="HTML"/>
          <w:rFonts w:ascii="Consolas" w:hAnsi="Consolas" w:cs="Consolas"/>
          <w:bdr w:val="single" w:sz="6" w:space="0" w:color="DDDDDD" w:frame="1"/>
          <w:shd w:val="clear" w:color="auto" w:fill="FAFAFA"/>
        </w:rPr>
        <w:t>str</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与之对应的是</w:t>
      </w:r>
      <w:r w:rsidRPr="0076430B">
        <w:rPr>
          <w:rStyle w:val="HTML"/>
          <w:rFonts w:ascii="Consolas" w:hAnsi="Consolas" w:cs="Consolas"/>
          <w:bdr w:val="single" w:sz="6" w:space="0" w:color="DDDDDD" w:frame="1"/>
          <w:shd w:val="clear" w:color="auto" w:fill="FAFAFA"/>
        </w:rPr>
        <w:t>__setitem__()</w:t>
      </w:r>
      <w:r w:rsidRPr="0076430B">
        <w:rPr>
          <w:rFonts w:ascii="Helvetica" w:hAnsi="Helvetica"/>
        </w:rPr>
        <w:t>方法，把对象视作</w:t>
      </w:r>
      <w:r w:rsidRPr="0076430B">
        <w:rPr>
          <w:rFonts w:ascii="Helvetica" w:hAnsi="Helvetica"/>
        </w:rPr>
        <w:t>list</w:t>
      </w:r>
      <w:r w:rsidRPr="0076430B">
        <w:rPr>
          <w:rFonts w:ascii="Helvetica" w:hAnsi="Helvetica"/>
        </w:rPr>
        <w:t>或</w:t>
      </w:r>
      <w:r w:rsidRPr="0076430B">
        <w:rPr>
          <w:rFonts w:ascii="Helvetica" w:hAnsi="Helvetica"/>
        </w:rPr>
        <w:t>dict</w:t>
      </w:r>
      <w:r w:rsidRPr="0076430B">
        <w:rPr>
          <w:rFonts w:ascii="Helvetica" w:hAnsi="Helvetica"/>
        </w:rPr>
        <w:t>来对集合赋值。最后，还有一个</w:t>
      </w:r>
      <w:r w:rsidRPr="0076430B">
        <w:rPr>
          <w:rStyle w:val="HTML"/>
          <w:rFonts w:ascii="Consolas" w:hAnsi="Consolas" w:cs="Consolas"/>
          <w:bdr w:val="single" w:sz="6" w:space="0" w:color="DDDDDD" w:frame="1"/>
          <w:shd w:val="clear" w:color="auto" w:fill="FAFAFA"/>
        </w:rPr>
        <w:t>__delitem__()</w:t>
      </w:r>
      <w:r w:rsidRPr="0076430B">
        <w:rPr>
          <w:rFonts w:ascii="Helvetica" w:hAnsi="Helvetica"/>
        </w:rPr>
        <w:t>方法，用于删除某个元素。</w:t>
      </w:r>
    </w:p>
    <w:p w:rsidR="0076430B" w:rsidRPr="00AE0AC2"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总之，通过上面的方法，</w:t>
      </w:r>
      <w:r w:rsidRPr="00AE0AC2">
        <w:rPr>
          <w:rFonts w:ascii="Helvetica" w:hAnsi="Helvetica"/>
          <w:color w:val="70AD47" w:themeColor="accent6"/>
        </w:rPr>
        <w:t>我们自己定义的类表现得和</w:t>
      </w:r>
      <w:r w:rsidRPr="00AE0AC2">
        <w:rPr>
          <w:rFonts w:ascii="Helvetica" w:hAnsi="Helvetica"/>
          <w:color w:val="70AD47" w:themeColor="accent6"/>
        </w:rPr>
        <w:t>Python</w:t>
      </w:r>
      <w:r w:rsidRPr="00AE0AC2">
        <w:rPr>
          <w:rFonts w:ascii="Helvetica" w:hAnsi="Helvetica"/>
          <w:color w:val="70AD47" w:themeColor="accent6"/>
        </w:rPr>
        <w:t>自带的</w:t>
      </w:r>
      <w:r w:rsidRPr="00AE0AC2">
        <w:rPr>
          <w:rFonts w:ascii="Helvetica" w:hAnsi="Helvetica"/>
          <w:color w:val="70AD47" w:themeColor="accent6"/>
        </w:rPr>
        <w:t>list</w:t>
      </w:r>
      <w:r w:rsidRPr="00AE0AC2">
        <w:rPr>
          <w:rFonts w:ascii="Helvetica" w:hAnsi="Helvetica"/>
          <w:color w:val="70AD47" w:themeColor="accent6"/>
        </w:rPr>
        <w:t>、</w:t>
      </w:r>
      <w:r w:rsidRPr="00AE0AC2">
        <w:rPr>
          <w:rFonts w:ascii="Helvetica" w:hAnsi="Helvetica"/>
          <w:color w:val="70AD47" w:themeColor="accent6"/>
        </w:rPr>
        <w:t>tuple</w:t>
      </w:r>
      <w:r w:rsidRPr="00AE0AC2">
        <w:rPr>
          <w:rFonts w:ascii="Helvetica" w:hAnsi="Helvetica"/>
          <w:color w:val="70AD47" w:themeColor="accent6"/>
        </w:rPr>
        <w:t>、</w:t>
      </w:r>
      <w:r w:rsidRPr="00AE0AC2">
        <w:rPr>
          <w:rFonts w:ascii="Helvetica" w:hAnsi="Helvetica"/>
          <w:color w:val="70AD47" w:themeColor="accent6"/>
        </w:rPr>
        <w:t>dict</w:t>
      </w:r>
      <w:r w:rsidRPr="00AE0AC2">
        <w:rPr>
          <w:rFonts w:ascii="Helvetica" w:hAnsi="Helvetica"/>
          <w:color w:val="70AD47" w:themeColor="accent6"/>
        </w:rPr>
        <w:t>没什么区别，这完全归功于动态语言的</w:t>
      </w:r>
      <w:r w:rsidRPr="00AE0AC2">
        <w:rPr>
          <w:rFonts w:ascii="Helvetica" w:hAnsi="Helvetica"/>
          <w:color w:val="70AD47" w:themeColor="accent6"/>
        </w:rPr>
        <w:t>“</w:t>
      </w:r>
      <w:r w:rsidRPr="00AE0AC2">
        <w:rPr>
          <w:rFonts w:ascii="Helvetica" w:hAnsi="Helvetica"/>
          <w:color w:val="70AD47" w:themeColor="accent6"/>
        </w:rPr>
        <w:t>鸭子类型</w:t>
      </w:r>
      <w:r w:rsidRPr="00AE0AC2">
        <w:rPr>
          <w:rFonts w:ascii="Helvetica" w:hAnsi="Helvetica"/>
          <w:color w:val="70AD47" w:themeColor="accent6"/>
        </w:rPr>
        <w:t>”</w:t>
      </w:r>
      <w:r w:rsidRPr="00AE0AC2">
        <w:rPr>
          <w:rFonts w:ascii="Helvetica" w:hAnsi="Helvetica"/>
          <w:color w:val="70AD47" w:themeColor="accent6"/>
        </w:rPr>
        <w:t>，不需要强制继承某个接口。</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38" w:name="_Toc454522371"/>
      <w:r w:rsidRPr="0076430B">
        <w:rPr>
          <w:rFonts w:ascii="Helvetica" w:hAnsi="Helvetica"/>
          <w:b w:val="0"/>
          <w:bCs w:val="0"/>
          <w:sz w:val="24"/>
          <w:szCs w:val="24"/>
        </w:rPr>
        <w:t>__getattr__</w:t>
      </w:r>
      <w:bookmarkEnd w:id="138"/>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正常情况下，当我们调用类的方法或属性时，如果不存在，就会报错。比如定义</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w:t>
      </w:r>
      <w:r w:rsidRPr="0076430B">
        <w:rPr>
          <w:rStyle w:val="HTML"/>
          <w:rFonts w:ascii="Consolas" w:hAnsi="Consolas" w:cs="Consolas"/>
          <w:bdr w:val="single" w:sz="6" w:space="0" w:color="DDDDDD" w:frame="1"/>
          <w:shd w:val="clear" w:color="auto" w:fill="FAFAFA"/>
        </w:rPr>
        <w:t>name</w:t>
      </w:r>
      <w:r w:rsidRPr="0076430B">
        <w:rPr>
          <w:rFonts w:ascii="Helvetica" w:hAnsi="Helvetica"/>
        </w:rPr>
        <w:t>属性，没问题，但是，调用不存在的</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属性，就有问题了：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lastRenderedPageBreak/>
        <w:t xml:space="preserve">&gt;&gt;&gt; </w:t>
      </w:r>
      <w:r w:rsidRPr="0076430B">
        <w:rPr>
          <w:rStyle w:val="HTML"/>
        </w:rPr>
        <w:t>print(s.score)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p>
    <w:p w:rsidR="0076430B" w:rsidRPr="0076430B" w:rsidRDefault="0076430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6430B">
        <w:rPr>
          <w:rStyle w:val="HTML"/>
        </w:rPr>
        <w:t xml:space="preserve">AttributeError: </w:t>
      </w:r>
      <w:r w:rsidRPr="0076430B">
        <w:rPr>
          <w:rStyle w:val="string"/>
        </w:rPr>
        <w:t>'Student'</w:t>
      </w:r>
      <w:r w:rsidRPr="0076430B">
        <w:rPr>
          <w:rStyle w:val="HTML"/>
        </w:rPr>
        <w:t xml:space="preserve"> object has no attribute </w:t>
      </w:r>
      <w:r w:rsidRPr="0076430B">
        <w:rPr>
          <w:rStyle w:val="string"/>
        </w:rPr>
        <w:t>'score'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错误信息很清楚地告诉我们，没有找到</w:t>
      </w:r>
      <w:r w:rsidRPr="0076430B">
        <w:rPr>
          <w:rStyle w:val="HTML"/>
          <w:rFonts w:ascii="Consolas" w:hAnsi="Consolas" w:cs="Consolas"/>
          <w:bdr w:val="single" w:sz="6" w:space="0" w:color="DDDDDD" w:frame="1"/>
          <w:shd w:val="clear" w:color="auto" w:fill="FAFAFA"/>
        </w:rPr>
        <w:t>score</w:t>
      </w:r>
      <w:r w:rsidRPr="0076430B">
        <w:rPr>
          <w:rFonts w:ascii="Helvetica" w:hAnsi="Helvetica"/>
        </w:rPr>
        <w:t>这个</w:t>
      </w:r>
      <w:r w:rsidRPr="0076430B">
        <w:rPr>
          <w:rFonts w:ascii="Helvetica" w:hAnsi="Helvetica"/>
        </w:rPr>
        <w:t>attribute</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要避免这个错误，除了可以加上一个</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属性外，</w:t>
      </w:r>
      <w:r w:rsidRPr="0076430B">
        <w:rPr>
          <w:rFonts w:ascii="Helvetica" w:hAnsi="Helvetica"/>
        </w:rPr>
        <w:t>Python</w:t>
      </w:r>
      <w:r w:rsidRPr="0076430B">
        <w:rPr>
          <w:rFonts w:ascii="Helvetica" w:hAnsi="Helvetica"/>
        </w:rPr>
        <w:t>还有另一个机制，那就是写一个</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方法，动态返回一个属性。修改如下：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'score'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当调用不存在的属性时，比如</w:t>
      </w:r>
      <w:r w:rsidRPr="0076430B">
        <w:rPr>
          <w:rStyle w:val="HTML"/>
          <w:rFonts w:ascii="Consolas" w:hAnsi="Consolas" w:cs="Consolas"/>
          <w:bdr w:val="single" w:sz="6" w:space="0" w:color="DDDDDD" w:frame="1"/>
          <w:shd w:val="clear" w:color="auto" w:fill="FAFAFA"/>
        </w:rPr>
        <w:t>score</w:t>
      </w:r>
      <w:r w:rsidRPr="0076430B">
        <w:rPr>
          <w:rFonts w:ascii="Helvetica" w:hAnsi="Helvetica"/>
        </w:rPr>
        <w:t>，</w:t>
      </w:r>
      <w:r w:rsidRPr="0076430B">
        <w:rPr>
          <w:rFonts w:ascii="Helvetica" w:hAnsi="Helvetica"/>
        </w:rPr>
        <w:t>Python</w:t>
      </w:r>
      <w:r w:rsidRPr="0076430B">
        <w:rPr>
          <w:rFonts w:ascii="Helvetica" w:hAnsi="Helvetica"/>
        </w:rPr>
        <w:t>解释器会试图调用</w:t>
      </w:r>
      <w:r w:rsidRPr="0076430B">
        <w:rPr>
          <w:rStyle w:val="HTML"/>
          <w:rFonts w:ascii="Consolas" w:hAnsi="Consolas" w:cs="Consolas"/>
          <w:bdr w:val="single" w:sz="6" w:space="0" w:color="DDDDDD" w:frame="1"/>
          <w:shd w:val="clear" w:color="auto" w:fill="FAFAFA"/>
        </w:rPr>
        <w:t>__getattr__(self, 'score')</w:t>
      </w:r>
      <w:r w:rsidRPr="0076430B">
        <w:rPr>
          <w:rFonts w:ascii="Helvetica" w:hAnsi="Helvetica"/>
        </w:rPr>
        <w:t>来尝试获得属性，这样，我们就有机会返回</w:t>
      </w:r>
      <w:r w:rsidRPr="0076430B">
        <w:rPr>
          <w:rStyle w:val="HTML"/>
          <w:rFonts w:ascii="Consolas" w:hAnsi="Consolas" w:cs="Consolas"/>
          <w:bdr w:val="single" w:sz="6" w:space="0" w:color="DDDDDD" w:frame="1"/>
          <w:shd w:val="clear" w:color="auto" w:fill="FAFAFA"/>
        </w:rPr>
        <w:t>score</w:t>
      </w:r>
      <w:r w:rsidRPr="0076430B">
        <w:rPr>
          <w:rFonts w:ascii="Helvetica" w:hAnsi="Helvetica"/>
        </w:rPr>
        <w:t>的值：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返回函数也是完全可以的：</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只是调用方式要变为：</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s.age()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25</w:t>
      </w:r>
    </w:p>
    <w:p w:rsidR="0076430B" w:rsidRPr="008A6B67"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8A6B67">
        <w:rPr>
          <w:rFonts w:ascii="Helvetica" w:hAnsi="Helvetica"/>
          <w:color w:val="70AD47" w:themeColor="accent6"/>
        </w:rPr>
        <w:t>注意，只有在没有找到属性的情况下，才调用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，已有的属性，比如</w:t>
      </w:r>
      <w:r w:rsidRPr="008A6B67">
        <w:rPr>
          <w:rStyle w:val="HTML"/>
          <w:rFonts w:ascii="Consolas" w:hAnsi="Consolas" w:cs="Consolas"/>
          <w:color w:val="70AD47" w:themeColor="accent6"/>
          <w:bdr w:val="single" w:sz="6" w:space="0" w:color="DDDDDD" w:frame="1"/>
          <w:shd w:val="clear" w:color="auto" w:fill="FAFAFA"/>
        </w:rPr>
        <w:t>name</w:t>
      </w:r>
      <w:r w:rsidRPr="008A6B67">
        <w:rPr>
          <w:rFonts w:ascii="Helvetica" w:hAnsi="Helvetica"/>
          <w:color w:val="70AD47" w:themeColor="accent6"/>
        </w:rPr>
        <w:t>，不会在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中查找。</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此外，注意到任意调用如</w:t>
      </w:r>
      <w:r w:rsidRPr="0076430B">
        <w:rPr>
          <w:rStyle w:val="HTML"/>
          <w:rFonts w:ascii="Consolas" w:hAnsi="Consolas" w:cs="Consolas"/>
          <w:bdr w:val="single" w:sz="6" w:space="0" w:color="DDDDDD" w:frame="1"/>
          <w:shd w:val="clear" w:color="auto" w:fill="FAFAFA"/>
        </w:rPr>
        <w:t>s.abc</w:t>
      </w:r>
      <w:r w:rsidRPr="0076430B">
        <w:rPr>
          <w:rFonts w:ascii="Helvetica" w:hAnsi="Helvetica"/>
        </w:rPr>
        <w:t>都会返回</w:t>
      </w:r>
      <w:r w:rsidRPr="0076430B">
        <w:rPr>
          <w:rStyle w:val="HTML"/>
          <w:rFonts w:ascii="Consolas" w:hAnsi="Consolas" w:cs="Consolas"/>
          <w:bdr w:val="single" w:sz="6" w:space="0" w:color="DDDDDD" w:frame="1"/>
          <w:shd w:val="clear" w:color="auto" w:fill="FAFAFA"/>
        </w:rPr>
        <w:t>None</w:t>
      </w:r>
      <w:r w:rsidRPr="0076430B">
        <w:rPr>
          <w:rFonts w:ascii="Helvetica" w:hAnsi="Helvetica"/>
        </w:rPr>
        <w:t>，这是因为我们定义的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默认返回就是</w:t>
      </w:r>
      <w:r w:rsidRPr="0076430B">
        <w:rPr>
          <w:rStyle w:val="HTML"/>
          <w:rFonts w:ascii="Consolas" w:hAnsi="Consolas" w:cs="Consolas"/>
          <w:bdr w:val="single" w:sz="6" w:space="0" w:color="DDDDDD" w:frame="1"/>
          <w:shd w:val="clear" w:color="auto" w:fill="FAFAFA"/>
        </w:rPr>
        <w:t>None</w:t>
      </w:r>
      <w:r w:rsidRPr="0076430B">
        <w:rPr>
          <w:rFonts w:ascii="Helvetica" w:hAnsi="Helvetica"/>
        </w:rPr>
        <w:t>。</w:t>
      </w:r>
      <w:r w:rsidRPr="008A6B67">
        <w:rPr>
          <w:rFonts w:ascii="Helvetica" w:hAnsi="Helvetica"/>
          <w:color w:val="70AD47" w:themeColor="accent6"/>
        </w:rPr>
        <w:t>要让</w:t>
      </w:r>
      <w:r w:rsidRPr="008A6B67">
        <w:rPr>
          <w:rFonts w:ascii="Helvetica" w:hAnsi="Helvetica"/>
          <w:color w:val="70AD47" w:themeColor="accent6"/>
        </w:rPr>
        <w:t>class</w:t>
      </w:r>
      <w:r w:rsidRPr="008A6B67">
        <w:rPr>
          <w:rFonts w:ascii="Helvetica" w:hAnsi="Helvetica"/>
          <w:color w:val="70AD47" w:themeColor="accent6"/>
        </w:rPr>
        <w:t>只响应特定的几个属性，我们就要按照约定，抛出</w:t>
      </w:r>
      <w:r w:rsidRPr="008A6B67">
        <w:rPr>
          <w:rStyle w:val="HTML"/>
          <w:rFonts w:ascii="Consolas" w:hAnsi="Consolas" w:cs="Consolas"/>
          <w:color w:val="70AD47" w:themeColor="accent6"/>
          <w:bdr w:val="single" w:sz="6" w:space="0" w:color="DDDDDD" w:frame="1"/>
          <w:shd w:val="clear" w:color="auto" w:fill="FAFAFA"/>
        </w:rPr>
        <w:t>AttributeError</w:t>
      </w:r>
      <w:r w:rsidRPr="008A6B67">
        <w:rPr>
          <w:rFonts w:ascii="Helvetica" w:hAnsi="Helvetica"/>
          <w:color w:val="70AD47" w:themeColor="accent6"/>
        </w:rPr>
        <w:t>的错误</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AttributeError(</w:t>
      </w:r>
      <w:r w:rsidRPr="0076430B">
        <w:rPr>
          <w:rStyle w:val="string"/>
        </w:rPr>
        <w:t>'\'Student\' object has no attribute \'%s\''</w:t>
      </w:r>
      <w:r w:rsidRPr="0076430B">
        <w:rPr>
          <w:rStyle w:val="HTML"/>
        </w:rPr>
        <w:t xml:space="preserve"> % attr)</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这实际上可以把一个类的所有属性和方法调用全部动态化处理了，不需要任何特殊手段。</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这种完全动态调用的特性有什么实际作用呢？作用就是，可以针对完全动态的情况作调用。</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举个例子：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现在很多网站都搞</w:t>
      </w:r>
      <w:r w:rsidRPr="0076430B">
        <w:rPr>
          <w:rFonts w:ascii="Helvetica" w:hAnsi="Helvetica"/>
        </w:rPr>
        <w:t>REST API</w:t>
      </w:r>
      <w:r w:rsidRPr="0076430B">
        <w:rPr>
          <w:rFonts w:ascii="Helvetica" w:hAnsi="Helvetica"/>
        </w:rPr>
        <w:t>，比如新浪微博、豆瓣啥的，调用</w:t>
      </w:r>
      <w:r w:rsidRPr="0076430B">
        <w:rPr>
          <w:rFonts w:ascii="Helvetica" w:hAnsi="Helvetica"/>
        </w:rPr>
        <w:t>API</w:t>
      </w:r>
      <w:r w:rsidRPr="0076430B">
        <w:rPr>
          <w:rFonts w:ascii="Helvetica" w:hAnsi="Helvetica"/>
        </w:rPr>
        <w:t>的</w:t>
      </w:r>
      <w:r w:rsidRPr="0076430B">
        <w:rPr>
          <w:rFonts w:ascii="Helvetica" w:hAnsi="Helvetica"/>
        </w:rPr>
        <w:t>URL</w:t>
      </w:r>
      <w:r w:rsidRPr="0076430B">
        <w:rPr>
          <w:rFonts w:ascii="Helvetica" w:hAnsi="Helvetica"/>
        </w:rPr>
        <w:t>类似：</w:t>
      </w:r>
    </w:p>
    <w:p w:rsidR="0076430B" w:rsidRPr="0076430B" w:rsidRDefault="00CC0581"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59" w:tgtFrame="_blank" w:history="1">
        <w:r w:rsidR="0076430B" w:rsidRPr="0076430B">
          <w:rPr>
            <w:rStyle w:val="a6"/>
            <w:rFonts w:ascii="Helvetica" w:hAnsi="Helvetica"/>
            <w:color w:val="auto"/>
            <w:szCs w:val="24"/>
          </w:rPr>
          <w:t>http://api.server/user/friends</w:t>
        </w:r>
      </w:hyperlink>
    </w:p>
    <w:p w:rsidR="0076430B" w:rsidRPr="0076430B" w:rsidRDefault="00CC0581"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60" w:tgtFrame="_blank" w:history="1">
        <w:r w:rsidR="0076430B" w:rsidRPr="0076430B">
          <w:rPr>
            <w:rStyle w:val="a6"/>
            <w:rFonts w:ascii="Helvetica" w:hAnsi="Helvetica"/>
            <w:color w:val="auto"/>
            <w:szCs w:val="24"/>
          </w:rPr>
          <w:t>http://api.server/user/timeline/list</w:t>
        </w:r>
      </w:hyperlink>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如果要写</w:t>
      </w:r>
      <w:r w:rsidRPr="0076430B">
        <w:rPr>
          <w:rFonts w:ascii="Helvetica" w:hAnsi="Helvetica"/>
        </w:rPr>
        <w:t>SDK</w:t>
      </w:r>
      <w:r w:rsidRPr="0076430B">
        <w:rPr>
          <w:rFonts w:ascii="Helvetica" w:hAnsi="Helvetica"/>
        </w:rPr>
        <w:t>，给每个</w:t>
      </w:r>
      <w:r w:rsidRPr="0076430B">
        <w:rPr>
          <w:rFonts w:ascii="Helvetica" w:hAnsi="Helvetica"/>
        </w:rPr>
        <w:t>URL</w:t>
      </w:r>
      <w:r w:rsidRPr="0076430B">
        <w:rPr>
          <w:rFonts w:ascii="Helvetica" w:hAnsi="Helvetica"/>
        </w:rPr>
        <w:t>对应的</w:t>
      </w:r>
      <w:r w:rsidRPr="0076430B">
        <w:rPr>
          <w:rFonts w:ascii="Helvetica" w:hAnsi="Helvetica"/>
        </w:rPr>
        <w:t>API</w:t>
      </w:r>
      <w:r w:rsidRPr="0076430B">
        <w:rPr>
          <w:rFonts w:ascii="Helvetica" w:hAnsi="Helvetica"/>
        </w:rPr>
        <w:t>都写一个方法，那得累死，而且，</w:t>
      </w:r>
      <w:r w:rsidRPr="0076430B">
        <w:rPr>
          <w:rFonts w:ascii="Helvetica" w:hAnsi="Helvetica"/>
        </w:rPr>
        <w:t>API</w:t>
      </w:r>
      <w:r w:rsidRPr="0076430B">
        <w:rPr>
          <w:rFonts w:ascii="Helvetica" w:hAnsi="Helvetica"/>
        </w:rPr>
        <w:t>一旦改动，</w:t>
      </w:r>
      <w:r w:rsidRPr="0076430B">
        <w:rPr>
          <w:rFonts w:ascii="Helvetica" w:hAnsi="Helvetica"/>
        </w:rPr>
        <w:t>SDK</w:t>
      </w:r>
      <w:r w:rsidRPr="0076430B">
        <w:rPr>
          <w:rFonts w:ascii="Helvetica" w:hAnsi="Helvetica"/>
        </w:rPr>
        <w:t>也要改。</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利用完全动态的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，我们可以写出一个</w:t>
      </w:r>
      <w:r w:rsidRPr="008A6B67">
        <w:rPr>
          <w:rFonts w:ascii="Helvetica" w:hAnsi="Helvetica"/>
          <w:color w:val="70AD47" w:themeColor="accent6"/>
        </w:rPr>
        <w:t>链式调用</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Chain</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path=</w:t>
      </w:r>
      <w:r w:rsidRPr="0076430B">
        <w:rPr>
          <w:rStyle w:val="string"/>
        </w:rPr>
        <w:t>''</w:t>
      </w:r>
      <w:r w:rsidRPr="0076430B">
        <w:rPr>
          <w:rStyle w:val="params"/>
        </w:rPr>
        <w:t>)</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self._path =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path)</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Chain(</w:t>
      </w:r>
      <w:r w:rsidRPr="0076430B">
        <w:rPr>
          <w:rStyle w:val="string"/>
        </w:rPr>
        <w:t>'%s/%s'</w:t>
      </w:r>
      <w:r w:rsidRPr="0076430B">
        <w:rPr>
          <w:rStyle w:val="HTML"/>
        </w:rPr>
        <w:t xml:space="preserve"> % (self._path,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self._path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__repr__ = __str__</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试试：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Chain().status.user.timeline.</w:t>
      </w:r>
      <w:r w:rsidRPr="0076430B">
        <w:rPr>
          <w:rStyle w:val="keyword"/>
          <w:b/>
          <w:bCs/>
        </w:rPr>
        <w:t>list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'/status/user/timeline/list'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这样，无论</w:t>
      </w:r>
      <w:r w:rsidRPr="0076430B">
        <w:rPr>
          <w:rFonts w:ascii="Helvetica" w:hAnsi="Helvetica"/>
        </w:rPr>
        <w:t>API</w:t>
      </w:r>
      <w:r w:rsidRPr="0076430B">
        <w:rPr>
          <w:rFonts w:ascii="Helvetica" w:hAnsi="Helvetica"/>
        </w:rPr>
        <w:t>怎么变，</w:t>
      </w:r>
      <w:r w:rsidRPr="0076430B">
        <w:rPr>
          <w:rFonts w:ascii="Helvetica" w:hAnsi="Helvetica"/>
        </w:rPr>
        <w:t>SDK</w:t>
      </w:r>
      <w:r w:rsidRPr="0076430B">
        <w:rPr>
          <w:rFonts w:ascii="Helvetica" w:hAnsi="Helvetica"/>
        </w:rPr>
        <w:t>都可以根据</w:t>
      </w:r>
      <w:r w:rsidRPr="0076430B">
        <w:rPr>
          <w:rFonts w:ascii="Helvetica" w:hAnsi="Helvetica"/>
        </w:rPr>
        <w:t>URL</w:t>
      </w:r>
      <w:r w:rsidRPr="0076430B">
        <w:rPr>
          <w:rFonts w:ascii="Helvetica" w:hAnsi="Helvetica"/>
        </w:rPr>
        <w:t>实现完全动态的调用，而且，不随</w:t>
      </w:r>
      <w:r w:rsidRPr="0076430B">
        <w:rPr>
          <w:rFonts w:ascii="Helvetica" w:hAnsi="Helvetica"/>
        </w:rPr>
        <w:t>API</w:t>
      </w:r>
      <w:r w:rsidRPr="0076430B">
        <w:rPr>
          <w:rFonts w:ascii="Helvetica" w:hAnsi="Helvetica"/>
        </w:rPr>
        <w:t>的增加而改变！</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还有些</w:t>
      </w:r>
      <w:r w:rsidRPr="0076430B">
        <w:rPr>
          <w:rFonts w:ascii="Helvetica" w:hAnsi="Helvetica"/>
        </w:rPr>
        <w:t>REST API</w:t>
      </w:r>
      <w:r w:rsidRPr="0076430B">
        <w:rPr>
          <w:rFonts w:ascii="Helvetica" w:hAnsi="Helvetica"/>
        </w:rPr>
        <w:t>会把参数放到</w:t>
      </w:r>
      <w:r w:rsidRPr="0076430B">
        <w:rPr>
          <w:rFonts w:ascii="Helvetica" w:hAnsi="Helvetica"/>
        </w:rPr>
        <w:t>URL</w:t>
      </w:r>
      <w:r w:rsidRPr="0076430B">
        <w:rPr>
          <w:rFonts w:ascii="Helvetica" w:hAnsi="Helvetica"/>
        </w:rPr>
        <w:t>中，比如</w:t>
      </w:r>
      <w:r w:rsidRPr="0076430B">
        <w:rPr>
          <w:rFonts w:ascii="Helvetica" w:hAnsi="Helvetica"/>
        </w:rPr>
        <w:t>GitHub</w:t>
      </w:r>
      <w:r w:rsidRPr="0076430B">
        <w:rPr>
          <w:rFonts w:ascii="Helvetica" w:hAnsi="Helvetica"/>
        </w:rPr>
        <w:t>的</w:t>
      </w:r>
      <w:r w:rsidRPr="0076430B">
        <w:rPr>
          <w:rFonts w:ascii="Helvetica" w:hAnsi="Helvetica"/>
        </w:rPr>
        <w:t>API</w:t>
      </w:r>
      <w:r w:rsidRPr="0076430B">
        <w:rPr>
          <w:rFonts w:ascii="Helvetica" w:hAnsi="Helvetica"/>
        </w:rPr>
        <w:t>：</w:t>
      </w:r>
    </w:p>
    <w:p w:rsidR="0076430B" w:rsidRPr="0076430B" w:rsidRDefault="0076430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6430B">
        <w:rPr>
          <w:rStyle w:val="constant"/>
        </w:rPr>
        <w:t>GET</w:t>
      </w:r>
      <w:r w:rsidRPr="0076430B">
        <w:rPr>
          <w:rStyle w:val="HTML"/>
        </w:rPr>
        <w:t xml:space="preserve"> /users/</w:t>
      </w:r>
      <w:r w:rsidRPr="0076430B">
        <w:rPr>
          <w:rStyle w:val="symbol"/>
        </w:rPr>
        <w:t>:user/repos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调用时，需要把</w:t>
      </w:r>
      <w:r w:rsidRPr="0076430B">
        <w:rPr>
          <w:rStyle w:val="HTML"/>
          <w:rFonts w:ascii="Consolas" w:hAnsi="Consolas" w:cs="Consolas"/>
          <w:bdr w:val="single" w:sz="6" w:space="0" w:color="DDDDDD" w:frame="1"/>
          <w:shd w:val="clear" w:color="auto" w:fill="FAFAFA"/>
        </w:rPr>
        <w:t>:user</w:t>
      </w:r>
      <w:r w:rsidRPr="0076430B">
        <w:rPr>
          <w:rFonts w:ascii="Helvetica" w:hAnsi="Helvetica"/>
        </w:rPr>
        <w:t>替换为实际用户名。如果我们能写出这样的链式调用：</w:t>
      </w:r>
    </w:p>
    <w:p w:rsidR="0076430B" w:rsidRPr="0076430B" w:rsidRDefault="0076430B"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76430B">
        <w:rPr>
          <w:rStyle w:val="HTML"/>
        </w:rPr>
        <w:lastRenderedPageBreak/>
        <w:t>Chain().users('michael').repos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就可以非常方便地调用</w:t>
      </w:r>
      <w:r w:rsidRPr="0076430B">
        <w:rPr>
          <w:rFonts w:ascii="Helvetica" w:hAnsi="Helvetica"/>
        </w:rPr>
        <w:t>API</w:t>
      </w:r>
      <w:r w:rsidRPr="0076430B">
        <w:rPr>
          <w:rFonts w:ascii="Helvetica" w:hAnsi="Helvetica"/>
        </w:rPr>
        <w:t>了。有兴趣的童鞋可以试试写出来。</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39" w:name="_Toc454522372"/>
      <w:r w:rsidRPr="0076430B">
        <w:rPr>
          <w:rFonts w:ascii="Helvetica" w:hAnsi="Helvetica"/>
          <w:b w:val="0"/>
          <w:bCs w:val="0"/>
          <w:sz w:val="24"/>
          <w:szCs w:val="24"/>
        </w:rPr>
        <w:t>__call__</w:t>
      </w:r>
      <w:bookmarkEnd w:id="139"/>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一个对象实例可以有自己的属性和方法，当我们调用实例方法时，我们用</w:t>
      </w:r>
      <w:r w:rsidRPr="0076430B">
        <w:rPr>
          <w:rStyle w:val="HTML"/>
          <w:rFonts w:ascii="Consolas" w:hAnsi="Consolas" w:cs="Consolas"/>
          <w:bdr w:val="single" w:sz="6" w:space="0" w:color="DDDDDD" w:frame="1"/>
          <w:shd w:val="clear" w:color="auto" w:fill="FAFAFA"/>
        </w:rPr>
        <w:t>instance.method()</w:t>
      </w:r>
      <w:r w:rsidRPr="0076430B">
        <w:rPr>
          <w:rFonts w:ascii="Helvetica" w:hAnsi="Helvetica"/>
        </w:rPr>
        <w:t>来调用。能不能直接在实例本身上调用呢？在</w:t>
      </w:r>
      <w:r w:rsidRPr="0076430B">
        <w:rPr>
          <w:rFonts w:ascii="Helvetica" w:hAnsi="Helvetica"/>
        </w:rPr>
        <w:t>Python</w:t>
      </w:r>
      <w:r w:rsidRPr="0076430B">
        <w:rPr>
          <w:rFonts w:ascii="Helvetica" w:hAnsi="Helvetica"/>
        </w:rPr>
        <w:t>中，答案是肯定的。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Fonts w:ascii="Helvetica" w:hAnsi="Helvetica"/>
          <w:color w:val="70AD47" w:themeColor="accent6"/>
        </w:rPr>
        <w:t>任何类，只需要定义一个</w:t>
      </w: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方法，就可以直接对实例进行调用</w:t>
      </w:r>
      <w:r w:rsidRPr="0076430B">
        <w:rPr>
          <w:rFonts w:ascii="Helvetica" w:hAnsi="Helvetica"/>
        </w:rPr>
        <w:t>。请看示例：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__call__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print(</w:t>
      </w:r>
      <w:r w:rsidRPr="0076430B">
        <w:rPr>
          <w:rStyle w:val="string"/>
        </w:rPr>
        <w:t>'My name is %s.'</w:t>
      </w:r>
      <w:r w:rsidRPr="0076430B">
        <w:rPr>
          <w:rStyle w:val="HTML"/>
        </w:rPr>
        <w:t xml:space="preserve"> % self.name)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调用方式如下：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 xml:space="preserve">s() </w:t>
      </w:r>
      <w:r w:rsidRPr="0076430B">
        <w:rPr>
          <w:rStyle w:val="comment"/>
          <w:i/>
          <w:iCs/>
        </w:rPr>
        <w:t># self参数不要传入</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My name </w:t>
      </w:r>
      <w:r w:rsidRPr="0076430B">
        <w:rPr>
          <w:rStyle w:val="keyword"/>
          <w:b/>
          <w:bCs/>
        </w:rPr>
        <w:t>is</w:t>
      </w:r>
      <w:r w:rsidRPr="0076430B">
        <w:rPr>
          <w:rStyle w:val="HTML"/>
        </w:rPr>
        <w:t xml:space="preserv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还可以定义参数。对实例进行直接调用就好比对一个函数进行调用一样，所以你完全可以把对象看成函数，把函数看成对象</w:t>
      </w:r>
      <w:r w:rsidRPr="0076430B">
        <w:rPr>
          <w:rFonts w:ascii="Helvetica" w:hAnsi="Helvetica"/>
        </w:rPr>
        <w:t>，因为这两者之间本来就没啥根本的区别。</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如果你把对象看成函数，那么函数本身其实也可以在运行期动态创建出来，因为类的实例都是运行期创建出来的，这么一来，我们就模糊了对象和函数的界限。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那么，怎么判断一个变量是对象还是函数呢？其实，更多的时候，我们需要判断一个对象是否能被调用，</w:t>
      </w:r>
      <w:r w:rsidRPr="00B82761">
        <w:rPr>
          <w:rFonts w:ascii="Helvetica" w:hAnsi="Helvetica"/>
          <w:color w:val="70AD47" w:themeColor="accent6"/>
        </w:rPr>
        <w:t>能被调用的对象就是一个</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对象，</w:t>
      </w:r>
      <w:r w:rsidRPr="0076430B">
        <w:rPr>
          <w:rFonts w:ascii="Helvetica" w:hAnsi="Helvetica"/>
        </w:rPr>
        <w:t>比如函数和我们上面定义的带有</w:t>
      </w:r>
      <w:r w:rsidRPr="0076430B">
        <w:rPr>
          <w:rStyle w:val="HTML"/>
          <w:rFonts w:ascii="Consolas" w:hAnsi="Consolas" w:cs="Consolas"/>
          <w:bdr w:val="single" w:sz="6" w:space="0" w:color="DDDDDD" w:frame="1"/>
          <w:shd w:val="clear" w:color="auto" w:fill="FAFAFA"/>
        </w:rPr>
        <w:t>__call__()</w:t>
      </w:r>
      <w:r w:rsidRPr="0076430B">
        <w:rPr>
          <w:rFonts w:ascii="Helvetica" w:hAnsi="Helvetica"/>
        </w:rPr>
        <w:t>的类实例：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lastRenderedPageBreak/>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callable(max)</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string"/>
        </w:rPr>
        <w:t>'str'</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B82761"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B82761">
        <w:rPr>
          <w:rFonts w:ascii="Helvetica" w:hAnsi="Helvetica"/>
          <w:color w:val="70AD47" w:themeColor="accent6"/>
        </w:rPr>
        <w:t>通过</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函数，我们就可以判断一个对象是否是</w:t>
      </w:r>
      <w:r w:rsidRPr="00B82761">
        <w:rPr>
          <w:rFonts w:ascii="Helvetica" w:hAnsi="Helvetica"/>
          <w:color w:val="70AD47" w:themeColor="accent6"/>
        </w:rPr>
        <w:t>“</w:t>
      </w:r>
      <w:r w:rsidRPr="00B82761">
        <w:rPr>
          <w:rFonts w:ascii="Helvetica" w:hAnsi="Helvetica"/>
          <w:color w:val="70AD47" w:themeColor="accent6"/>
        </w:rPr>
        <w:t>可调用</w:t>
      </w:r>
      <w:r w:rsidRPr="00B82761">
        <w:rPr>
          <w:rFonts w:ascii="Helvetica" w:hAnsi="Helvetica"/>
          <w:color w:val="70AD47" w:themeColor="accent6"/>
        </w:rPr>
        <w:t>”</w:t>
      </w:r>
      <w:r w:rsidRPr="00B82761">
        <w:rPr>
          <w:rFonts w:ascii="Helvetica" w:hAnsi="Helvetica"/>
          <w:color w:val="70AD47" w:themeColor="accent6"/>
        </w:rPr>
        <w:t>对象。</w:t>
      </w:r>
    </w:p>
    <w:p w:rsidR="0076430B" w:rsidRPr="0076430B" w:rsidRDefault="0076430B" w:rsidP="00E83F69">
      <w:pPr>
        <w:pStyle w:val="3"/>
        <w:shd w:val="clear" w:color="auto" w:fill="FFFFFF"/>
        <w:spacing w:before="375" w:after="225" w:line="360" w:lineRule="atLeast"/>
        <w:rPr>
          <w:rFonts w:ascii="Helvetica" w:hAnsi="Helvetica"/>
          <w:b w:val="0"/>
          <w:bCs w:val="0"/>
          <w:sz w:val="24"/>
          <w:szCs w:val="24"/>
        </w:rPr>
      </w:pPr>
      <w:bookmarkStart w:id="140" w:name="_Toc454522373"/>
      <w:r w:rsidRPr="0076430B">
        <w:rPr>
          <w:rFonts w:ascii="Helvetica" w:hAnsi="Helvetica"/>
          <w:b w:val="0"/>
          <w:bCs w:val="0"/>
          <w:sz w:val="24"/>
          <w:szCs w:val="24"/>
        </w:rPr>
        <w:t>小结</w:t>
      </w:r>
      <w:bookmarkEnd w:id="140"/>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允许定义许多定制方法，可以让我们非常方便地生成特定的类。</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本节介绍的是最常用的几个定制方法，还有很多可定制的方法，请参考</w:t>
      </w:r>
      <w:hyperlink r:id="rId61" w:anchor="special-method-names" w:tgtFrame="_blank" w:history="1">
        <w:r w:rsidRPr="0076430B">
          <w:rPr>
            <w:rStyle w:val="a6"/>
            <w:rFonts w:ascii="Helvetica" w:hAnsi="Helvetica"/>
            <w:color w:val="auto"/>
          </w:rPr>
          <w:t>Python</w:t>
        </w:r>
        <w:r w:rsidRPr="0076430B">
          <w:rPr>
            <w:rStyle w:val="a6"/>
            <w:rFonts w:ascii="Helvetica" w:hAnsi="Helvetica"/>
            <w:color w:val="auto"/>
          </w:rPr>
          <w:t>的官方文档</w:t>
        </w:r>
      </w:hyperlink>
      <w:r w:rsidRPr="0076430B">
        <w:rPr>
          <w:rFonts w:ascii="Helvetica" w:hAnsi="Helvetica"/>
        </w:rPr>
        <w:t>。</w:t>
      </w:r>
    </w:p>
    <w:p w:rsidR="0076430B" w:rsidRDefault="0076430B" w:rsidP="0076430B"/>
    <w:p w:rsidR="00B82761" w:rsidRDefault="00B82761" w:rsidP="00E83F69">
      <w:pPr>
        <w:pStyle w:val="2"/>
        <w:rPr>
          <w:sz w:val="24"/>
        </w:rPr>
      </w:pPr>
      <w:bookmarkStart w:id="141" w:name="_Toc454522374"/>
      <w:r w:rsidRPr="00B82761">
        <w:rPr>
          <w:sz w:val="24"/>
        </w:rPr>
        <w:t>第</w:t>
      </w:r>
      <w:r w:rsidRPr="00B82761">
        <w:rPr>
          <w:rFonts w:hint="eastAsia"/>
          <w:sz w:val="24"/>
        </w:rPr>
        <w:t>42</w:t>
      </w:r>
      <w:r w:rsidRPr="00B82761">
        <w:rPr>
          <w:rFonts w:hint="eastAsia"/>
          <w:sz w:val="24"/>
        </w:rPr>
        <w:t>课</w:t>
      </w:r>
      <w:r w:rsidRPr="00B82761">
        <w:rPr>
          <w:rFonts w:hint="eastAsia"/>
          <w:sz w:val="24"/>
        </w:rPr>
        <w:t xml:space="preserve">  </w:t>
      </w:r>
      <w:r w:rsidRPr="00B82761">
        <w:rPr>
          <w:rFonts w:hint="eastAsia"/>
          <w:sz w:val="24"/>
        </w:rPr>
        <w:t>使用枚举类</w:t>
      </w:r>
      <w:bookmarkEnd w:id="141"/>
    </w:p>
    <w:p w:rsidR="00B82761" w:rsidRPr="00B82761" w:rsidRDefault="00B82761" w:rsidP="00B82761">
      <w:pPr>
        <w:pStyle w:val="a5"/>
        <w:shd w:val="clear" w:color="auto" w:fill="FFFFFF"/>
        <w:spacing w:before="0" w:beforeAutospacing="0" w:after="225" w:afterAutospacing="0" w:line="300" w:lineRule="atLeast"/>
        <w:rPr>
          <w:rFonts w:ascii="Helvetica" w:hAnsi="Helvetica"/>
        </w:rPr>
      </w:pPr>
      <w:r w:rsidRPr="00B82761">
        <w:rPr>
          <w:rFonts w:ascii="Helvetica" w:hAnsi="Helvetica"/>
        </w:rPr>
        <w:t>当我们需要定义常量时，一个办法是用大写变量通过整数来定义，例如月份：</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JAN = 1</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FEB = 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MAR = 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NOV = 11</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DEC = 12</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好处是简单，缺点是类型是</w:t>
      </w:r>
      <w:r w:rsidRPr="00B82761">
        <w:rPr>
          <w:rStyle w:val="HTML"/>
          <w:rFonts w:ascii="Consolas" w:hAnsi="Consolas" w:cs="Consolas"/>
          <w:bdr w:val="single" w:sz="6" w:space="0" w:color="DDDDDD" w:frame="1"/>
          <w:shd w:val="clear" w:color="auto" w:fill="FAFAFA"/>
        </w:rPr>
        <w:t>int</w:t>
      </w:r>
      <w:r w:rsidRPr="00B82761">
        <w:rPr>
          <w:rFonts w:ascii="Helvetica" w:hAnsi="Helvetica"/>
        </w:rPr>
        <w:t>，并且仍然是变量。</w:t>
      </w:r>
    </w:p>
    <w:p w:rsidR="00B82761" w:rsidRPr="004F3767"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4F3767">
        <w:rPr>
          <w:rFonts w:ascii="Helvetica" w:hAnsi="Helvetica"/>
          <w:color w:val="70AD47" w:themeColor="accent6"/>
        </w:rPr>
        <w:lastRenderedPageBreak/>
        <w:t>更好的方法是为这样的枚举类型定义一个</w:t>
      </w:r>
      <w:r w:rsidRPr="004F3767">
        <w:rPr>
          <w:rFonts w:ascii="Helvetica" w:hAnsi="Helvetica"/>
          <w:color w:val="70AD47" w:themeColor="accent6"/>
        </w:rPr>
        <w:t>class</w:t>
      </w:r>
      <w:r w:rsidRPr="004F3767">
        <w:rPr>
          <w:rFonts w:ascii="Helvetica" w:hAnsi="Helvetica"/>
          <w:color w:val="70AD47" w:themeColor="accent6"/>
        </w:rPr>
        <w:t>类型，然后，每个常量都是</w:t>
      </w:r>
      <w:r w:rsidRPr="004F3767">
        <w:rPr>
          <w:rFonts w:ascii="Helvetica" w:hAnsi="Helvetica"/>
          <w:color w:val="70AD47" w:themeColor="accent6"/>
        </w:rPr>
        <w:t>class</w:t>
      </w:r>
      <w:r w:rsidRPr="004F3767">
        <w:rPr>
          <w:rFonts w:ascii="Helvetica" w:hAnsi="Helvetica"/>
          <w:color w:val="70AD47" w:themeColor="accent6"/>
        </w:rPr>
        <w:t>的一个唯一实例。</w:t>
      </w:r>
      <w:r w:rsidRPr="004F3767">
        <w:rPr>
          <w:rFonts w:ascii="Helvetica" w:hAnsi="Helvetica"/>
          <w:color w:val="70AD47" w:themeColor="accent6"/>
        </w:rPr>
        <w:t>Python</w:t>
      </w:r>
      <w:r w:rsidRPr="004F3767">
        <w:rPr>
          <w:rFonts w:ascii="Helvetica" w:hAnsi="Helvetica"/>
          <w:color w:val="70AD47" w:themeColor="accent6"/>
        </w:rPr>
        <w:t>提供了</w:t>
      </w:r>
      <w:r w:rsidRPr="004F3767">
        <w:rPr>
          <w:rStyle w:val="HTML"/>
          <w:rFonts w:ascii="Consolas" w:hAnsi="Consolas" w:cs="Consolas"/>
          <w:color w:val="70AD47" w:themeColor="accent6"/>
          <w:bdr w:val="single" w:sz="6" w:space="0" w:color="DDDDDD" w:frame="1"/>
          <w:shd w:val="clear" w:color="auto" w:fill="FAFAFA"/>
        </w:rPr>
        <w:t>Enum</w:t>
      </w:r>
      <w:r w:rsidRPr="004F3767">
        <w:rPr>
          <w:rFonts w:ascii="Helvetica" w:hAnsi="Helvetica"/>
          <w:color w:val="70AD47" w:themeColor="accent6"/>
        </w:rPr>
        <w:t>类来实现这个功能：</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from </w:t>
      </w:r>
      <w:r w:rsidRPr="00B82761">
        <w:rPr>
          <w:rStyle w:val="keyword"/>
          <w:b/>
          <w:bCs/>
        </w:rPr>
        <w:t>enum</w:t>
      </w:r>
      <w:r w:rsidRPr="00B82761">
        <w:rPr>
          <w:rStyle w:val="HTML"/>
        </w:rPr>
        <w:t xml:space="preserve"> </w:t>
      </w:r>
      <w:r w:rsidRPr="00B82761">
        <w:rPr>
          <w:rStyle w:val="keyword"/>
          <w:b/>
          <w:bCs/>
        </w:rPr>
        <w:t>import</w:t>
      </w:r>
      <w:r w:rsidRPr="00B82761">
        <w:rPr>
          <w:rStyle w:val="HTML"/>
        </w:rPr>
        <w:t xml:space="preserve"> Enum</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Month = Enum(</w:t>
      </w:r>
      <w:r w:rsidRPr="00B82761">
        <w:rPr>
          <w:rStyle w:val="string"/>
        </w:rPr>
        <w:t>'Month'</w:t>
      </w:r>
      <w:r w:rsidRPr="00B82761">
        <w:rPr>
          <w:rStyle w:val="HTML"/>
        </w:rPr>
        <w:t>, (</w:t>
      </w:r>
      <w:r w:rsidRPr="00B82761">
        <w:rPr>
          <w:rStyle w:val="string"/>
        </w:rPr>
        <w:t>'Jan'</w:t>
      </w:r>
      <w:r w:rsidRPr="00B82761">
        <w:rPr>
          <w:rStyle w:val="HTML"/>
        </w:rPr>
        <w:t xml:space="preserve">, </w:t>
      </w:r>
      <w:r w:rsidRPr="00B82761">
        <w:rPr>
          <w:rStyle w:val="string"/>
        </w:rPr>
        <w:t>'Feb'</w:t>
      </w:r>
      <w:r w:rsidRPr="00B82761">
        <w:rPr>
          <w:rStyle w:val="HTML"/>
        </w:rPr>
        <w:t xml:space="preserve">, </w:t>
      </w:r>
      <w:r w:rsidRPr="00B82761">
        <w:rPr>
          <w:rStyle w:val="string"/>
        </w:rPr>
        <w:t>'Mar'</w:t>
      </w:r>
      <w:r w:rsidRPr="00B82761">
        <w:rPr>
          <w:rStyle w:val="HTML"/>
        </w:rPr>
        <w:t xml:space="preserve">, </w:t>
      </w:r>
      <w:r w:rsidRPr="00B82761">
        <w:rPr>
          <w:rStyle w:val="string"/>
        </w:rPr>
        <w:t>'Apr'</w:t>
      </w:r>
      <w:r w:rsidRPr="00B82761">
        <w:rPr>
          <w:rStyle w:val="HTML"/>
        </w:rPr>
        <w:t xml:space="preserve">, </w:t>
      </w:r>
      <w:r w:rsidRPr="00B82761">
        <w:rPr>
          <w:rStyle w:val="string"/>
        </w:rPr>
        <w:t>'May'</w:t>
      </w:r>
      <w:r w:rsidRPr="00B82761">
        <w:rPr>
          <w:rStyle w:val="HTML"/>
        </w:rPr>
        <w:t xml:space="preserve">, </w:t>
      </w:r>
      <w:r w:rsidRPr="00B82761">
        <w:rPr>
          <w:rStyle w:val="string"/>
        </w:rPr>
        <w:t>'Jun'</w:t>
      </w:r>
      <w:r w:rsidRPr="00B82761">
        <w:rPr>
          <w:rStyle w:val="HTML"/>
        </w:rPr>
        <w:t xml:space="preserve">, </w:t>
      </w:r>
      <w:r w:rsidRPr="00B82761">
        <w:rPr>
          <w:rStyle w:val="string"/>
        </w:rPr>
        <w:t>'Jul'</w:t>
      </w:r>
      <w:r w:rsidRPr="00B82761">
        <w:rPr>
          <w:rStyle w:val="HTML"/>
        </w:rPr>
        <w:t xml:space="preserve">, </w:t>
      </w:r>
      <w:r w:rsidRPr="00B82761">
        <w:rPr>
          <w:rStyle w:val="string"/>
        </w:rPr>
        <w:t>'Aug'</w:t>
      </w:r>
      <w:r w:rsidRPr="00B82761">
        <w:rPr>
          <w:rStyle w:val="HTML"/>
        </w:rPr>
        <w:t xml:space="preserve">, </w:t>
      </w:r>
      <w:r w:rsidRPr="00B82761">
        <w:rPr>
          <w:rStyle w:val="string"/>
        </w:rPr>
        <w:t>'Sep'</w:t>
      </w:r>
      <w:r w:rsidRPr="00B82761">
        <w:rPr>
          <w:rStyle w:val="HTML"/>
        </w:rPr>
        <w:t xml:space="preserve">, </w:t>
      </w:r>
      <w:r w:rsidRPr="00B82761">
        <w:rPr>
          <w:rStyle w:val="string"/>
        </w:rPr>
        <w:t>'Oct'</w:t>
      </w:r>
      <w:r w:rsidRPr="00B82761">
        <w:rPr>
          <w:rStyle w:val="HTML"/>
        </w:rPr>
        <w:t xml:space="preserve">, </w:t>
      </w:r>
      <w:r w:rsidRPr="00B82761">
        <w:rPr>
          <w:rStyle w:val="string"/>
        </w:rPr>
        <w:t>'Nov'</w:t>
      </w:r>
      <w:r w:rsidRPr="00B82761">
        <w:rPr>
          <w:rStyle w:val="HTML"/>
        </w:rPr>
        <w:t xml:space="preserve">, </w:t>
      </w:r>
      <w:r w:rsidRPr="00B82761">
        <w:rPr>
          <w:rStyle w:val="string"/>
        </w:rPr>
        <w:t>'Dec'</w:t>
      </w:r>
      <w:r w:rsidRPr="00B82761">
        <w:rPr>
          <w:rStyle w:val="HTML"/>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这样我们就获得了</w:t>
      </w:r>
      <w:r w:rsidRPr="00B82761">
        <w:rPr>
          <w:rStyle w:val="HTML"/>
          <w:rFonts w:ascii="Consolas" w:hAnsi="Consolas" w:cs="Consolas"/>
          <w:bdr w:val="single" w:sz="6" w:space="0" w:color="DDDDDD" w:frame="1"/>
          <w:shd w:val="clear" w:color="auto" w:fill="FAFAFA"/>
        </w:rPr>
        <w:t>Month</w:t>
      </w:r>
      <w:r w:rsidRPr="00B82761">
        <w:rPr>
          <w:rFonts w:ascii="Helvetica" w:hAnsi="Helvetica"/>
        </w:rPr>
        <w:t>类型的枚举类，可以直接使用</w:t>
      </w:r>
      <w:r w:rsidRPr="00B82761">
        <w:rPr>
          <w:rStyle w:val="HTML"/>
          <w:rFonts w:ascii="Consolas" w:hAnsi="Consolas" w:cs="Consolas"/>
          <w:bdr w:val="single" w:sz="6" w:space="0" w:color="DDDDDD" w:frame="1"/>
          <w:shd w:val="clear" w:color="auto" w:fill="FAFAFA"/>
        </w:rPr>
        <w:t>Month.Jan</w:t>
      </w:r>
      <w:r w:rsidRPr="00B82761">
        <w:rPr>
          <w:rFonts w:ascii="Helvetica" w:hAnsi="Helvetica"/>
        </w:rPr>
        <w:t>来引用一个常量，或者枚举它的所有成员：</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Month.__members__.items():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print(name, </w:t>
      </w:r>
      <w:r w:rsidRPr="00B82761">
        <w:rPr>
          <w:rStyle w:val="string"/>
        </w:rPr>
        <w:t>'=&gt;'</w:t>
      </w:r>
      <w:r w:rsidRPr="00B82761">
        <w:rPr>
          <w:rStyle w:val="HTML"/>
        </w:rPr>
        <w:t xml:space="preserve">, member, </w:t>
      </w:r>
      <w:r w:rsidRPr="00B82761">
        <w:rPr>
          <w:rStyle w:val="string"/>
        </w:rPr>
        <w:t>','</w:t>
      </w:r>
      <w:r w:rsidRPr="00B82761">
        <w:rPr>
          <w:rStyle w:val="HTML"/>
        </w:rPr>
        <w:t>, member.value)</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bdr w:val="single" w:sz="6" w:space="0" w:color="DDDDDD" w:frame="1"/>
          <w:shd w:val="clear" w:color="auto" w:fill="FAFAFA"/>
        </w:rPr>
        <w:t>value</w:t>
      </w:r>
      <w:r w:rsidRPr="00B82761">
        <w:rPr>
          <w:rFonts w:ascii="Helvetica" w:hAnsi="Helvetica"/>
        </w:rPr>
        <w:t>属性则是自动赋给成员的</w:t>
      </w:r>
      <w:r w:rsidRPr="00B82761">
        <w:rPr>
          <w:rStyle w:val="HTML"/>
          <w:rFonts w:ascii="Consolas" w:hAnsi="Consolas" w:cs="Consolas"/>
          <w:bdr w:val="single" w:sz="6" w:space="0" w:color="DDDDDD" w:frame="1"/>
          <w:shd w:val="clear" w:color="auto" w:fill="FAFAFA"/>
        </w:rPr>
        <w:t>int</w:t>
      </w:r>
      <w:r w:rsidRPr="00B82761">
        <w:rPr>
          <w:rFonts w:ascii="Helvetica" w:hAnsi="Helvetica"/>
        </w:rPr>
        <w:t>常量，默认从</w:t>
      </w:r>
      <w:r w:rsidRPr="00B82761">
        <w:rPr>
          <w:rStyle w:val="HTML"/>
          <w:rFonts w:ascii="Consolas" w:hAnsi="Consolas" w:cs="Consolas"/>
          <w:bdr w:val="single" w:sz="6" w:space="0" w:color="DDDDDD" w:frame="1"/>
          <w:shd w:val="clear" w:color="auto" w:fill="FAFAFA"/>
        </w:rPr>
        <w:t>1</w:t>
      </w:r>
      <w:r w:rsidRPr="00B82761">
        <w:rPr>
          <w:rFonts w:ascii="Helvetica" w:hAnsi="Helvetica"/>
        </w:rPr>
        <w:t>开始计数。</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如果需要更精确地控制枚举类型，可以从</w:t>
      </w:r>
      <w:r w:rsidRPr="00B82761">
        <w:rPr>
          <w:rStyle w:val="HTML"/>
          <w:rFonts w:ascii="Consolas" w:hAnsi="Consolas" w:cs="Consolas"/>
          <w:bdr w:val="single" w:sz="6" w:space="0" w:color="DDDDDD" w:frame="1"/>
          <w:shd w:val="clear" w:color="auto" w:fill="FAFAFA"/>
        </w:rPr>
        <w:t>Enum</w:t>
      </w:r>
      <w:r w:rsidRPr="00B82761">
        <w:rPr>
          <w:rFonts w:ascii="Helvetica" w:hAnsi="Helvetica"/>
        </w:rPr>
        <w:t>派生出自定义类：</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from</w:t>
      </w:r>
      <w:r w:rsidRPr="00B82761">
        <w:rPr>
          <w:rStyle w:val="HTML"/>
        </w:rPr>
        <w:t xml:space="preserve"> enum </w:t>
      </w:r>
      <w:r w:rsidRPr="00B82761">
        <w:rPr>
          <w:rStyle w:val="keyword"/>
          <w:b/>
          <w:bCs/>
        </w:rPr>
        <w:t>import</w:t>
      </w:r>
      <w:r w:rsidRPr="00B82761">
        <w:rPr>
          <w:rStyle w:val="HTML"/>
        </w:rPr>
        <w:t xml:space="preserve"> Enum, 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decorator"/>
        </w:rPr>
        <w:t>@unique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class</w:t>
      </w:r>
      <w:r w:rsidRPr="00B82761">
        <w:rPr>
          <w:rStyle w:val="class"/>
          <w:b/>
          <w:bCs/>
        </w:rPr>
        <w:t xml:space="preserve"> </w:t>
      </w:r>
      <w:r w:rsidRPr="00B82761">
        <w:rPr>
          <w:rStyle w:val="7"/>
          <w:b/>
          <w:bCs/>
        </w:rPr>
        <w:t>Weekday</w:t>
      </w:r>
      <w:r w:rsidRPr="00B82761">
        <w:rPr>
          <w:rStyle w:val="params"/>
          <w:b/>
          <w:bCs/>
        </w:rPr>
        <w:t>(Enum)</w:t>
      </w:r>
      <w:r w:rsidRPr="00B82761">
        <w:rPr>
          <w:rStyle w:val="class"/>
          <w:b/>
          <w:bCs/>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Sun = </w:t>
      </w:r>
      <w:r w:rsidRPr="00B82761">
        <w:rPr>
          <w:rStyle w:val="number"/>
        </w:rPr>
        <w:t>0</w:t>
      </w:r>
      <w:r w:rsidRPr="00B82761">
        <w:rPr>
          <w:rStyle w:val="HTML"/>
        </w:rPr>
        <w:t xml:space="preserve"> </w:t>
      </w:r>
      <w:r w:rsidRPr="00B82761">
        <w:rPr>
          <w:rStyle w:val="comment"/>
          <w:i/>
          <w:iCs/>
        </w:rPr>
        <w:t># Sun的value被设定为0</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Mon = </w:t>
      </w:r>
      <w:r w:rsidRPr="00B82761">
        <w:rPr>
          <w:rStyle w:val="number"/>
        </w:rPr>
        <w:t>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Tue = </w:t>
      </w: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Wed = </w:t>
      </w:r>
      <w:r w:rsidRPr="00B82761">
        <w:rPr>
          <w:rStyle w:val="number"/>
        </w:rPr>
        <w:t>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Thu = </w:t>
      </w:r>
      <w:r w:rsidRPr="00B82761">
        <w:rPr>
          <w:rStyle w:val="number"/>
        </w:rPr>
        <w:t>4</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Fri = </w:t>
      </w:r>
      <w:r w:rsidRPr="00B82761">
        <w:rPr>
          <w:rStyle w:val="number"/>
        </w:rPr>
        <w:t>5</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Sat = </w:t>
      </w:r>
      <w:r w:rsidRPr="00B82761">
        <w:rPr>
          <w:rStyle w:val="number"/>
        </w:rPr>
        <w:t>6</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2D5A3B">
        <w:rPr>
          <w:rStyle w:val="HTML"/>
          <w:rFonts w:ascii="Consolas" w:hAnsi="Consolas" w:cs="Consolas"/>
          <w:color w:val="70AD47" w:themeColor="accent6"/>
          <w:bdr w:val="single" w:sz="6" w:space="0" w:color="DDDDDD" w:frame="1"/>
          <w:shd w:val="clear" w:color="auto" w:fill="FAFAFA"/>
        </w:rPr>
        <w:t>@unique</w:t>
      </w:r>
      <w:r w:rsidRPr="002D5A3B">
        <w:rPr>
          <w:rFonts w:ascii="Helvetica" w:hAnsi="Helvetica"/>
          <w:color w:val="70AD47" w:themeColor="accent6"/>
        </w:rPr>
        <w:t>装饰器可以帮助我们检查保证没有重复值</w:t>
      </w:r>
      <w:r w:rsidRPr="00B82761">
        <w:rPr>
          <w:rFonts w:ascii="Helvetica" w:hAnsi="Helvetica"/>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访问这些枚举类型可以有若干种方法：</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lastRenderedPageBreak/>
        <w:t xml:space="preserve">&gt;&gt;&gt; </w:t>
      </w:r>
      <w:r w:rsidRPr="00B82761">
        <w:rPr>
          <w:rStyle w:val="HTML"/>
        </w:rPr>
        <w: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w:t>
      </w:r>
      <w:r w:rsidRPr="00B82761">
        <w:rPr>
          <w:rStyle w:val="string"/>
        </w:rPr>
        <w:t>'Tue'</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print(Weekday.Tue.value)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False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Weekday(</w:t>
      </w:r>
      <w:r w:rsidRPr="00B82761">
        <w:rPr>
          <w:rStyle w:val="number"/>
        </w:rPr>
        <w:t>7</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Traceback (most recent call last):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 xml:space="preserve">ValueError: </w:t>
      </w:r>
      <w:r w:rsidRPr="00B82761">
        <w:rPr>
          <w:rStyle w:val="number"/>
        </w:rPr>
        <w:t>7</w:t>
      </w:r>
      <w:r w:rsidRPr="00B82761">
        <w:rPr>
          <w:rStyle w:val="HTML"/>
        </w:rPr>
        <w:t xml:space="preserve"> </w:t>
      </w:r>
      <w:r w:rsidRPr="00B82761">
        <w:rPr>
          <w:rStyle w:val="keyword"/>
          <w:b/>
          <w:bCs/>
        </w:rPr>
        <w:t>is</w:t>
      </w:r>
      <w:r w:rsidRPr="00B82761">
        <w:rPr>
          <w:rStyle w:val="HTML"/>
        </w:rPr>
        <w:t xml:space="preserve"> </w:t>
      </w:r>
      <w:r w:rsidRPr="00B82761">
        <w:rPr>
          <w:rStyle w:val="keyword"/>
          <w:b/>
          <w:bCs/>
        </w:rPr>
        <w:t>not</w:t>
      </w:r>
      <w:r w:rsidRPr="00B82761">
        <w:rPr>
          <w:rStyle w:val="HTML"/>
        </w:rPr>
        <w:t xml:space="preserve"> a valid Weekday</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Weekday.__members__.items():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 </w:t>
      </w:r>
      <w:r w:rsidRPr="00B82761">
        <w:rPr>
          <w:rStyle w:val="HTML"/>
        </w:rPr>
        <w:t xml:space="preserve">    print(name, </w:t>
      </w:r>
      <w:r w:rsidRPr="00B82761">
        <w:rPr>
          <w:rStyle w:val="string"/>
        </w:rPr>
        <w:t>'=&gt;'</w:t>
      </w:r>
      <w:r w:rsidRPr="00B82761">
        <w:rPr>
          <w:rStyle w:val="HTML"/>
        </w:rPr>
        <w:t>, member)</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2761">
        <w:rPr>
          <w:rStyle w:val="HTML"/>
        </w:rPr>
        <w:t>Sun =&gt; Weekday.Sun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Mon =&gt;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lastRenderedPageBreak/>
        <w:t>Tue =&gt;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Wed =&gt; Weekday.Wed</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Thu =&gt; Weekday.Thu</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Fri =&gt; Weekday.Fri</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Sat =&gt; Weekday.Sat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可见，既可以用成员名称引用枚举常量，又可以直接根据</w:t>
      </w:r>
      <w:r w:rsidRPr="00B82761">
        <w:rPr>
          <w:rFonts w:ascii="Helvetica" w:hAnsi="Helvetica"/>
        </w:rPr>
        <w:t>value</w:t>
      </w:r>
      <w:r w:rsidRPr="00B82761">
        <w:rPr>
          <w:rFonts w:ascii="Helvetica" w:hAnsi="Helvetica"/>
        </w:rPr>
        <w:t>的值获得枚举常量。</w:t>
      </w:r>
    </w:p>
    <w:p w:rsidR="00B82761" w:rsidRPr="00B82761" w:rsidRDefault="00B82761" w:rsidP="00E83F69">
      <w:pPr>
        <w:pStyle w:val="3"/>
        <w:shd w:val="clear" w:color="auto" w:fill="FFFFFF"/>
        <w:spacing w:before="375" w:after="225" w:line="360" w:lineRule="atLeast"/>
        <w:rPr>
          <w:rFonts w:ascii="Helvetica" w:hAnsi="Helvetica"/>
          <w:b w:val="0"/>
          <w:bCs w:val="0"/>
          <w:sz w:val="24"/>
          <w:szCs w:val="24"/>
        </w:rPr>
      </w:pPr>
      <w:bookmarkStart w:id="142" w:name="_Toc454522375"/>
      <w:r w:rsidRPr="00B82761">
        <w:rPr>
          <w:rFonts w:ascii="Helvetica" w:hAnsi="Helvetica"/>
          <w:b w:val="0"/>
          <w:bCs w:val="0"/>
          <w:sz w:val="24"/>
          <w:szCs w:val="24"/>
        </w:rPr>
        <w:t>小结</w:t>
      </w:r>
      <w:bookmarkEnd w:id="142"/>
    </w:p>
    <w:p w:rsidR="00B82761" w:rsidRPr="002D5A3B"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2D5A3B">
        <w:rPr>
          <w:rStyle w:val="HTML"/>
          <w:rFonts w:ascii="Consolas" w:hAnsi="Consolas" w:cs="Consolas"/>
          <w:color w:val="70AD47" w:themeColor="accent6"/>
          <w:bdr w:val="single" w:sz="6" w:space="0" w:color="DDDDDD" w:frame="1"/>
          <w:shd w:val="clear" w:color="auto" w:fill="FAFAFA"/>
        </w:rPr>
        <w:t>Enum</w:t>
      </w:r>
      <w:r w:rsidRPr="002D5A3B">
        <w:rPr>
          <w:rFonts w:ascii="Helvetica" w:hAnsi="Helvetica"/>
          <w:color w:val="70AD47" w:themeColor="accent6"/>
        </w:rPr>
        <w:t>可以把一组相关常量定义在一个</w:t>
      </w:r>
      <w:r w:rsidRPr="002D5A3B">
        <w:rPr>
          <w:rFonts w:ascii="Helvetica" w:hAnsi="Helvetica"/>
          <w:color w:val="70AD47" w:themeColor="accent6"/>
        </w:rPr>
        <w:t>class</w:t>
      </w:r>
      <w:r w:rsidRPr="002D5A3B">
        <w:rPr>
          <w:rFonts w:ascii="Helvetica" w:hAnsi="Helvetica"/>
          <w:color w:val="70AD47" w:themeColor="accent6"/>
        </w:rPr>
        <w:t>中，且</w:t>
      </w:r>
      <w:r w:rsidRPr="002D5A3B">
        <w:rPr>
          <w:rFonts w:ascii="Helvetica" w:hAnsi="Helvetica"/>
          <w:color w:val="70AD47" w:themeColor="accent6"/>
        </w:rPr>
        <w:t>class</w:t>
      </w:r>
      <w:r w:rsidRPr="002D5A3B">
        <w:rPr>
          <w:rFonts w:ascii="Helvetica" w:hAnsi="Helvetica"/>
          <w:color w:val="70AD47" w:themeColor="accent6"/>
        </w:rPr>
        <w:t>不可变，而且成员可以直接比较。</w:t>
      </w:r>
    </w:p>
    <w:p w:rsidR="00B82761" w:rsidRDefault="00B82761" w:rsidP="00B82761"/>
    <w:p w:rsidR="006F1140" w:rsidRDefault="006F1140" w:rsidP="00B82761"/>
    <w:p w:rsidR="006F1140" w:rsidRDefault="006F1140" w:rsidP="00E83F69">
      <w:pPr>
        <w:pStyle w:val="2"/>
        <w:rPr>
          <w:sz w:val="22"/>
        </w:rPr>
      </w:pPr>
      <w:bookmarkStart w:id="143" w:name="_Toc454522376"/>
      <w:r w:rsidRPr="006F1140">
        <w:rPr>
          <w:sz w:val="22"/>
        </w:rPr>
        <w:t>第</w:t>
      </w:r>
      <w:r w:rsidRPr="006F1140">
        <w:rPr>
          <w:rFonts w:hint="eastAsia"/>
          <w:sz w:val="22"/>
        </w:rPr>
        <w:t>43</w:t>
      </w:r>
      <w:r w:rsidRPr="006F1140">
        <w:rPr>
          <w:rFonts w:hint="eastAsia"/>
          <w:sz w:val="22"/>
        </w:rPr>
        <w:t>课</w:t>
      </w:r>
      <w:r w:rsidRPr="006F1140">
        <w:rPr>
          <w:rFonts w:hint="eastAsia"/>
          <w:sz w:val="22"/>
        </w:rPr>
        <w:t xml:space="preserve">  </w:t>
      </w:r>
      <w:r w:rsidRPr="006F1140">
        <w:rPr>
          <w:rFonts w:hint="eastAsia"/>
          <w:sz w:val="22"/>
        </w:rPr>
        <w:t>使用元类</w:t>
      </w:r>
      <w:bookmarkEnd w:id="143"/>
    </w:p>
    <w:p w:rsidR="006F1140" w:rsidRPr="006F1140" w:rsidRDefault="006F1140" w:rsidP="00E83F69">
      <w:pPr>
        <w:pStyle w:val="3"/>
        <w:shd w:val="clear" w:color="auto" w:fill="FFFFFF"/>
        <w:spacing w:before="0" w:after="225" w:line="360" w:lineRule="atLeast"/>
        <w:rPr>
          <w:rFonts w:ascii="Helvetica" w:hAnsi="Helvetica"/>
          <w:b w:val="0"/>
          <w:bCs w:val="0"/>
          <w:sz w:val="24"/>
          <w:szCs w:val="24"/>
        </w:rPr>
      </w:pPr>
      <w:bookmarkStart w:id="144" w:name="_Toc454522377"/>
      <w:r w:rsidRPr="006F1140">
        <w:rPr>
          <w:rFonts w:ascii="Helvetica" w:hAnsi="Helvetica"/>
          <w:b w:val="0"/>
          <w:bCs w:val="0"/>
          <w:sz w:val="24"/>
          <w:szCs w:val="24"/>
        </w:rPr>
        <w:t>type()</w:t>
      </w:r>
      <w:bookmarkEnd w:id="144"/>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EE33AF">
        <w:rPr>
          <w:rFonts w:ascii="Helvetica" w:hAnsi="Helvetica"/>
          <w:color w:val="70AD47" w:themeColor="accent6"/>
        </w:rPr>
        <w:t>动态语言和静态语言最大的不同，就是函数和类的定义，不是编译时定义的，而是运行时动态创建的。</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比方说我们要定义一个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，就写一个</w:t>
      </w:r>
      <w:r w:rsidRPr="006F1140">
        <w:rPr>
          <w:rStyle w:val="HTML"/>
          <w:rFonts w:ascii="Consolas" w:hAnsi="Consolas" w:cs="Consolas"/>
          <w:bdr w:val="single" w:sz="6" w:space="0" w:color="DDDDDD" w:frame="1"/>
          <w:shd w:val="clear" w:color="auto" w:fill="FAFAFA"/>
        </w:rPr>
        <w:t>hello.py</w:t>
      </w:r>
      <w:r w:rsidRPr="006F1140">
        <w:rPr>
          <w:rFonts w:ascii="Helvetica" w:hAnsi="Helvetica"/>
        </w:rPr>
        <w:t>模块：</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Hello</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hello</w:t>
      </w:r>
      <w:r w:rsidRPr="006F1140">
        <w:rPr>
          <w:rStyle w:val="params"/>
        </w:rPr>
        <w:t>(self, name=</w:t>
      </w:r>
      <w:r w:rsidRPr="006F1140">
        <w:rPr>
          <w:rStyle w:val="string"/>
        </w:rPr>
        <w:t>'world'</w:t>
      </w:r>
      <w:r w:rsidRPr="006F1140">
        <w:rPr>
          <w:rStyle w:val="params"/>
        </w:rPr>
        <w:t>)</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'Hello, %s.'</w:t>
      </w:r>
      <w:r w:rsidRPr="006F1140">
        <w:rPr>
          <w:rStyle w:val="HTML"/>
        </w:rPr>
        <w:t xml:space="preserve"> % 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w:t>
      </w:r>
      <w:r w:rsidRPr="006F1140">
        <w:rPr>
          <w:rFonts w:ascii="Helvetica" w:hAnsi="Helvetica"/>
        </w:rPr>
        <w:t>Python</w:t>
      </w:r>
      <w:r w:rsidRPr="006F1140">
        <w:rPr>
          <w:rFonts w:ascii="Helvetica" w:hAnsi="Helvetica"/>
        </w:rPr>
        <w:t>解释器载入</w:t>
      </w:r>
      <w:r w:rsidRPr="006F1140">
        <w:rPr>
          <w:rStyle w:val="HTML"/>
          <w:rFonts w:ascii="Consolas" w:hAnsi="Consolas" w:cs="Consolas"/>
          <w:bdr w:val="single" w:sz="6" w:space="0" w:color="DDDDDD" w:frame="1"/>
          <w:shd w:val="clear" w:color="auto" w:fill="FAFAFA"/>
        </w:rPr>
        <w:t>hello</w:t>
      </w:r>
      <w:r w:rsidRPr="006F1140">
        <w:rPr>
          <w:rFonts w:ascii="Helvetica" w:hAnsi="Helvetica"/>
        </w:rPr>
        <w:t>模块时，就会依次执行该模块的所有语句，执行结果就是动态创建出一个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对象，测试如下：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&gt;&gt;&gt; from hello </w:t>
      </w:r>
      <w:r w:rsidRPr="006F1140">
        <w:rPr>
          <w:rStyle w:val="keyword"/>
          <w:b/>
          <w:bCs/>
        </w:rPr>
        <w:t>import</w:t>
      </w:r>
      <w:r w:rsidRPr="006F1140">
        <w:rPr>
          <w:rStyle w:val="HTML"/>
        </w:rPr>
        <w:t xml:space="preserve">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 =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Hello, world.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&gt;&gt;&gt; print(type(Hello))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&lt;</w:t>
      </w:r>
      <w:r w:rsidRPr="006F1140">
        <w:rPr>
          <w:rStyle w:val="keyword"/>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hello</w:t>
      </w:r>
      <w:r w:rsidRPr="006F1140">
        <w:rPr>
          <w:rStyle w:val="class"/>
          <w:b/>
          <w:bCs/>
        </w:rPr>
        <w:t>.</w:t>
      </w:r>
      <w:r w:rsidRPr="006F1140">
        <w:rPr>
          <w:rStyle w:val="7"/>
          <w:b/>
          <w:bCs/>
        </w:rPr>
        <w:t>Hello</w:t>
      </w:r>
      <w:r w:rsidRPr="006F1140">
        <w:rPr>
          <w:rStyle w:val="class"/>
          <w:b/>
          <w:bCs/>
        </w:rPr>
        <w:t>'&gt;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函数可以查看一个类型或变量的类型，</w:t>
      </w:r>
      <w:r w:rsidRPr="006F1140">
        <w:rPr>
          <w:rStyle w:val="HTML"/>
          <w:rFonts w:ascii="Consolas" w:hAnsi="Consolas" w:cs="Consolas"/>
          <w:bdr w:val="single" w:sz="6" w:space="0" w:color="DDDDDD" w:frame="1"/>
          <w:shd w:val="clear" w:color="auto" w:fill="FAFAFA"/>
        </w:rPr>
        <w:t>Hello</w:t>
      </w:r>
      <w:r w:rsidRPr="006F1140">
        <w:rPr>
          <w:rFonts w:ascii="Helvetica" w:hAnsi="Helvetica"/>
        </w:rPr>
        <w:t>是一个</w:t>
      </w:r>
      <w:r w:rsidRPr="006F1140">
        <w:rPr>
          <w:rFonts w:ascii="Helvetica" w:hAnsi="Helvetica"/>
        </w:rPr>
        <w:t>class</w:t>
      </w:r>
      <w:r w:rsidRPr="006F1140">
        <w:rPr>
          <w:rFonts w:ascii="Helvetica" w:hAnsi="Helvetica"/>
        </w:rPr>
        <w:t>，它的类型就是</w:t>
      </w:r>
      <w:r w:rsidRPr="006F1140">
        <w:rPr>
          <w:rStyle w:val="HTML"/>
          <w:rFonts w:ascii="Consolas" w:hAnsi="Consolas" w:cs="Consolas"/>
          <w:bdr w:val="single" w:sz="6" w:space="0" w:color="DDDDDD" w:frame="1"/>
          <w:shd w:val="clear" w:color="auto" w:fill="FAFAFA"/>
        </w:rPr>
        <w:t>type</w:t>
      </w:r>
      <w:r w:rsidRPr="006F1140">
        <w:rPr>
          <w:rFonts w:ascii="Helvetica" w:hAnsi="Helvetica"/>
        </w:rPr>
        <w:t>，而</w:t>
      </w:r>
      <w:r w:rsidRPr="006F1140">
        <w:rPr>
          <w:rStyle w:val="HTML"/>
          <w:rFonts w:ascii="Consolas" w:hAnsi="Consolas" w:cs="Consolas"/>
          <w:bdr w:val="single" w:sz="6" w:space="0" w:color="DDDDDD" w:frame="1"/>
          <w:shd w:val="clear" w:color="auto" w:fill="FAFAFA"/>
        </w:rPr>
        <w:t>h</w:t>
      </w:r>
      <w:r w:rsidRPr="006F1140">
        <w:rPr>
          <w:rFonts w:ascii="Helvetica" w:hAnsi="Helvetica"/>
        </w:rPr>
        <w:t>是一个实例，它的类型就是</w:t>
      </w:r>
      <w:r w:rsidRPr="006F1140">
        <w:rPr>
          <w:rFonts w:ascii="Helvetica" w:hAnsi="Helvetica"/>
        </w:rPr>
        <w:t xml:space="preserve">class </w:t>
      </w:r>
      <w:r w:rsidRPr="006F1140">
        <w:rPr>
          <w:rStyle w:val="HTML"/>
          <w:rFonts w:ascii="Consolas" w:hAnsi="Consolas" w:cs="Consolas"/>
          <w:bdr w:val="single" w:sz="6" w:space="0" w:color="DDDDDD" w:frame="1"/>
          <w:shd w:val="clear" w:color="auto" w:fill="FAFAFA"/>
        </w:rPr>
        <w:t>Hello</w:t>
      </w:r>
      <w:r w:rsidRPr="006F1140">
        <w:rPr>
          <w:rFonts w:ascii="Helvetica" w:hAnsi="Helvetica"/>
        </w:rPr>
        <w:t>。</w:t>
      </w:r>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我们说</w:t>
      </w:r>
      <w:r w:rsidRPr="006F1140">
        <w:rPr>
          <w:rFonts w:ascii="Helvetica" w:hAnsi="Helvetica"/>
        </w:rPr>
        <w:t>class</w:t>
      </w:r>
      <w:r w:rsidRPr="006F1140">
        <w:rPr>
          <w:rFonts w:ascii="Helvetica" w:hAnsi="Helvetica"/>
        </w:rPr>
        <w:t>的定义是运行时动态创建的，而</w:t>
      </w:r>
      <w:r w:rsidRPr="00EE33AF">
        <w:rPr>
          <w:rFonts w:ascii="Helvetica" w:hAnsi="Helvetica"/>
          <w:color w:val="70AD47" w:themeColor="accent6"/>
        </w:rPr>
        <w:t>创建</w:t>
      </w:r>
      <w:r w:rsidRPr="00EE33AF">
        <w:rPr>
          <w:rFonts w:ascii="Helvetica" w:hAnsi="Helvetica"/>
          <w:color w:val="70AD47" w:themeColor="accent6"/>
        </w:rPr>
        <w:t>class</w:t>
      </w:r>
      <w:r w:rsidRPr="00EE33AF">
        <w:rPr>
          <w:rFonts w:ascii="Helvetica" w:hAnsi="Helvetica"/>
          <w:color w:val="70AD47" w:themeColor="accent6"/>
        </w:rPr>
        <w:t>的方法就是使用</w:t>
      </w:r>
      <w:r w:rsidRPr="00EE33AF">
        <w:rPr>
          <w:rStyle w:val="HTML"/>
          <w:rFonts w:ascii="Consolas" w:hAnsi="Consolas" w:cs="Consolas"/>
          <w:color w:val="70AD47" w:themeColor="accent6"/>
          <w:bdr w:val="single" w:sz="6" w:space="0" w:color="DDDDDD" w:frame="1"/>
          <w:shd w:val="clear" w:color="auto" w:fill="FAFAFA"/>
        </w:rPr>
        <w:t>type()</w:t>
      </w:r>
      <w:r w:rsidRPr="00EE33AF">
        <w:rPr>
          <w:rFonts w:ascii="Helvetica" w:hAnsi="Helvetica"/>
          <w:color w:val="70AD47" w:themeColor="accent6"/>
        </w:rPr>
        <w:t>函数。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函数既可以返回一个对象的类型，又可以创建出新的类型，比如，我们可以通过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函数创建出</w:t>
      </w:r>
      <w:r w:rsidRPr="006F1140">
        <w:rPr>
          <w:rStyle w:val="HTML"/>
          <w:rFonts w:ascii="Consolas" w:hAnsi="Consolas" w:cs="Consolas"/>
          <w:bdr w:val="single" w:sz="6" w:space="0" w:color="DDDDDD" w:frame="1"/>
          <w:shd w:val="clear" w:color="auto" w:fill="FAFAFA"/>
        </w:rPr>
        <w:t>Hello</w:t>
      </w:r>
      <w:r w:rsidRPr="006F1140">
        <w:rPr>
          <w:rFonts w:ascii="Helvetica" w:hAnsi="Helvetica"/>
        </w:rPr>
        <w:t>类，而无需通过</w:t>
      </w:r>
      <w:r w:rsidRPr="006F1140">
        <w:rPr>
          <w:rStyle w:val="HTML"/>
          <w:rFonts w:ascii="Consolas" w:hAnsi="Consolas" w:cs="Consolas"/>
          <w:bdr w:val="single" w:sz="6" w:space="0" w:color="DDDDDD" w:frame="1"/>
          <w:shd w:val="clear" w:color="auto" w:fill="FAFAFA"/>
        </w:rPr>
        <w:t>class Hello(object)...</w:t>
      </w:r>
      <w:r w:rsidRPr="006F1140">
        <w:rPr>
          <w:rFonts w:ascii="Helvetica" w:hAnsi="Helvetica"/>
        </w:rPr>
        <w:t>的定义：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def fn(self, name=</w:t>
      </w:r>
      <w:r w:rsidRPr="006F1140">
        <w:rPr>
          <w:rStyle w:val="string"/>
        </w:rPr>
        <w:t>'world'</w:t>
      </w:r>
      <w:r w:rsidRPr="006F1140">
        <w:rPr>
          <w:rStyle w:val="HTML"/>
        </w:rPr>
        <w:t>): # 先定义函数</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print(</w:t>
      </w:r>
      <w:r w:rsidRPr="006F1140">
        <w:rPr>
          <w:rStyle w:val="string"/>
        </w:rPr>
        <w:t>'Hello,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&gt;&gt;&gt; Hello = type(</w:t>
      </w:r>
      <w:r w:rsidRPr="006F1140">
        <w:rPr>
          <w:rStyle w:val="string"/>
        </w:rPr>
        <w:t>'Hello'</w:t>
      </w:r>
      <w:r w:rsidRPr="006F1140">
        <w:rPr>
          <w:rStyle w:val="HTML"/>
        </w:rPr>
        <w:t xml:space="preserve">, (object,), dict(hello=fn)) # 创建Hello </w:t>
      </w:r>
      <w:r w:rsidRPr="006F1140">
        <w:rPr>
          <w:rStyle w:val="keyword"/>
          <w:b/>
          <w:bCs/>
        </w:rPr>
        <w:t>class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 xml:space="preserve"> = </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w:t>
      </w:r>
      <w:r w:rsidRPr="006F1140">
        <w:rPr>
          <w:rStyle w:val="7"/>
          <w:b/>
          <w:bCs/>
        </w:rPr>
        <w:t>hello</w:t>
      </w:r>
      <w:r w:rsidRPr="006F1140">
        <w:rPr>
          <w:rStyle w:val="class"/>
          <w:b/>
          <w:bCs/>
        </w:rPr>
        <w:t>()</w:t>
      </w:r>
    </w:p>
    <w:p w:rsidR="006F1140" w:rsidRPr="006F1140" w:rsidRDefault="006F1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class"/>
          <w:b/>
          <w:bCs/>
        </w:rPr>
      </w:pPr>
      <w:r w:rsidRPr="006F1140">
        <w:rPr>
          <w:rStyle w:val="7"/>
          <w:b/>
          <w:bCs/>
        </w:rPr>
        <w:t>Hello</w:t>
      </w:r>
      <w:r w:rsidRPr="006F1140">
        <w:rPr>
          <w:rStyle w:val="class"/>
          <w:b/>
          <w:bCs/>
        </w:rPr>
        <w:t xml:space="preserve">, </w:t>
      </w:r>
      <w:r w:rsidRPr="006F1140">
        <w:rPr>
          <w:rStyle w:val="7"/>
          <w:b/>
          <w:bCs/>
        </w:rPr>
        <w:t>world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__main__</w:t>
      </w:r>
      <w:r w:rsidRPr="006F1140">
        <w:rPr>
          <w:rStyle w:val="class"/>
          <w:b/>
          <w:bCs/>
        </w:rPr>
        <w:t>.</w:t>
      </w:r>
      <w:r w:rsidRPr="006F1140">
        <w:rPr>
          <w:rStyle w:val="7"/>
          <w:b/>
          <w:bCs/>
        </w:rPr>
        <w:t>Hello</w:t>
      </w:r>
      <w:r w:rsidRPr="006F1140">
        <w:rPr>
          <w:rStyle w:val="class"/>
          <w:b/>
          <w:bCs/>
        </w:rPr>
        <w:t>'&gt;</w:t>
      </w:r>
    </w:p>
    <w:p w:rsidR="006F1140" w:rsidRPr="001E3A96"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1E3A96">
        <w:rPr>
          <w:rFonts w:ascii="Helvetica" w:hAnsi="Helvetica"/>
          <w:color w:val="70AD47" w:themeColor="accent6"/>
        </w:rPr>
        <w:t>要创建一个</w:t>
      </w:r>
      <w:r w:rsidRPr="001E3A96">
        <w:rPr>
          <w:rFonts w:ascii="Helvetica" w:hAnsi="Helvetica"/>
          <w:color w:val="70AD47" w:themeColor="accent6"/>
        </w:rPr>
        <w:t>class</w:t>
      </w:r>
      <w:r w:rsidRPr="001E3A96">
        <w:rPr>
          <w:rFonts w:ascii="Helvetica" w:hAnsi="Helvetica"/>
          <w:color w:val="70AD47" w:themeColor="accent6"/>
        </w:rPr>
        <w:t>对象，</w:t>
      </w:r>
      <w:r w:rsidRPr="001E3A96">
        <w:rPr>
          <w:rStyle w:val="HTML"/>
          <w:rFonts w:ascii="Consolas" w:hAnsi="Consolas" w:cs="Consolas"/>
          <w:color w:val="70AD47" w:themeColor="accent6"/>
          <w:bdr w:val="single" w:sz="6" w:space="0" w:color="DDDDDD" w:frame="1"/>
          <w:shd w:val="clear" w:color="auto" w:fill="FAFAFA"/>
        </w:rPr>
        <w:t>type()</w:t>
      </w:r>
      <w:r w:rsidRPr="001E3A96">
        <w:rPr>
          <w:rFonts w:ascii="Helvetica" w:hAnsi="Helvetica"/>
          <w:color w:val="70AD47" w:themeColor="accent6"/>
        </w:rPr>
        <w:t>函数依次传入</w:t>
      </w:r>
      <w:r w:rsidRPr="001E3A96">
        <w:rPr>
          <w:rFonts w:ascii="Helvetica" w:hAnsi="Helvetica"/>
          <w:color w:val="70AD47" w:themeColor="accent6"/>
        </w:rPr>
        <w:t>3</w:t>
      </w:r>
      <w:r w:rsidRPr="001E3A96">
        <w:rPr>
          <w:rFonts w:ascii="Helvetica" w:hAnsi="Helvetica"/>
          <w:color w:val="70AD47" w:themeColor="accent6"/>
        </w:rPr>
        <w:t>个参数：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的名称；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继承的父类集合，注意</w:t>
      </w:r>
      <w:r w:rsidRPr="006F1140">
        <w:rPr>
          <w:rFonts w:ascii="Helvetica" w:hAnsi="Helvetica"/>
          <w:szCs w:val="24"/>
        </w:rPr>
        <w:t>Python</w:t>
      </w:r>
      <w:r w:rsidRPr="006F1140">
        <w:rPr>
          <w:rFonts w:ascii="Helvetica" w:hAnsi="Helvetica"/>
          <w:szCs w:val="24"/>
        </w:rPr>
        <w:t>支持多重继承，如果只有一个父类，别忘了</w:t>
      </w:r>
      <w:r w:rsidRPr="006F1140">
        <w:rPr>
          <w:rFonts w:ascii="Helvetica" w:hAnsi="Helvetica"/>
          <w:szCs w:val="24"/>
        </w:rPr>
        <w:t>tuple</w:t>
      </w:r>
      <w:r w:rsidRPr="006F1140">
        <w:rPr>
          <w:rFonts w:ascii="Helvetica" w:hAnsi="Helvetica"/>
          <w:szCs w:val="24"/>
        </w:rPr>
        <w:t>的单元素写法；</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的方法名称与函数绑定，这里我们把函数</w:t>
      </w:r>
      <w:r w:rsidRPr="006F1140">
        <w:rPr>
          <w:rStyle w:val="HTML"/>
          <w:rFonts w:ascii="Consolas" w:hAnsi="Consolas" w:cs="Consolas"/>
          <w:bdr w:val="single" w:sz="6" w:space="0" w:color="DDDDDD" w:frame="1"/>
          <w:shd w:val="clear" w:color="auto" w:fill="FAFAFA"/>
        </w:rPr>
        <w:t>fn</w:t>
      </w:r>
      <w:r w:rsidRPr="006F1140">
        <w:rPr>
          <w:rFonts w:ascii="Helvetica" w:hAnsi="Helvetica"/>
          <w:szCs w:val="24"/>
        </w:rPr>
        <w:t>绑定到方法名</w:t>
      </w:r>
      <w:r w:rsidRPr="006F1140">
        <w:rPr>
          <w:rStyle w:val="HTML"/>
          <w:rFonts w:ascii="Consolas" w:hAnsi="Consolas" w:cs="Consolas"/>
          <w:bdr w:val="single" w:sz="6" w:space="0" w:color="DDDDDD" w:frame="1"/>
          <w:shd w:val="clear" w:color="auto" w:fill="FAFAFA"/>
        </w:rPr>
        <w:t>hello</w:t>
      </w:r>
      <w:r w:rsidRPr="006F1140">
        <w:rPr>
          <w:rFonts w:ascii="Helvetica" w:hAnsi="Helvetica"/>
          <w:szCs w:val="24"/>
        </w:rPr>
        <w:t>上。</w:t>
      </w:r>
    </w:p>
    <w:p w:rsidR="006F1140" w:rsidRPr="00203FD4"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lastRenderedPageBreak/>
        <w:t>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函数创建的类和直接写</w:t>
      </w:r>
      <w:r w:rsidRPr="006F1140">
        <w:rPr>
          <w:rFonts w:ascii="Helvetica" w:hAnsi="Helvetica"/>
        </w:rPr>
        <w:t>class</w:t>
      </w:r>
      <w:r w:rsidRPr="006F1140">
        <w:rPr>
          <w:rFonts w:ascii="Helvetica" w:hAnsi="Helvetica"/>
        </w:rPr>
        <w:t>是完全一样的，</w:t>
      </w:r>
      <w:r w:rsidRPr="00203FD4">
        <w:rPr>
          <w:rFonts w:ascii="Helvetica" w:hAnsi="Helvetica"/>
          <w:color w:val="70AD47" w:themeColor="accent6"/>
        </w:rPr>
        <w:t>因为</w:t>
      </w:r>
      <w:r w:rsidRPr="00203FD4">
        <w:rPr>
          <w:rFonts w:ascii="Helvetica" w:hAnsi="Helvetica"/>
          <w:color w:val="70AD47" w:themeColor="accent6"/>
        </w:rPr>
        <w:t>Python</w:t>
      </w:r>
      <w:r w:rsidRPr="00203FD4">
        <w:rPr>
          <w:rFonts w:ascii="Helvetica" w:hAnsi="Helvetica"/>
          <w:color w:val="70AD47" w:themeColor="accent6"/>
        </w:rPr>
        <w:t>解释器遇到</w:t>
      </w:r>
      <w:r w:rsidRPr="00203FD4">
        <w:rPr>
          <w:rFonts w:ascii="Helvetica" w:hAnsi="Helvetica"/>
          <w:color w:val="70AD47" w:themeColor="accent6"/>
        </w:rPr>
        <w:t>class</w:t>
      </w:r>
      <w:r w:rsidRPr="00203FD4">
        <w:rPr>
          <w:rFonts w:ascii="Helvetica" w:hAnsi="Helvetica"/>
          <w:color w:val="70AD47" w:themeColor="accent6"/>
        </w:rPr>
        <w:t>定义时，仅仅是扫描一下</w:t>
      </w:r>
      <w:r w:rsidRPr="00203FD4">
        <w:rPr>
          <w:rFonts w:ascii="Helvetica" w:hAnsi="Helvetica"/>
          <w:color w:val="70AD47" w:themeColor="accent6"/>
        </w:rPr>
        <w:t>class</w:t>
      </w:r>
      <w:r w:rsidRPr="00203FD4">
        <w:rPr>
          <w:rFonts w:ascii="Helvetica" w:hAnsi="Helvetica"/>
          <w:color w:val="70AD47" w:themeColor="accent6"/>
        </w:rPr>
        <w:t>定义的语法，然后调用</w:t>
      </w:r>
      <w:r w:rsidRPr="00203FD4">
        <w:rPr>
          <w:rStyle w:val="HTML"/>
          <w:rFonts w:ascii="Consolas" w:hAnsi="Consolas" w:cs="Consolas"/>
          <w:color w:val="70AD47" w:themeColor="accent6"/>
          <w:bdr w:val="single" w:sz="6" w:space="0" w:color="DDDDDD" w:frame="1"/>
          <w:shd w:val="clear" w:color="auto" w:fill="FAFAFA"/>
        </w:rPr>
        <w:t>type()</w:t>
      </w:r>
      <w:r w:rsidRPr="00203FD4">
        <w:rPr>
          <w:rFonts w:ascii="Helvetica" w:hAnsi="Helvetica"/>
          <w:color w:val="70AD47" w:themeColor="accent6"/>
        </w:rPr>
        <w:t>函数创建出</w:t>
      </w:r>
      <w:r w:rsidRPr="00203FD4">
        <w:rPr>
          <w:rFonts w:ascii="Helvetica" w:hAnsi="Helvetica"/>
          <w:color w:val="70AD47" w:themeColor="accent6"/>
        </w:rPr>
        <w:t>class</w:t>
      </w:r>
      <w:r w:rsidRPr="00203FD4">
        <w:rPr>
          <w:rFonts w:ascii="Helvetica" w:hAnsi="Helvetica"/>
          <w:color w:val="70AD47" w:themeColor="accent6"/>
        </w:rPr>
        <w:t>。</w:t>
      </w:r>
    </w:p>
    <w:p w:rsidR="006F1140" w:rsidRPr="00DE5ADB"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正常情况下，我们都用</w:t>
      </w:r>
      <w:r w:rsidRPr="006F1140">
        <w:rPr>
          <w:rStyle w:val="HTML"/>
          <w:rFonts w:ascii="Consolas" w:hAnsi="Consolas" w:cs="Consolas"/>
          <w:bdr w:val="single" w:sz="6" w:space="0" w:color="DDDDDD" w:frame="1"/>
          <w:shd w:val="clear" w:color="auto" w:fill="FAFAFA"/>
        </w:rPr>
        <w:t>class Xxx...</w:t>
      </w:r>
      <w:r w:rsidRPr="006F1140">
        <w:rPr>
          <w:rFonts w:ascii="Helvetica" w:hAnsi="Helvetica"/>
        </w:rPr>
        <w:t>来定义类，但是，</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函数也允许我们动态创建出类来，也就是说，动态语言本身支持运行期动态创建类，这和静态语言有非常大的不同，</w:t>
      </w:r>
      <w:r w:rsidRPr="00DE5ADB">
        <w:rPr>
          <w:rFonts w:ascii="Helvetica" w:hAnsi="Helvetica"/>
          <w:color w:val="70AD47" w:themeColor="accent6"/>
        </w:rPr>
        <w:t>要在静态语言运行期创建类，必须构造源代码字符串再调用编译器，或者借助一些工具生成字节码实现，本质上都是动态编译，会非常复杂。</w:t>
      </w:r>
    </w:p>
    <w:p w:rsidR="006F1140" w:rsidRPr="006F1140" w:rsidRDefault="006F1140" w:rsidP="00E83F69">
      <w:pPr>
        <w:pStyle w:val="3"/>
        <w:shd w:val="clear" w:color="auto" w:fill="FFFFFF"/>
        <w:spacing w:before="375" w:after="225" w:line="360" w:lineRule="atLeast"/>
        <w:rPr>
          <w:rFonts w:ascii="Helvetica" w:hAnsi="Helvetica"/>
          <w:b w:val="0"/>
          <w:bCs w:val="0"/>
          <w:sz w:val="24"/>
          <w:szCs w:val="24"/>
        </w:rPr>
      </w:pPr>
      <w:bookmarkStart w:id="145" w:name="_Toc454522378"/>
      <w:r w:rsidRPr="006F1140">
        <w:rPr>
          <w:rFonts w:ascii="Helvetica" w:hAnsi="Helvetica"/>
          <w:b w:val="0"/>
          <w:bCs w:val="0"/>
          <w:sz w:val="24"/>
          <w:szCs w:val="24"/>
        </w:rPr>
        <w:t>metaclass</w:t>
      </w:r>
      <w:r w:rsidR="00594E24">
        <w:rPr>
          <w:rFonts w:ascii="Helvetica" w:hAnsi="Helvetica" w:hint="eastAsia"/>
          <w:b w:val="0"/>
          <w:bCs w:val="0"/>
          <w:sz w:val="24"/>
          <w:szCs w:val="24"/>
        </w:rPr>
        <w:t>*</w:t>
      </w:r>
      <w:bookmarkEnd w:id="145"/>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除了使用</w:t>
      </w:r>
      <w:r w:rsidRPr="006F1140">
        <w:rPr>
          <w:rStyle w:val="HTML"/>
          <w:rFonts w:ascii="Consolas" w:hAnsi="Consolas" w:cs="Consolas"/>
          <w:bdr w:val="single" w:sz="6" w:space="0" w:color="DDDDDD" w:frame="1"/>
          <w:shd w:val="clear" w:color="auto" w:fill="FAFAFA"/>
        </w:rPr>
        <w:t>type()</w:t>
      </w:r>
      <w:r w:rsidRPr="006F1140">
        <w:rPr>
          <w:rFonts w:ascii="Helvetica" w:hAnsi="Helvetica"/>
        </w:rPr>
        <w:t>动态创建类以外，要控制类的创建行为，还可以使用</w:t>
      </w:r>
      <w:r w:rsidRPr="006F1140">
        <w:rPr>
          <w:rFonts w:ascii="Helvetica" w:hAnsi="Helvetica"/>
        </w:rPr>
        <w:t>metaclass</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，直译为元类，简单的解释就是：</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当我们定义了类以后，就可以根据这个类创建出实例，所以：先定义类，然后创建实例。</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但是如果我们想创建出类呢？那就必须根据</w:t>
      </w:r>
      <w:r w:rsidRPr="006F1140">
        <w:rPr>
          <w:rFonts w:ascii="Helvetica" w:hAnsi="Helvetica"/>
        </w:rPr>
        <w:t>metaclass</w:t>
      </w:r>
      <w:r w:rsidRPr="006F1140">
        <w:rPr>
          <w:rFonts w:ascii="Helvetica" w:hAnsi="Helvetica"/>
        </w:rPr>
        <w:t>创建出类，所以：先定义</w:t>
      </w:r>
      <w:r w:rsidRPr="006F1140">
        <w:rPr>
          <w:rFonts w:ascii="Helvetica" w:hAnsi="Helvetica"/>
        </w:rPr>
        <w:t>metaclass</w:t>
      </w:r>
      <w:r w:rsidRPr="006F1140">
        <w:rPr>
          <w:rFonts w:ascii="Helvetica" w:hAnsi="Helvetica"/>
        </w:rPr>
        <w:t>，然后创建类。</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连接起来就是：</w:t>
      </w:r>
      <w:r w:rsidRPr="00D47362">
        <w:rPr>
          <w:rFonts w:ascii="Helvetica" w:hAnsi="Helvetica"/>
          <w:color w:val="70AD47" w:themeColor="accent6"/>
        </w:rPr>
        <w:t>先定义</w:t>
      </w:r>
      <w:r w:rsidRPr="00D47362">
        <w:rPr>
          <w:rFonts w:ascii="Helvetica" w:hAnsi="Helvetica"/>
          <w:color w:val="70AD47" w:themeColor="accent6"/>
        </w:rPr>
        <w:t>metaclass</w:t>
      </w:r>
      <w:r w:rsidRPr="00D47362">
        <w:rPr>
          <w:rFonts w:ascii="Helvetica" w:hAnsi="Helvetica"/>
          <w:color w:val="70AD47" w:themeColor="accent6"/>
        </w:rPr>
        <w:t>，就可以创建类，最后创建实例</w:t>
      </w:r>
      <w:r w:rsidRPr="006F1140">
        <w:rPr>
          <w:rFonts w:ascii="Helvetica" w:hAnsi="Helvetica"/>
        </w:rPr>
        <w:t>。</w:t>
      </w:r>
    </w:p>
    <w:p w:rsidR="006F1140" w:rsidRPr="00A911C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所以，</w:t>
      </w:r>
      <w:r w:rsidRPr="006F1140">
        <w:rPr>
          <w:rFonts w:ascii="Helvetica" w:hAnsi="Helvetica"/>
        </w:rPr>
        <w:t>metaclass</w:t>
      </w:r>
      <w:r w:rsidRPr="006F1140">
        <w:rPr>
          <w:rFonts w:ascii="Helvetica" w:hAnsi="Helvetica"/>
        </w:rPr>
        <w:t>允许你创建类或者修改类。换句话说，你可以</w:t>
      </w:r>
      <w:r w:rsidRPr="00A911CF">
        <w:rPr>
          <w:rFonts w:ascii="Helvetica" w:hAnsi="Helvetica"/>
          <w:color w:val="70AD47" w:themeColor="accent6"/>
        </w:rPr>
        <w:t>把类看成是</w:t>
      </w:r>
      <w:r w:rsidRPr="00A911CF">
        <w:rPr>
          <w:rFonts w:ascii="Helvetica" w:hAnsi="Helvetica"/>
          <w:color w:val="70AD47" w:themeColor="accent6"/>
        </w:rPr>
        <w:t>metaclass</w:t>
      </w:r>
      <w:r w:rsidRPr="00A911CF">
        <w:rPr>
          <w:rFonts w:ascii="Helvetica" w:hAnsi="Helvetica"/>
          <w:color w:val="70AD47" w:themeColor="accent6"/>
        </w:rPr>
        <w:t>创建出来的</w:t>
      </w:r>
      <w:r w:rsidRPr="00A911CF">
        <w:rPr>
          <w:rFonts w:ascii="Helvetica" w:hAnsi="Helvetica"/>
          <w:color w:val="70AD47" w:themeColor="accent6"/>
        </w:rPr>
        <w:t>“</w:t>
      </w:r>
      <w:r w:rsidRPr="00A911CF">
        <w:rPr>
          <w:rFonts w:ascii="Helvetica" w:hAnsi="Helvetica"/>
          <w:color w:val="70AD47" w:themeColor="accent6"/>
        </w:rPr>
        <w:t>实例</w:t>
      </w:r>
      <w:r w:rsidRPr="00A911CF">
        <w:rPr>
          <w:rFonts w:ascii="Helvetica" w:hAnsi="Helvetica"/>
          <w:color w:val="70AD47" w:themeColor="accent6"/>
        </w:rPr>
        <w:t>”</w:t>
      </w:r>
      <w:r w:rsidRPr="00A911CF">
        <w:rPr>
          <w:rFonts w:ascii="Helvetica" w:hAnsi="Helvetica"/>
          <w:color w:val="70AD47" w:themeColor="accent6"/>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A911CF">
        <w:rPr>
          <w:rFonts w:ascii="Helvetica" w:hAnsi="Helvetica"/>
          <w:color w:val="70AD47" w:themeColor="accent6"/>
        </w:rPr>
        <w:t>metaclass</w:t>
      </w:r>
      <w:r w:rsidRPr="00A911CF">
        <w:rPr>
          <w:rFonts w:ascii="Helvetica" w:hAnsi="Helvetica"/>
          <w:color w:val="70AD47" w:themeColor="accent6"/>
        </w:rPr>
        <w:t>是</w:t>
      </w:r>
      <w:r w:rsidRPr="00A911CF">
        <w:rPr>
          <w:rFonts w:ascii="Helvetica" w:hAnsi="Helvetica"/>
          <w:color w:val="70AD47" w:themeColor="accent6"/>
        </w:rPr>
        <w:t>Python</w:t>
      </w:r>
      <w:r w:rsidRPr="00A911CF">
        <w:rPr>
          <w:rFonts w:ascii="Helvetica" w:hAnsi="Helvetica"/>
          <w:color w:val="70AD47" w:themeColor="accent6"/>
        </w:rPr>
        <w:t>面向对象里最难理解，也是最难使用的魔术代码</w:t>
      </w:r>
      <w:r w:rsidRPr="006F1140">
        <w:rPr>
          <w:rFonts w:ascii="Helvetica" w:hAnsi="Helvetica"/>
        </w:rPr>
        <w:t>。正常情况下，你不会碰到需要使用</w:t>
      </w:r>
      <w:r w:rsidRPr="006F1140">
        <w:rPr>
          <w:rFonts w:ascii="Helvetica" w:hAnsi="Helvetica"/>
        </w:rPr>
        <w:t>metaclass</w:t>
      </w:r>
      <w:r w:rsidRPr="006F1140">
        <w:rPr>
          <w:rFonts w:ascii="Helvetica" w:hAnsi="Helvetica"/>
        </w:rPr>
        <w:t>的情况，所以，以下内容看不懂也没关系，因为基本上你不会用到。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我们先看一个简单的例子，这个</w:t>
      </w:r>
      <w:r w:rsidRPr="006F1140">
        <w:rPr>
          <w:rFonts w:ascii="Helvetica" w:hAnsi="Helvetica"/>
        </w:rPr>
        <w:t>metaclass</w:t>
      </w:r>
      <w:r w:rsidRPr="006F1140">
        <w:rPr>
          <w:rFonts w:ascii="Helvetica" w:hAnsi="Helvetica"/>
        </w:rPr>
        <w:t>可以给我们自定义的</w:t>
      </w:r>
      <w:r w:rsidRPr="006F1140">
        <w:rPr>
          <w:rFonts w:ascii="Helvetica" w:hAnsi="Helvetica"/>
        </w:rPr>
        <w:t>MyList</w:t>
      </w:r>
      <w:r w:rsidRPr="006F1140">
        <w:rPr>
          <w:rFonts w:ascii="Helvetica" w:hAnsi="Helvetica"/>
        </w:rPr>
        <w:t>增加一个</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定义</w:t>
      </w:r>
      <w:r w:rsidRPr="006F1140">
        <w:rPr>
          <w:rStyle w:val="HTML"/>
          <w:rFonts w:ascii="Consolas" w:hAnsi="Consolas" w:cs="Consolas"/>
          <w:bdr w:val="single" w:sz="6" w:space="0" w:color="DDDDDD" w:frame="1"/>
          <w:shd w:val="clear" w:color="auto" w:fill="FAFAFA"/>
        </w:rPr>
        <w:t>ListMetaclass</w:t>
      </w:r>
      <w:r w:rsidRPr="006F1140">
        <w:rPr>
          <w:rFonts w:ascii="Helvetica" w:hAnsi="Helvetica"/>
        </w:rPr>
        <w:t>，</w:t>
      </w:r>
      <w:r w:rsidRPr="00A911CF">
        <w:rPr>
          <w:rFonts w:ascii="Helvetica" w:hAnsi="Helvetica"/>
          <w:color w:val="70AD47" w:themeColor="accent6"/>
        </w:rPr>
        <w:t>按照默认习惯，</w:t>
      </w:r>
      <w:r w:rsidRPr="00A911CF">
        <w:rPr>
          <w:rFonts w:ascii="Helvetica" w:hAnsi="Helvetica"/>
          <w:color w:val="70AD47" w:themeColor="accent6"/>
        </w:rPr>
        <w:t>metaclass</w:t>
      </w:r>
      <w:r w:rsidRPr="00A911CF">
        <w:rPr>
          <w:rFonts w:ascii="Helvetica" w:hAnsi="Helvetica"/>
          <w:color w:val="70AD47" w:themeColor="accent6"/>
        </w:rPr>
        <w:t>的类名总是以</w:t>
      </w:r>
      <w:r w:rsidRPr="00A911CF">
        <w:rPr>
          <w:rFonts w:ascii="Helvetica" w:hAnsi="Helvetica"/>
          <w:color w:val="70AD47" w:themeColor="accent6"/>
        </w:rPr>
        <w:t>Metaclass</w:t>
      </w:r>
      <w:r w:rsidRPr="00A911CF">
        <w:rPr>
          <w:rFonts w:ascii="Helvetica" w:hAnsi="Helvetica"/>
          <w:color w:val="70AD47" w:themeColor="accent6"/>
        </w:rPr>
        <w:t>结尾，以便清楚地表示这是一个</w:t>
      </w:r>
      <w:r w:rsidRPr="00A911CF">
        <w:rPr>
          <w:rFonts w:ascii="Helvetica" w:hAnsi="Helvetica"/>
          <w:color w:val="70AD47" w:themeColor="accent6"/>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xml:space="preserve"># </w:t>
      </w:r>
      <w:r w:rsidRPr="00A911CF">
        <w:rPr>
          <w:rStyle w:val="comment"/>
          <w:i/>
          <w:iCs/>
          <w:color w:val="70AD47" w:themeColor="accent6"/>
        </w:rPr>
        <w:t>metaclass是类的模板，所以必须从`type`类型派生</w:t>
      </w:r>
      <w:r w:rsidRPr="006F1140">
        <w:rPr>
          <w:rStyle w:val="comment"/>
          <w:i/>
          <w:i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ListMetaclass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'add'</w:t>
      </w:r>
      <w:r w:rsidRPr="006F1140">
        <w:rPr>
          <w:rStyle w:val="HTML"/>
        </w:rPr>
        <w:t xml:space="preserve">] = </w:t>
      </w:r>
      <w:r w:rsidRPr="006F1140">
        <w:rPr>
          <w:rStyle w:val="keyword"/>
          <w:b/>
          <w:bCs/>
        </w:rPr>
        <w:t>lambda</w:t>
      </w:r>
      <w:r w:rsidRPr="006F1140">
        <w:rPr>
          <w:rStyle w:val="HTML"/>
        </w:rPr>
        <w:t xml:space="preserve"> self, value: self.append(value)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lastRenderedPageBreak/>
        <w:t>有了</w:t>
      </w:r>
      <w:r w:rsidRPr="006F1140">
        <w:rPr>
          <w:rFonts w:ascii="Helvetica" w:hAnsi="Helvetica"/>
        </w:rPr>
        <w:t>ListMetaclass</w:t>
      </w:r>
      <w:r w:rsidRPr="006F1140">
        <w:rPr>
          <w:rFonts w:ascii="Helvetica" w:hAnsi="Helvetica"/>
        </w:rPr>
        <w:t>，我们在定义类的时候还要指示使用</w:t>
      </w:r>
      <w:r w:rsidRPr="006F1140">
        <w:rPr>
          <w:rFonts w:ascii="Helvetica" w:hAnsi="Helvetica"/>
        </w:rPr>
        <w:t>ListMetaclass</w:t>
      </w:r>
      <w:r w:rsidRPr="006F1140">
        <w:rPr>
          <w:rFonts w:ascii="Helvetica" w:hAnsi="Helvetica"/>
        </w:rPr>
        <w:t>来定制类，传入关键字参数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MyList</w:t>
      </w:r>
      <w:r w:rsidRPr="006F1140">
        <w:rPr>
          <w:rStyle w:val="params"/>
          <w:b/>
          <w:bCs/>
        </w:rPr>
        <w:t>(list, metaclass=ListMetaclass)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pass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时，魔术就生效了，它指示</w:t>
      </w:r>
      <w:r w:rsidRPr="006F1140">
        <w:rPr>
          <w:rFonts w:ascii="Helvetica" w:hAnsi="Helvetica"/>
        </w:rPr>
        <w:t>Python</w:t>
      </w:r>
      <w:r w:rsidRPr="006F1140">
        <w:rPr>
          <w:rFonts w:ascii="Helvetica" w:hAnsi="Helvetica"/>
        </w:rPr>
        <w:t>解释器在创建</w:t>
      </w:r>
      <w:r w:rsidRPr="006F1140">
        <w:rPr>
          <w:rStyle w:val="HTML"/>
          <w:rFonts w:ascii="Consolas" w:hAnsi="Consolas" w:cs="Consolas"/>
          <w:bdr w:val="single" w:sz="6" w:space="0" w:color="DDDDDD" w:frame="1"/>
          <w:shd w:val="clear" w:color="auto" w:fill="FAFAFA"/>
        </w:rPr>
        <w:t>MyList</w:t>
      </w:r>
      <w:r w:rsidRPr="006F1140">
        <w:rPr>
          <w:rFonts w:ascii="Helvetica" w:hAnsi="Helvetica"/>
        </w:rPr>
        <w:t>时，要通过</w:t>
      </w:r>
      <w:r w:rsidRPr="006F1140">
        <w:rPr>
          <w:rStyle w:val="HTML"/>
          <w:rFonts w:ascii="Consolas" w:hAnsi="Consolas" w:cs="Consolas"/>
          <w:bdr w:val="single" w:sz="6" w:space="0" w:color="DDDDDD" w:frame="1"/>
          <w:shd w:val="clear" w:color="auto" w:fill="FAFAFA"/>
        </w:rPr>
        <w:t>ListMetaclass.__new__()</w:t>
      </w:r>
      <w:r w:rsidRPr="006F1140">
        <w:rPr>
          <w:rFonts w:ascii="Helvetica" w:hAnsi="Helvetica"/>
        </w:rPr>
        <w:t>来创建，在此，我们可以修改类的定义，比如，加上新的方法，然后，返回修改后的定义。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__new__()</w:t>
      </w:r>
      <w:r w:rsidRPr="006F1140">
        <w:rPr>
          <w:rFonts w:ascii="Helvetica" w:hAnsi="Helvetica"/>
        </w:rPr>
        <w:t>方法接收到的参数依次是：</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当前准备创建的类的对象；</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类的名字；</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类继承的父类集合；</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类的方法集合。</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测试一下</w:t>
      </w:r>
      <w:r w:rsidRPr="006F1140">
        <w:rPr>
          <w:rStyle w:val="HTML"/>
          <w:rFonts w:ascii="Consolas" w:hAnsi="Consolas" w:cs="Consolas"/>
          <w:bdr w:val="single" w:sz="6" w:space="0" w:color="DDDDDD" w:frame="1"/>
          <w:shd w:val="clear" w:color="auto" w:fill="FAFAFA"/>
        </w:rPr>
        <w:t>MyList</w:t>
      </w:r>
      <w:r w:rsidRPr="006F1140">
        <w:rPr>
          <w:rFonts w:ascii="Helvetica" w:hAnsi="Helvetica"/>
        </w:rPr>
        <w:t>是否可以调用</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 = MyList()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L.add(</w:t>
      </w:r>
      <w:r w:rsidRPr="006F1140">
        <w:rPr>
          <w:rStyle w:val="number"/>
        </w:rPr>
        <w:t>1</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 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r w:rsidRPr="006F1140">
        <w:rPr>
          <w:rStyle w:val="number"/>
        </w:rPr>
        <w:t>1</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而普通的</w:t>
      </w:r>
      <w:r w:rsidRPr="006F1140">
        <w:rPr>
          <w:rStyle w:val="HTML"/>
          <w:rFonts w:ascii="Consolas" w:hAnsi="Consolas" w:cs="Consolas"/>
          <w:bdr w:val="single" w:sz="6" w:space="0" w:color="DDDDDD" w:frame="1"/>
          <w:shd w:val="clear" w:color="auto" w:fill="FAFAFA"/>
        </w:rPr>
        <w:t>list</w:t>
      </w:r>
      <w:r w:rsidRPr="006F1140">
        <w:rPr>
          <w:rFonts w:ascii="Helvetica" w:hAnsi="Helvetica"/>
        </w:rPr>
        <w:t>没有</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 = 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L2.add(1)</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Traceback (most recent call last):</w:t>
      </w:r>
    </w:p>
    <w:p w:rsidR="006F1140" w:rsidRPr="006F1140" w:rsidRDefault="006F1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6F1140">
        <w:rPr>
          <w:rStyle w:val="HTML"/>
        </w:rPr>
        <w:t xml:space="preserve">  File "</w:t>
      </w:r>
      <w:r w:rsidRPr="006F1140">
        <w:rPr>
          <w:rStyle w:val="tag"/>
        </w:rPr>
        <w:t>&lt;</w:t>
      </w:r>
      <w:r w:rsidRPr="006F1140">
        <w:rPr>
          <w:rStyle w:val="7"/>
        </w:rPr>
        <w:t>stdin</w:t>
      </w:r>
      <w:r w:rsidRPr="006F1140">
        <w:rPr>
          <w:rStyle w:val="tag"/>
        </w:rPr>
        <w:t>&gt;</w:t>
      </w:r>
      <w:r w:rsidRPr="006F1140">
        <w:rPr>
          <w:rStyle w:val="HTML"/>
        </w:rPr>
        <w:t xml:space="preserve">", line 1, in </w:t>
      </w:r>
      <w:r w:rsidRPr="006F1140">
        <w:rPr>
          <w:rStyle w:val="tag"/>
        </w:rPr>
        <w:t>&lt;</w:t>
      </w:r>
      <w:r w:rsidRPr="006F1140">
        <w:rPr>
          <w:rStyle w:val="7"/>
        </w:rPr>
        <w:t>module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AttributeError: 'list' object has no attribute 'add'</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动态修改有什么意义？直接在</w:t>
      </w:r>
      <w:r w:rsidRPr="006F1140">
        <w:rPr>
          <w:rStyle w:val="HTML"/>
          <w:rFonts w:ascii="Consolas" w:hAnsi="Consolas" w:cs="Consolas"/>
          <w:bdr w:val="single" w:sz="6" w:space="0" w:color="DDDDDD" w:frame="1"/>
          <w:shd w:val="clear" w:color="auto" w:fill="FAFAFA"/>
        </w:rPr>
        <w:t>MyList</w:t>
      </w:r>
      <w:r w:rsidRPr="006F1140">
        <w:rPr>
          <w:rFonts w:ascii="Helvetica" w:hAnsi="Helvetica"/>
        </w:rPr>
        <w:t>定义中写上</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方法不是更简单吗？正常情况下，确实应该直接写，通过</w:t>
      </w:r>
      <w:r w:rsidRPr="006F1140">
        <w:rPr>
          <w:rFonts w:ascii="Helvetica" w:hAnsi="Helvetica"/>
        </w:rPr>
        <w:t>metaclass</w:t>
      </w:r>
      <w:r w:rsidRPr="006F1140">
        <w:rPr>
          <w:rFonts w:ascii="Helvetica" w:hAnsi="Helvetica"/>
        </w:rPr>
        <w:t>修改纯属变态。</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但是</w:t>
      </w:r>
      <w:r w:rsidRPr="00BF069F">
        <w:rPr>
          <w:rFonts w:ascii="Helvetica" w:hAnsi="Helvetica"/>
          <w:color w:val="70AD47" w:themeColor="accent6"/>
        </w:rPr>
        <w:t>，总会遇到需要通过</w:t>
      </w:r>
      <w:r w:rsidRPr="00BF069F">
        <w:rPr>
          <w:rFonts w:ascii="Helvetica" w:hAnsi="Helvetica"/>
          <w:color w:val="70AD47" w:themeColor="accent6"/>
        </w:rPr>
        <w:t>metaclass</w:t>
      </w:r>
      <w:r w:rsidRPr="00BF069F">
        <w:rPr>
          <w:rFonts w:ascii="Helvetica" w:hAnsi="Helvetica"/>
          <w:color w:val="70AD47" w:themeColor="accent6"/>
        </w:rPr>
        <w:t>修改类定义的。</w:t>
      </w:r>
      <w:r w:rsidRPr="00BF069F">
        <w:rPr>
          <w:rFonts w:ascii="Helvetica" w:hAnsi="Helvetica"/>
          <w:color w:val="70AD47" w:themeColor="accent6"/>
        </w:rPr>
        <w:t>ORM</w:t>
      </w:r>
      <w:r w:rsidRPr="00BF069F">
        <w:rPr>
          <w:rFonts w:ascii="Helvetica" w:hAnsi="Helvetica"/>
          <w:color w:val="70AD47" w:themeColor="accent6"/>
        </w:rPr>
        <w:t>就是一个典型的例子。</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lastRenderedPageBreak/>
        <w:t>ORM</w:t>
      </w:r>
      <w:r w:rsidRPr="006F1140">
        <w:rPr>
          <w:rFonts w:ascii="Helvetica" w:hAnsi="Helvetica"/>
        </w:rPr>
        <w:t>全称</w:t>
      </w:r>
      <w:r w:rsidRPr="006F1140">
        <w:rPr>
          <w:rFonts w:ascii="Helvetica" w:hAnsi="Helvetica"/>
        </w:rPr>
        <w:t>“Object Relational Mapping”</w:t>
      </w:r>
      <w:r w:rsidRPr="006F1140">
        <w:rPr>
          <w:rFonts w:ascii="Helvetica" w:hAnsi="Helvetica"/>
        </w:rPr>
        <w:t>，即对象</w:t>
      </w:r>
      <w:r w:rsidRPr="006F1140">
        <w:rPr>
          <w:rFonts w:ascii="Helvetica" w:hAnsi="Helvetica"/>
        </w:rPr>
        <w:t>-</w:t>
      </w:r>
      <w:r w:rsidRPr="006F1140">
        <w:rPr>
          <w:rFonts w:ascii="Helvetica" w:hAnsi="Helvetica"/>
        </w:rPr>
        <w:t>关系映射，就是把关系数据库的一行映射为一个对象，也就是一个类对应一个表，这样，写代码更简单，不用直接操作</w:t>
      </w:r>
      <w:r w:rsidRPr="006F1140">
        <w:rPr>
          <w:rFonts w:ascii="Helvetica" w:hAnsi="Helvetica"/>
        </w:rPr>
        <w:t>SQL</w:t>
      </w:r>
      <w:r w:rsidRPr="006F1140">
        <w:rPr>
          <w:rFonts w:ascii="Helvetica" w:hAnsi="Helvetica"/>
        </w:rPr>
        <w:t>语句。</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BF069F">
        <w:rPr>
          <w:rFonts w:ascii="Helvetica" w:hAnsi="Helvetica"/>
          <w:color w:val="70AD47" w:themeColor="accent6"/>
        </w:rPr>
        <w:t>要编写一个</w:t>
      </w:r>
      <w:r w:rsidRPr="00BF069F">
        <w:rPr>
          <w:rFonts w:ascii="Helvetica" w:hAnsi="Helvetica"/>
          <w:color w:val="70AD47" w:themeColor="accent6"/>
        </w:rPr>
        <w:t>ORM</w:t>
      </w:r>
      <w:r w:rsidRPr="00BF069F">
        <w:rPr>
          <w:rFonts w:ascii="Helvetica" w:hAnsi="Helvetica"/>
          <w:color w:val="70AD47" w:themeColor="accent6"/>
        </w:rPr>
        <w:t>框架，所有的类都只能动态定义，因为只有使用者才能根据表的结构定义出对应的类来。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让我们来尝试编写一个</w:t>
      </w:r>
      <w:r w:rsidRPr="006F1140">
        <w:rPr>
          <w:rFonts w:ascii="Helvetica" w:hAnsi="Helvetica"/>
        </w:rPr>
        <w:t>ORM</w:t>
      </w:r>
      <w:r w:rsidRPr="006F1140">
        <w:rPr>
          <w:rFonts w:ascii="Helvetica" w:hAnsi="Helvetica"/>
        </w:rPr>
        <w:t>框架。</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BF069F">
        <w:rPr>
          <w:rFonts w:ascii="Helvetica" w:hAnsi="Helvetica"/>
          <w:color w:val="70AD47" w:themeColor="accent6"/>
        </w:rPr>
        <w:t>编写底层模块的第一步，就是先把调用接口写出来</w:t>
      </w:r>
      <w:r w:rsidRPr="006F1140">
        <w:rPr>
          <w:rFonts w:ascii="Helvetica" w:hAnsi="Helvetica"/>
        </w:rPr>
        <w:t>。比如，使用者如果使用这个</w:t>
      </w:r>
      <w:r w:rsidRPr="006F1140">
        <w:rPr>
          <w:rFonts w:ascii="Helvetica" w:hAnsi="Helvetica"/>
        </w:rPr>
        <w:t>ORM</w:t>
      </w:r>
      <w:r w:rsidRPr="006F1140">
        <w:rPr>
          <w:rFonts w:ascii="Helvetica" w:hAnsi="Helvetica"/>
        </w:rPr>
        <w:t>框架，想定义一个</w:t>
      </w:r>
      <w:r w:rsidRPr="006F1140">
        <w:rPr>
          <w:rStyle w:val="HTML"/>
          <w:rFonts w:ascii="Consolas" w:hAnsi="Consolas" w:cs="Consolas"/>
          <w:bdr w:val="single" w:sz="6" w:space="0" w:color="DDDDDD" w:frame="1"/>
          <w:shd w:val="clear" w:color="auto" w:fill="FAFAFA"/>
        </w:rPr>
        <w:t>User</w:t>
      </w:r>
      <w:r w:rsidRPr="006F1140">
        <w:rPr>
          <w:rFonts w:ascii="Helvetica" w:hAnsi="Helvetica"/>
        </w:rPr>
        <w:t>类来操作对应的数据库表</w:t>
      </w:r>
      <w:r w:rsidRPr="006F1140">
        <w:rPr>
          <w:rStyle w:val="HTML"/>
          <w:rFonts w:ascii="Consolas" w:hAnsi="Consolas" w:cs="Consolas"/>
          <w:bdr w:val="single" w:sz="6" w:space="0" w:color="DDDDDD" w:frame="1"/>
          <w:shd w:val="clear" w:color="auto" w:fill="FAFAFA"/>
        </w:rPr>
        <w:t>User</w:t>
      </w:r>
      <w:r w:rsidRPr="006F1140">
        <w:rPr>
          <w:rFonts w:ascii="Helvetica" w:hAnsi="Helvetica"/>
        </w:rPr>
        <w:t>，我们期待他写出这样的代码：</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User</w:t>
      </w:r>
      <w:r w:rsidRPr="006F1140">
        <w:rPr>
          <w:rStyle w:val="params"/>
          <w:b/>
          <w:bCs/>
        </w:rPr>
        <w:t>(Model)</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comment"/>
          <w:i/>
          <w:iCs/>
        </w:rPr>
        <w:t># 定义类的属性到列的映射：</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id = IntegerField(</w:t>
      </w:r>
      <w:r w:rsidRPr="006F1140">
        <w:rPr>
          <w:rStyle w:val="string"/>
        </w:rPr>
        <w:t>'id'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name = StringField(</w:t>
      </w:r>
      <w:r w:rsidRPr="006F1140">
        <w:rPr>
          <w:rStyle w:val="string"/>
        </w:rPr>
        <w:t>'username'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email = StringField(</w:t>
      </w:r>
      <w:r w:rsidRPr="006F1140">
        <w:rPr>
          <w:rStyle w:val="string"/>
        </w:rPr>
        <w:t>'email'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password = StringField(</w:t>
      </w:r>
      <w:r w:rsidRPr="006F1140">
        <w:rPr>
          <w:rStyle w:val="string"/>
        </w:rPr>
        <w:t>'password'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创建一个实例：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 = User(id=</w:t>
      </w:r>
      <w:r w:rsidRPr="006F1140">
        <w:rPr>
          <w:rStyle w:val="number"/>
        </w:rPr>
        <w:t>12345</w:t>
      </w:r>
      <w:r w:rsidRPr="006F1140">
        <w:rPr>
          <w:rStyle w:val="HTML"/>
        </w:rPr>
        <w:t>, name=</w:t>
      </w:r>
      <w:r w:rsidRPr="006F1140">
        <w:rPr>
          <w:rStyle w:val="string"/>
        </w:rPr>
        <w:t>'Michael'</w:t>
      </w:r>
      <w:r w:rsidRPr="006F1140">
        <w:rPr>
          <w:rStyle w:val="HTML"/>
        </w:rPr>
        <w:t>, email=</w:t>
      </w:r>
      <w:r w:rsidRPr="006F1140">
        <w:rPr>
          <w:rStyle w:val="string"/>
        </w:rPr>
        <w:t>'test@orm.org'</w:t>
      </w:r>
      <w:r w:rsidRPr="006F1140">
        <w:rPr>
          <w:rStyle w:val="HTML"/>
        </w:rPr>
        <w:t>, password=</w:t>
      </w:r>
      <w:r w:rsidRPr="006F1140">
        <w:rPr>
          <w:rStyle w:val="string"/>
        </w:rPr>
        <w:t>'my-pwd'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保存到数据库：</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其中，父类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和属性类型</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是由</w:t>
      </w:r>
      <w:r w:rsidRPr="006F1140">
        <w:rPr>
          <w:rFonts w:ascii="Helvetica" w:hAnsi="Helvetica"/>
        </w:rPr>
        <w:t>ORM</w:t>
      </w:r>
      <w:r w:rsidRPr="006F1140">
        <w:rPr>
          <w:rFonts w:ascii="Helvetica" w:hAnsi="Helvetica"/>
        </w:rPr>
        <w:t>框架提供的，剩下的魔术方法比如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全部由</w:t>
      </w:r>
      <w:r w:rsidRPr="006F1140">
        <w:rPr>
          <w:rFonts w:ascii="Helvetica" w:hAnsi="Helvetica"/>
        </w:rPr>
        <w:t>metaclass</w:t>
      </w:r>
      <w:r w:rsidRPr="006F1140">
        <w:rPr>
          <w:rFonts w:ascii="Helvetica" w:hAnsi="Helvetica"/>
        </w:rPr>
        <w:t>自动完成。虽然</w:t>
      </w:r>
      <w:r w:rsidRPr="006F1140">
        <w:rPr>
          <w:rFonts w:ascii="Helvetica" w:hAnsi="Helvetica"/>
        </w:rPr>
        <w:t>metaclass</w:t>
      </w:r>
      <w:r w:rsidRPr="006F1140">
        <w:rPr>
          <w:rFonts w:ascii="Helvetica" w:hAnsi="Helvetica"/>
        </w:rPr>
        <w:t>的编写会比较复杂，但</w:t>
      </w:r>
      <w:r w:rsidRPr="006F1140">
        <w:rPr>
          <w:rFonts w:ascii="Helvetica" w:hAnsi="Helvetica"/>
        </w:rPr>
        <w:t>ORM</w:t>
      </w:r>
      <w:r w:rsidRPr="006F1140">
        <w:rPr>
          <w:rFonts w:ascii="Helvetica" w:hAnsi="Helvetica"/>
        </w:rPr>
        <w:t>的使用者用起来却异常简单。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现在，我们就按上面的接口来实现该</w:t>
      </w:r>
      <w:r w:rsidRPr="006F1140">
        <w:rPr>
          <w:rFonts w:ascii="Helvetica" w:hAnsi="Helvetica"/>
        </w:rPr>
        <w:t>ORM</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首先来定义</w:t>
      </w:r>
      <w:r w:rsidRPr="006F1140">
        <w:rPr>
          <w:rStyle w:val="HTML"/>
          <w:rFonts w:ascii="Consolas" w:hAnsi="Consolas" w:cs="Consolas"/>
          <w:bdr w:val="single" w:sz="6" w:space="0" w:color="DDDDDD" w:frame="1"/>
          <w:shd w:val="clear" w:color="auto" w:fill="FAFAFA"/>
        </w:rPr>
        <w:t>Field</w:t>
      </w:r>
      <w:r w:rsidRPr="006F1140">
        <w:rPr>
          <w:rFonts w:ascii="Helvetica" w:hAnsi="Helvetica"/>
        </w:rPr>
        <w:t>类，它负责保存数据库表的字段名和字段类型：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Field</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 column_type)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self.name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self.column_type = column_type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__str__</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w:t>
      </w:r>
      <w:r w:rsidRPr="006F1140">
        <w:rPr>
          <w:rStyle w:val="string"/>
        </w:rPr>
        <w:t>'&lt;%s:%s&gt;'</w:t>
      </w:r>
      <w:r w:rsidRPr="006F1140">
        <w:rPr>
          <w:rStyle w:val="HTML"/>
        </w:rPr>
        <w:t xml:space="preserve"> % (self.__class__.__name__, self.name)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Field</w:t>
      </w:r>
      <w:r w:rsidRPr="006F1140">
        <w:rPr>
          <w:rFonts w:ascii="Helvetica" w:hAnsi="Helvetica"/>
        </w:rPr>
        <w:t>的基础上，进一步定义各种类型的</w:t>
      </w:r>
      <w:r w:rsidRPr="006F1140">
        <w:rPr>
          <w:rStyle w:val="HTML"/>
          <w:rFonts w:ascii="Consolas" w:hAnsi="Consolas" w:cs="Consolas"/>
          <w:bdr w:val="single" w:sz="6" w:space="0" w:color="DDDDDD" w:frame="1"/>
          <w:shd w:val="clear" w:color="auto" w:fill="FAFAFA"/>
        </w:rPr>
        <w:t>Field</w:t>
      </w:r>
      <w:r w:rsidRPr="006F1140">
        <w:rPr>
          <w:rFonts w:ascii="Helvetica" w:hAnsi="Helvetica"/>
        </w:rPr>
        <w:t>，比如</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等等：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StringField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super(StringField, self).__init__(name, </w:t>
      </w:r>
      <w:r w:rsidRPr="006F1140">
        <w:rPr>
          <w:rStyle w:val="string"/>
        </w:rPr>
        <w:t>'varchar(100)'</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IntegerField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super(IntegerField, self).__init__(name, </w:t>
      </w:r>
      <w:r w:rsidRPr="006F1140">
        <w:rPr>
          <w:rStyle w:val="string"/>
        </w:rPr>
        <w:t>'bigint'</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下一步，就是编写最复杂的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了：</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name==</w:t>
      </w:r>
      <w:r w:rsidRPr="006F1140">
        <w:rPr>
          <w:rStyle w:val="string"/>
        </w:rPr>
        <w:t>'Model'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'Found model: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mappings = dict()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attrs.items():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isinstance(v, Field):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'Found mapping: %s ==&gt; %s'</w:t>
      </w:r>
      <w:r w:rsidRPr="006F1140">
        <w:rPr>
          <w:rStyle w:val="HTML"/>
        </w:rPr>
        <w:t xml:space="preserve"> % (k,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mappings[k] =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w:t>
      </w:r>
      <w:r w:rsidRPr="006F1140">
        <w:rPr>
          <w:rStyle w:val="keyword"/>
          <w:b/>
          <w:bCs/>
        </w:rPr>
        <w:t>in</w:t>
      </w:r>
      <w:r w:rsidRPr="006F1140">
        <w:rPr>
          <w:rStyle w:val="HTML"/>
        </w:rPr>
        <w:t xml:space="preserve"> mappings.keys():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attrs.pop(k)</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'__mappings__'</w:t>
      </w:r>
      <w:r w:rsidRPr="006F1140">
        <w:rPr>
          <w:rStyle w:val="HTML"/>
        </w:rPr>
        <w:t xml:space="preserve">] = mappings </w:t>
      </w:r>
      <w:r w:rsidRPr="006F1140">
        <w:rPr>
          <w:rStyle w:val="comment"/>
          <w:i/>
          <w:iCs/>
        </w:rPr>
        <w:t># 保存属性和列的映射关系</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'__table__'</w:t>
      </w:r>
      <w:r w:rsidRPr="006F1140">
        <w:rPr>
          <w:rStyle w:val="HTML"/>
        </w:rPr>
        <w:t xml:space="preserve">] = name </w:t>
      </w:r>
      <w:r w:rsidRPr="006F1140">
        <w:rPr>
          <w:rStyle w:val="comment"/>
          <w:i/>
          <w:iCs/>
        </w:rPr>
        <w:t># 假设表名和类名一致</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以及基类</w:t>
      </w:r>
      <w:r w:rsidRPr="006F1140">
        <w:rPr>
          <w:rStyle w:val="HTML"/>
          <w:rFonts w:ascii="Consolas" w:hAnsi="Consolas" w:cs="Consolas"/>
          <w:bdr w:val="single" w:sz="6" w:space="0" w:color="DDDDDD" w:frame="1"/>
          <w:shd w:val="clear" w:color="auto" w:fill="FAFAFA"/>
        </w:rPr>
        <w:t>Model</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w:t>
      </w:r>
      <w:r w:rsidRPr="006F1140">
        <w:rPr>
          <w:rStyle w:val="params"/>
          <w:b/>
          <w:bCs/>
        </w:rPr>
        <w:t>(dict, metaclass=ModelMetaclass)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**kw)</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super(Model, self).__init__(**kw)</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__getattr__</w:t>
      </w:r>
      <w:r w:rsidRPr="006F1140">
        <w:rPr>
          <w:rStyle w:val="params"/>
        </w:rPr>
        <w:t>(self, key)</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try</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self[key]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except</w:t>
      </w:r>
      <w:r w:rsidRPr="006F1140">
        <w:rPr>
          <w:rStyle w:val="HTML"/>
        </w:rPr>
        <w:t xml:space="preserve"> KeyError: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raise</w:t>
      </w:r>
      <w:r w:rsidRPr="006F1140">
        <w:rPr>
          <w:rStyle w:val="HTML"/>
        </w:rPr>
        <w:t xml:space="preserve"> AttributeError(</w:t>
      </w:r>
      <w:r w:rsidRPr="006F1140">
        <w:rPr>
          <w:rStyle w:val="string"/>
        </w:rPr>
        <w:t>r"'Model' object has no attribute '%s'"</w:t>
      </w:r>
      <w:r w:rsidRPr="006F1140">
        <w:rPr>
          <w:rStyle w:val="HTML"/>
        </w:rPr>
        <w:t xml:space="preserve"> % 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__setattr__</w:t>
      </w:r>
      <w:r w:rsidRPr="006F1140">
        <w:rPr>
          <w:rStyle w:val="params"/>
        </w:rPr>
        <w:t>(self, key, value)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self[key] = 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w:t>
      </w:r>
      <w:r w:rsidRPr="006F1140">
        <w:rPr>
          <w:rStyle w:val="keyword"/>
          <w:b/>
          <w:bCs/>
        </w:rPr>
        <w:t>def</w:t>
      </w:r>
      <w:r w:rsidRPr="006F1140">
        <w:rPr>
          <w:rStyle w:val="function"/>
        </w:rPr>
        <w:t xml:space="preserve"> </w:t>
      </w:r>
      <w:r w:rsidRPr="006F1140">
        <w:rPr>
          <w:rStyle w:val="7"/>
          <w:b/>
          <w:bCs/>
        </w:rPr>
        <w:t>save</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self.__mappings__.items():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fields.append(v.name)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params.append(</w:t>
      </w:r>
      <w:r w:rsidRPr="006F1140">
        <w:rPr>
          <w:rStyle w:val="string"/>
        </w:rPr>
        <w:t>'?'</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args.append(getattr(self, k, </w:t>
      </w:r>
      <w:r w:rsidRPr="006F1140">
        <w:rPr>
          <w:rStyle w:val="builtin"/>
        </w:rPr>
        <w:t>None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sql = </w:t>
      </w:r>
      <w:r w:rsidRPr="006F1140">
        <w:rPr>
          <w:rStyle w:val="string"/>
        </w:rPr>
        <w:t>'insert into %s (%s) values (%s)'</w:t>
      </w:r>
      <w:r w:rsidRPr="006F1140">
        <w:rPr>
          <w:rStyle w:val="HTML"/>
        </w:rPr>
        <w:t xml:space="preserve"> % (self.__table__, </w:t>
      </w:r>
      <w:r w:rsidRPr="006F1140">
        <w:rPr>
          <w:rStyle w:val="string"/>
        </w:rPr>
        <w:t>','</w:t>
      </w:r>
      <w:r w:rsidRPr="006F1140">
        <w:rPr>
          <w:rStyle w:val="HTML"/>
        </w:rPr>
        <w:t xml:space="preserve">.join(fields), </w:t>
      </w:r>
      <w:r w:rsidRPr="006F1140">
        <w:rPr>
          <w:rStyle w:val="string"/>
        </w:rPr>
        <w:t>','</w:t>
      </w:r>
      <w:r w:rsidRPr="006F1140">
        <w:rPr>
          <w:rStyle w:val="HTML"/>
        </w:rPr>
        <w:t>.join(params))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'SQL: %s'</w:t>
      </w:r>
      <w:r w:rsidRPr="006F1140">
        <w:rPr>
          <w:rStyle w:val="HTML"/>
        </w:rPr>
        <w:t xml:space="preserve"> % sql)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'ARGS: %s'</w:t>
      </w:r>
      <w:r w:rsidRPr="006F1140">
        <w:rPr>
          <w:rStyle w:val="HTML"/>
        </w:rPr>
        <w:t xml:space="preserve"> % str(args))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当用户定义一个</w:t>
      </w:r>
      <w:r w:rsidRPr="006F1140">
        <w:rPr>
          <w:rStyle w:val="HTML"/>
          <w:rFonts w:ascii="Consolas" w:hAnsi="Consolas" w:cs="Consolas"/>
          <w:bdr w:val="single" w:sz="6" w:space="0" w:color="DDDDDD" w:frame="1"/>
          <w:shd w:val="clear" w:color="auto" w:fill="FAFAFA"/>
        </w:rPr>
        <w:t>class User(Model)</w:t>
      </w:r>
      <w:r w:rsidRPr="006F1140">
        <w:rPr>
          <w:rFonts w:ascii="Helvetica" w:hAnsi="Helvetica"/>
        </w:rPr>
        <w:t>时，</w:t>
      </w:r>
      <w:r w:rsidRPr="006F1140">
        <w:rPr>
          <w:rFonts w:ascii="Helvetica" w:hAnsi="Helvetica"/>
        </w:rPr>
        <w:t>Python</w:t>
      </w:r>
      <w:r w:rsidRPr="006F1140">
        <w:rPr>
          <w:rFonts w:ascii="Helvetica" w:hAnsi="Helvetica"/>
        </w:rPr>
        <w:t>解释器首先在当前类</w:t>
      </w:r>
      <w:r w:rsidRPr="006F1140">
        <w:rPr>
          <w:rStyle w:val="HTML"/>
          <w:rFonts w:ascii="Consolas" w:hAnsi="Consolas" w:cs="Consolas"/>
          <w:bdr w:val="single" w:sz="6" w:space="0" w:color="DDDDDD" w:frame="1"/>
          <w:shd w:val="clear" w:color="auto" w:fill="FAFAFA"/>
        </w:rPr>
        <w:t>User</w:t>
      </w:r>
      <w:r w:rsidRPr="006F1140">
        <w:rPr>
          <w:rFonts w:ascii="Helvetica" w:hAnsi="Helvetica"/>
        </w:rPr>
        <w:t>的定义中查找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，如果没有找到，就继续在父类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，找到了，就使用</w:t>
      </w:r>
      <w:r w:rsidRPr="006F1140">
        <w:rPr>
          <w:rStyle w:val="HTML"/>
          <w:rFonts w:ascii="Consolas" w:hAnsi="Consolas" w:cs="Consolas"/>
          <w:bdr w:val="single" w:sz="6" w:space="0" w:color="DDDDDD" w:frame="1"/>
          <w:shd w:val="clear" w:color="auto" w:fill="FAFAFA"/>
        </w:rPr>
        <w:t>Model</w:t>
      </w:r>
      <w:r w:rsidRPr="006F1140">
        <w:rPr>
          <w:rFonts w:ascii="Helvetica" w:hAnsi="Helvetica"/>
        </w:rPr>
        <w:t>中定义的</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来创建</w:t>
      </w:r>
      <w:r w:rsidRPr="006F1140">
        <w:rPr>
          <w:rStyle w:val="HTML"/>
          <w:rFonts w:ascii="Consolas" w:hAnsi="Consolas" w:cs="Consolas"/>
          <w:bdr w:val="single" w:sz="6" w:space="0" w:color="DDDDDD" w:frame="1"/>
          <w:shd w:val="clear" w:color="auto" w:fill="FAFAFA"/>
        </w:rPr>
        <w:t>User</w:t>
      </w:r>
      <w:r w:rsidRPr="006F1140">
        <w:rPr>
          <w:rFonts w:ascii="Helvetica" w:hAnsi="Helvetica"/>
        </w:rPr>
        <w:t>类，也就是说，</w:t>
      </w:r>
      <w:r w:rsidRPr="006F1140">
        <w:rPr>
          <w:rFonts w:ascii="Helvetica" w:hAnsi="Helvetica"/>
        </w:rPr>
        <w:t>metaclass</w:t>
      </w:r>
      <w:r w:rsidRPr="006F1140">
        <w:rPr>
          <w:rFonts w:ascii="Helvetica" w:hAnsi="Helvetica"/>
        </w:rPr>
        <w:t>可以隐式地继承到子类，但子类自己却感觉不到。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中，一共做了几件事情：</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排除掉对</w:t>
      </w:r>
      <w:r w:rsidRPr="006F1140">
        <w:rPr>
          <w:rStyle w:val="HTML"/>
          <w:rFonts w:ascii="Consolas" w:hAnsi="Consolas" w:cs="Consolas"/>
          <w:bdr w:val="single" w:sz="6" w:space="0" w:color="DDDDDD" w:frame="1"/>
          <w:shd w:val="clear" w:color="auto" w:fill="FAFAFA"/>
        </w:rPr>
        <w:t>Model</w:t>
      </w:r>
      <w:r w:rsidRPr="006F1140">
        <w:rPr>
          <w:rFonts w:ascii="Helvetica" w:hAnsi="Helvetica"/>
        </w:rPr>
        <w:t>类的修改；</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在当前类（比如</w:t>
      </w:r>
      <w:r w:rsidRPr="006F1140">
        <w:rPr>
          <w:rStyle w:val="HTML"/>
          <w:rFonts w:ascii="Consolas" w:hAnsi="Consolas" w:cs="Consolas"/>
          <w:bdr w:val="single" w:sz="6" w:space="0" w:color="DDDDDD" w:frame="1"/>
          <w:shd w:val="clear" w:color="auto" w:fill="FAFAFA"/>
        </w:rPr>
        <w:t>User</w:t>
      </w:r>
      <w:r w:rsidRPr="006F1140">
        <w:rPr>
          <w:rFonts w:ascii="Helvetica" w:hAnsi="Helvetica"/>
        </w:rPr>
        <w:t>）中查找定义的类的所有属性，如果找到一个</w:t>
      </w:r>
      <w:r w:rsidRPr="006F1140">
        <w:rPr>
          <w:rFonts w:ascii="Helvetica" w:hAnsi="Helvetica"/>
        </w:rPr>
        <w:t>Field</w:t>
      </w:r>
      <w:r w:rsidRPr="006F1140">
        <w:rPr>
          <w:rFonts w:ascii="Helvetica" w:hAnsi="Helvetica"/>
        </w:rPr>
        <w:t>属性，就把它保存到一个</w:t>
      </w:r>
      <w:r w:rsidRPr="006F1140">
        <w:rPr>
          <w:rStyle w:val="HTML"/>
          <w:rFonts w:ascii="Consolas" w:hAnsi="Consolas" w:cs="Consolas"/>
          <w:bdr w:val="single" w:sz="6" w:space="0" w:color="DDDDDD" w:frame="1"/>
          <w:shd w:val="clear" w:color="auto" w:fill="FAFAFA"/>
        </w:rPr>
        <w:t>__mappings__</w:t>
      </w:r>
      <w:r w:rsidRPr="006F1140">
        <w:rPr>
          <w:rFonts w:ascii="Helvetica" w:hAnsi="Helvetica"/>
        </w:rPr>
        <w:t>的</w:t>
      </w:r>
      <w:r w:rsidRPr="006F1140">
        <w:rPr>
          <w:rFonts w:ascii="Helvetica" w:hAnsi="Helvetica"/>
        </w:rPr>
        <w:t>dict</w:t>
      </w:r>
      <w:r w:rsidRPr="006F1140">
        <w:rPr>
          <w:rFonts w:ascii="Helvetica" w:hAnsi="Helvetica"/>
        </w:rPr>
        <w:t>中，同时从类属性中删除该</w:t>
      </w:r>
      <w:r w:rsidRPr="006F1140">
        <w:rPr>
          <w:rFonts w:ascii="Helvetica" w:hAnsi="Helvetica"/>
        </w:rPr>
        <w:t>Field</w:t>
      </w:r>
      <w:r w:rsidRPr="006F1140">
        <w:rPr>
          <w:rFonts w:ascii="Helvetica" w:hAnsi="Helvetica"/>
        </w:rPr>
        <w:t>属性，否则，容易造成运行时错误（实例的属性会遮盖类的同名属性）；</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把表名保存到</w:t>
      </w:r>
      <w:r w:rsidRPr="006F1140">
        <w:rPr>
          <w:rStyle w:val="HTML"/>
          <w:rFonts w:ascii="Consolas" w:hAnsi="Consolas" w:cs="Consolas"/>
          <w:bdr w:val="single" w:sz="6" w:space="0" w:color="DDDDDD" w:frame="1"/>
          <w:shd w:val="clear" w:color="auto" w:fill="FAFAFA"/>
        </w:rPr>
        <w:t>__table__</w:t>
      </w:r>
      <w:r w:rsidRPr="006F1140">
        <w:rPr>
          <w:rFonts w:ascii="Helvetica" w:hAnsi="Helvetica"/>
        </w:rPr>
        <w:t>中，这里简化为表名默认为类名。</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w:t>
      </w:r>
      <w:r w:rsidRPr="006F1140">
        <w:rPr>
          <w:rFonts w:ascii="Helvetica" w:hAnsi="Helvetica"/>
        </w:rPr>
        <w:t>类中，就可以定义各种操作数据库的方法，比如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w:t>
      </w:r>
      <w:r w:rsidRPr="006F1140">
        <w:rPr>
          <w:rStyle w:val="HTML"/>
          <w:rFonts w:ascii="Consolas" w:hAnsi="Consolas" w:cs="Consolas"/>
          <w:bdr w:val="single" w:sz="6" w:space="0" w:color="DDDDDD" w:frame="1"/>
          <w:shd w:val="clear" w:color="auto" w:fill="FAFAFA"/>
        </w:rPr>
        <w:t>delete()</w:t>
      </w:r>
      <w:r w:rsidRPr="006F1140">
        <w:rPr>
          <w:rFonts w:ascii="Helvetica" w:hAnsi="Helvetica"/>
        </w:rPr>
        <w:t>，</w:t>
      </w:r>
      <w:r w:rsidRPr="006F1140">
        <w:rPr>
          <w:rStyle w:val="HTML"/>
          <w:rFonts w:ascii="Consolas" w:hAnsi="Consolas" w:cs="Consolas"/>
          <w:bdr w:val="single" w:sz="6" w:space="0" w:color="DDDDDD" w:frame="1"/>
          <w:shd w:val="clear" w:color="auto" w:fill="FAFAFA"/>
        </w:rPr>
        <w:t>find()</w:t>
      </w:r>
      <w:r w:rsidRPr="006F1140">
        <w:rPr>
          <w:rFonts w:ascii="Helvetica" w:hAnsi="Helvetica"/>
        </w:rPr>
        <w:t>，</w:t>
      </w:r>
      <w:r w:rsidRPr="006F1140">
        <w:rPr>
          <w:rStyle w:val="HTML"/>
          <w:rFonts w:ascii="Consolas" w:hAnsi="Consolas" w:cs="Consolas"/>
          <w:bdr w:val="single" w:sz="6" w:space="0" w:color="DDDDDD" w:frame="1"/>
          <w:shd w:val="clear" w:color="auto" w:fill="FAFAFA"/>
        </w:rPr>
        <w:t>update</w:t>
      </w:r>
      <w:r w:rsidRPr="006F1140">
        <w:rPr>
          <w:rFonts w:ascii="Helvetica" w:hAnsi="Helvetica"/>
        </w:rPr>
        <w:t>等等。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我们实现了</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方法，把一个实例保存到数据库中。因为有表名，属性到字段的映射和属性值的集合，就可以构造出</w:t>
      </w:r>
      <w:r w:rsidRPr="006F1140">
        <w:rPr>
          <w:rStyle w:val="HTML"/>
          <w:rFonts w:ascii="Consolas" w:hAnsi="Consolas" w:cs="Consolas"/>
          <w:bdr w:val="single" w:sz="6" w:space="0" w:color="DDDDDD" w:frame="1"/>
          <w:shd w:val="clear" w:color="auto" w:fill="FAFAFA"/>
        </w:rPr>
        <w:t>INSERT</w:t>
      </w:r>
      <w:r w:rsidRPr="006F1140">
        <w:rPr>
          <w:rFonts w:ascii="Helvetica" w:hAnsi="Helvetica"/>
        </w:rPr>
        <w:t>语句。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编写代码试试：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 = User(id=12345, name='Michael', email='test@orm.org', password='my-pwd')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输出如下：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Found model: User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HTML"/>
        </w:rPr>
        <w:t xml:space="preserve">Found mapping: email ==&gt; </w:t>
      </w:r>
      <w:r w:rsidRPr="006F1140">
        <w:rPr>
          <w:rStyle w:val="tag"/>
        </w:rPr>
        <w:t>&lt;</w:t>
      </w:r>
      <w:r w:rsidRPr="006F1140">
        <w:rPr>
          <w:rStyle w:val="7"/>
        </w:rPr>
        <w:t>StringField:email</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password ==&gt; </w:t>
      </w:r>
      <w:r w:rsidRPr="006F1140">
        <w:rPr>
          <w:rStyle w:val="tag"/>
        </w:rPr>
        <w:t>&lt;</w:t>
      </w:r>
      <w:r w:rsidRPr="006F1140">
        <w:rPr>
          <w:rStyle w:val="7"/>
        </w:rPr>
        <w:t>StringField:password</w:t>
      </w:r>
      <w:r w:rsidRPr="006F1140">
        <w:rPr>
          <w:rStyle w:val="tag"/>
        </w:rPr>
        <w:t>&gt;</w:t>
      </w:r>
    </w:p>
    <w:p w:rsidR="006F1140" w:rsidRPr="006F1140" w:rsidRDefault="006F1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xml"/>
        </w:rPr>
      </w:pPr>
      <w:r w:rsidRPr="006F1140">
        <w:rPr>
          <w:rStyle w:val="xml"/>
        </w:rPr>
        <w:t xml:space="preserve">Found mapping: id ==&gt; </w:t>
      </w:r>
      <w:r w:rsidRPr="006F1140">
        <w:rPr>
          <w:rStyle w:val="tag"/>
        </w:rPr>
        <w:t>&lt;</w:t>
      </w:r>
      <w:r w:rsidRPr="006F1140">
        <w:rPr>
          <w:rStyle w:val="7"/>
        </w:rPr>
        <w:t>IntegerField:uid</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name ==&gt; </w:t>
      </w:r>
      <w:r w:rsidRPr="006F1140">
        <w:rPr>
          <w:rStyle w:val="tag"/>
        </w:rPr>
        <w:t>&lt;</w:t>
      </w:r>
      <w:r w:rsidRPr="006F1140">
        <w:rPr>
          <w:rStyle w:val="7"/>
        </w:rPr>
        <w:t>StringField:username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SQL: insert into User (password,email,username,id) values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ARGS: ['my-pwd', 'test@orm.org', 'Michael', 12345]</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可以看到，</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方法已经打印出了可执行的</w:t>
      </w:r>
      <w:r w:rsidRPr="006F1140">
        <w:rPr>
          <w:rFonts w:ascii="Helvetica" w:hAnsi="Helvetica"/>
        </w:rPr>
        <w:t>SQL</w:t>
      </w:r>
      <w:r w:rsidRPr="006F1140">
        <w:rPr>
          <w:rFonts w:ascii="Helvetica" w:hAnsi="Helvetica"/>
        </w:rPr>
        <w:t>语句，以及参数列表，只需要真正连接到数据库，执行该</w:t>
      </w:r>
      <w:r w:rsidRPr="006F1140">
        <w:rPr>
          <w:rFonts w:ascii="Helvetica" w:hAnsi="Helvetica"/>
        </w:rPr>
        <w:t>SQL</w:t>
      </w:r>
      <w:r w:rsidRPr="006F1140">
        <w:rPr>
          <w:rFonts w:ascii="Helvetica" w:hAnsi="Helvetica"/>
        </w:rPr>
        <w:t>语句，就可以完成真正的功能。</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不到</w:t>
      </w:r>
      <w:r w:rsidRPr="006F1140">
        <w:rPr>
          <w:rFonts w:ascii="Helvetica" w:hAnsi="Helvetica"/>
        </w:rPr>
        <w:t>100</w:t>
      </w:r>
      <w:r w:rsidRPr="006F1140">
        <w:rPr>
          <w:rFonts w:ascii="Helvetica" w:hAnsi="Helvetica"/>
        </w:rPr>
        <w:t>行代码，我们就通过</w:t>
      </w:r>
      <w:r w:rsidRPr="006F1140">
        <w:rPr>
          <w:rFonts w:ascii="Helvetica" w:hAnsi="Helvetica"/>
        </w:rPr>
        <w:t>metaclass</w:t>
      </w:r>
      <w:r w:rsidRPr="006F1140">
        <w:rPr>
          <w:rFonts w:ascii="Helvetica" w:hAnsi="Helvetica"/>
        </w:rPr>
        <w:t>实现了一个精简的</w:t>
      </w:r>
      <w:r w:rsidRPr="006F1140">
        <w:rPr>
          <w:rFonts w:ascii="Helvetica" w:hAnsi="Helvetica"/>
        </w:rPr>
        <w:t>ORM</w:t>
      </w:r>
      <w:r w:rsidRPr="006F1140">
        <w:rPr>
          <w:rFonts w:ascii="Helvetica" w:hAnsi="Helvetica"/>
        </w:rPr>
        <w:t>框架。</w:t>
      </w:r>
    </w:p>
    <w:p w:rsidR="006F1140" w:rsidRPr="006F1140" w:rsidRDefault="006F1140" w:rsidP="00E83F69">
      <w:pPr>
        <w:pStyle w:val="3"/>
        <w:shd w:val="clear" w:color="auto" w:fill="FFFFFF"/>
        <w:spacing w:before="375" w:after="225" w:line="360" w:lineRule="atLeast"/>
        <w:rPr>
          <w:rFonts w:ascii="Helvetica" w:hAnsi="Helvetica"/>
          <w:b w:val="0"/>
          <w:bCs w:val="0"/>
          <w:sz w:val="24"/>
          <w:szCs w:val="24"/>
        </w:rPr>
      </w:pPr>
      <w:bookmarkStart w:id="146" w:name="_Toc454522379"/>
      <w:r w:rsidRPr="006F1140">
        <w:rPr>
          <w:rFonts w:ascii="Helvetica" w:hAnsi="Helvetica"/>
          <w:b w:val="0"/>
          <w:bCs w:val="0"/>
          <w:sz w:val="24"/>
          <w:szCs w:val="24"/>
        </w:rPr>
        <w:t>小结</w:t>
      </w:r>
      <w:bookmarkEnd w:id="146"/>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是</w:t>
      </w:r>
      <w:r w:rsidRPr="006F1140">
        <w:rPr>
          <w:rFonts w:ascii="Helvetica" w:hAnsi="Helvetica"/>
        </w:rPr>
        <w:t>Python</w:t>
      </w:r>
      <w:r w:rsidRPr="006F1140">
        <w:rPr>
          <w:rFonts w:ascii="Helvetica" w:hAnsi="Helvetica"/>
        </w:rPr>
        <w:t>中非常具有魔术性的对象，它可以改变类创建时的行为。这种强大的功能使用起来务必小心。</w:t>
      </w:r>
    </w:p>
    <w:p w:rsidR="006F1140" w:rsidRDefault="006F1140" w:rsidP="006F1140"/>
    <w:p w:rsidR="00C332A9" w:rsidRPr="00C332A9" w:rsidRDefault="00C332A9" w:rsidP="00C332A9"/>
    <w:p w:rsidR="00C332A9" w:rsidRDefault="00C332A9" w:rsidP="00E83F69">
      <w:pPr>
        <w:pStyle w:val="2"/>
        <w:rPr>
          <w:sz w:val="24"/>
        </w:rPr>
      </w:pPr>
      <w:bookmarkStart w:id="147" w:name="_Toc454522380"/>
      <w:r w:rsidRPr="00C332A9">
        <w:rPr>
          <w:sz w:val="24"/>
        </w:rPr>
        <w:t>第</w:t>
      </w:r>
      <w:r w:rsidRPr="00C332A9">
        <w:rPr>
          <w:rFonts w:hint="eastAsia"/>
          <w:sz w:val="24"/>
        </w:rPr>
        <w:t>44</w:t>
      </w:r>
      <w:r w:rsidRPr="00C332A9">
        <w:rPr>
          <w:rFonts w:hint="eastAsia"/>
          <w:sz w:val="24"/>
        </w:rPr>
        <w:t>课</w:t>
      </w:r>
      <w:r w:rsidRPr="00C332A9">
        <w:rPr>
          <w:rFonts w:hint="eastAsia"/>
          <w:sz w:val="24"/>
        </w:rPr>
        <w:t xml:space="preserve">  </w:t>
      </w:r>
      <w:r w:rsidRPr="00C332A9">
        <w:rPr>
          <w:rFonts w:hint="eastAsia"/>
          <w:sz w:val="24"/>
        </w:rPr>
        <w:t>错误、调试和测试</w:t>
      </w:r>
      <w:bookmarkEnd w:id="147"/>
    </w:p>
    <w:p w:rsidR="00C332A9" w:rsidRPr="00C332A9" w:rsidRDefault="00C332A9" w:rsidP="00C332A9">
      <w:pPr>
        <w:pStyle w:val="a5"/>
        <w:shd w:val="clear" w:color="auto" w:fill="FFFFFF"/>
        <w:spacing w:before="0" w:beforeAutospacing="0" w:after="225" w:afterAutospacing="0" w:line="300" w:lineRule="atLeast"/>
        <w:rPr>
          <w:rFonts w:ascii="Helvetica" w:hAnsi="Helvetica"/>
          <w:szCs w:val="21"/>
        </w:rPr>
      </w:pPr>
      <w:r w:rsidRPr="00C332A9">
        <w:rPr>
          <w:rFonts w:ascii="Helvetica" w:hAnsi="Helvetica"/>
          <w:szCs w:val="21"/>
        </w:rPr>
        <w:t>在程序运行过程中，总会遇到各种各样的错误。</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程序编写有问题造成的</w:t>
      </w:r>
      <w:r w:rsidRPr="00C332A9">
        <w:rPr>
          <w:rFonts w:ascii="Helvetica" w:hAnsi="Helvetica"/>
          <w:szCs w:val="21"/>
        </w:rPr>
        <w:t>，比如本来应该输出整数结果输出了字符串，这种错误我们通常称之为</w:t>
      </w:r>
      <w:r w:rsidRPr="00C332A9">
        <w:rPr>
          <w:rFonts w:ascii="Helvetica" w:hAnsi="Helvetica"/>
          <w:szCs w:val="21"/>
        </w:rPr>
        <w:t>bug</w:t>
      </w:r>
      <w:r w:rsidRPr="00C332A9">
        <w:rPr>
          <w:rFonts w:ascii="Helvetica" w:hAnsi="Helvetica"/>
          <w:szCs w:val="21"/>
        </w:rPr>
        <w:t>，</w:t>
      </w:r>
      <w:r w:rsidRPr="00F77CB5">
        <w:rPr>
          <w:rFonts w:ascii="Helvetica" w:hAnsi="Helvetica"/>
          <w:color w:val="70AD47" w:themeColor="accent6"/>
          <w:szCs w:val="21"/>
        </w:rPr>
        <w:t>bug</w:t>
      </w:r>
      <w:r w:rsidRPr="00F77CB5">
        <w:rPr>
          <w:rFonts w:ascii="Helvetica" w:hAnsi="Helvetica"/>
          <w:color w:val="70AD47" w:themeColor="accent6"/>
          <w:szCs w:val="21"/>
        </w:rPr>
        <w:t>是必须修复的</w:t>
      </w:r>
      <w:r w:rsidRPr="00C332A9">
        <w:rPr>
          <w:rFonts w:ascii="Helvetica" w:hAnsi="Helvetica"/>
          <w:szCs w:val="21"/>
        </w:rPr>
        <w:t>。</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用户输入造成的</w:t>
      </w:r>
      <w:r w:rsidRPr="00C332A9">
        <w:rPr>
          <w:rFonts w:ascii="Helvetica" w:hAnsi="Helvetica"/>
          <w:szCs w:val="21"/>
        </w:rPr>
        <w:t>，比如让用户输入</w:t>
      </w:r>
      <w:r w:rsidRPr="00C332A9">
        <w:rPr>
          <w:rFonts w:ascii="Helvetica" w:hAnsi="Helvetica"/>
          <w:szCs w:val="21"/>
        </w:rPr>
        <w:t>email</w:t>
      </w:r>
      <w:r w:rsidRPr="00C332A9">
        <w:rPr>
          <w:rFonts w:ascii="Helvetica" w:hAnsi="Helvetica"/>
          <w:szCs w:val="21"/>
        </w:rPr>
        <w:t>地址，结果得到一个空字符串，这种错误可以通过检查用户输入来做相应的处理。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还有一类错误是完全无法在程序运行过程中预测的，比如写入文件的时候，磁盘满了，写不进去了，或者从网络抓取数据，网络突然断掉了。这类错误也称为异常，在程序中通常是必须处理的，否则，程序会因为各种问题终止并退出。</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Python</w:t>
      </w:r>
      <w:r w:rsidRPr="00C332A9">
        <w:rPr>
          <w:rFonts w:ascii="Helvetica" w:hAnsi="Helvetica"/>
          <w:szCs w:val="21"/>
        </w:rPr>
        <w:t>内置了一套异常处理机制，来帮助我们进行错误处理。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lastRenderedPageBreak/>
        <w:t>此外，</w:t>
      </w:r>
      <w:r w:rsidRPr="00413F31">
        <w:rPr>
          <w:rFonts w:ascii="Helvetica" w:hAnsi="Helvetica"/>
          <w:color w:val="70AD47" w:themeColor="accent6"/>
          <w:szCs w:val="21"/>
        </w:rPr>
        <w:t>我们也需要跟踪程序的执行，查看变量的值是否正确，这个过程称为调试</w:t>
      </w:r>
      <w:r w:rsidRPr="00C332A9">
        <w:rPr>
          <w:rFonts w:ascii="Helvetica" w:hAnsi="Helvetica"/>
          <w:szCs w:val="21"/>
        </w:rPr>
        <w:t>。</w:t>
      </w:r>
      <w:r w:rsidRPr="00C332A9">
        <w:rPr>
          <w:rFonts w:ascii="Helvetica" w:hAnsi="Helvetica"/>
          <w:szCs w:val="21"/>
        </w:rPr>
        <w:t>Python</w:t>
      </w:r>
      <w:r w:rsidRPr="00C332A9">
        <w:rPr>
          <w:rFonts w:ascii="Helvetica" w:hAnsi="Helvetica"/>
          <w:szCs w:val="21"/>
        </w:rPr>
        <w:t>的</w:t>
      </w:r>
      <w:r w:rsidRPr="00C332A9">
        <w:rPr>
          <w:rFonts w:ascii="Helvetica" w:hAnsi="Helvetica"/>
          <w:szCs w:val="21"/>
        </w:rPr>
        <w:t>pdb</w:t>
      </w:r>
      <w:r w:rsidRPr="00C332A9">
        <w:rPr>
          <w:rFonts w:ascii="Helvetica" w:hAnsi="Helvetica"/>
          <w:szCs w:val="21"/>
        </w:rPr>
        <w:t>可以让我们以单步方式执行代码。</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最后，编写测试也很重要。有了良好的测试，就可以在程序修改后反复运行，确保程序输出符合我们编写的测试。</w:t>
      </w:r>
    </w:p>
    <w:p w:rsidR="00C332A9" w:rsidRDefault="00C332A9" w:rsidP="00C332A9"/>
    <w:p w:rsidR="00413F31" w:rsidRDefault="00413F31" w:rsidP="00E83F69">
      <w:pPr>
        <w:pStyle w:val="2"/>
        <w:rPr>
          <w:sz w:val="24"/>
        </w:rPr>
      </w:pPr>
      <w:bookmarkStart w:id="148" w:name="_Toc454522381"/>
      <w:r w:rsidRPr="00413F31">
        <w:rPr>
          <w:sz w:val="24"/>
        </w:rPr>
        <w:t>第</w:t>
      </w:r>
      <w:r w:rsidRPr="00413F31">
        <w:rPr>
          <w:rFonts w:hint="eastAsia"/>
          <w:sz w:val="24"/>
        </w:rPr>
        <w:t>45</w:t>
      </w:r>
      <w:r w:rsidRPr="00413F31">
        <w:rPr>
          <w:rFonts w:hint="eastAsia"/>
          <w:sz w:val="24"/>
        </w:rPr>
        <w:t>课</w:t>
      </w:r>
      <w:r w:rsidRPr="00413F31">
        <w:rPr>
          <w:rFonts w:hint="eastAsia"/>
          <w:sz w:val="24"/>
        </w:rPr>
        <w:t xml:space="preserve">  </w:t>
      </w:r>
      <w:r w:rsidRPr="00413F31">
        <w:rPr>
          <w:rFonts w:hint="eastAsia"/>
          <w:sz w:val="24"/>
        </w:rPr>
        <w:t>错误处理</w:t>
      </w:r>
      <w:bookmarkEnd w:id="148"/>
    </w:p>
    <w:p w:rsidR="00413F31" w:rsidRPr="00413F31" w:rsidRDefault="00413F31" w:rsidP="00413F31">
      <w:pPr>
        <w:pStyle w:val="a5"/>
        <w:shd w:val="clear" w:color="auto" w:fill="FFFFFF"/>
        <w:spacing w:before="0" w:beforeAutospacing="0" w:after="225" w:afterAutospacing="0" w:line="300" w:lineRule="atLeast"/>
        <w:rPr>
          <w:rFonts w:ascii="Helvetica" w:hAnsi="Helvetica"/>
        </w:rPr>
      </w:pPr>
      <w:r w:rsidRPr="00413F31">
        <w:rPr>
          <w:rFonts w:ascii="Helvetica" w:hAnsi="Helvetica"/>
        </w:rPr>
        <w:t>在程序运行的过程中，如果发生了错误，可以事先约定返回一个错误代码，这样，就可以知道是否有错，以及出错的原因。在操作系统提供的调用中，返回错误码非常常见。比如打开文件的函数</w:t>
      </w:r>
      <w:r w:rsidRPr="00413F31">
        <w:rPr>
          <w:rStyle w:val="HTML"/>
          <w:rFonts w:ascii="Consolas" w:hAnsi="Consolas" w:cs="Consolas"/>
          <w:bdr w:val="single" w:sz="6" w:space="0" w:color="DDDDDD" w:frame="1"/>
          <w:shd w:val="clear" w:color="auto" w:fill="FAFAFA"/>
        </w:rPr>
        <w:t>open()</w:t>
      </w:r>
      <w:r w:rsidRPr="00413F31">
        <w:rPr>
          <w:rFonts w:ascii="Helvetica" w:hAnsi="Helvetica"/>
        </w:rPr>
        <w:t>，成功时返回文件描述符（就是一个整数），出错时返回</w:t>
      </w:r>
      <w:r w:rsidRPr="00413F31">
        <w:rPr>
          <w:rStyle w:val="HTML"/>
          <w:rFonts w:ascii="Consolas" w:hAnsi="Consolas" w:cs="Consolas"/>
          <w:bdr w:val="single" w:sz="6" w:space="0" w:color="DDDDDD" w:frame="1"/>
          <w:shd w:val="clear" w:color="auto" w:fill="FAFAFA"/>
        </w:rPr>
        <w:t>-1</w:t>
      </w:r>
      <w:r w:rsidRPr="00413F31">
        <w:rPr>
          <w:rFonts w:ascii="Helvetica" w:hAnsi="Helvetica"/>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用错误码来表示是否出错十分不便，因为函数本身应该返回的正常结果和错误码混在一起，造成调用者必须用大量的代码来判断是否出错：</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some_function()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w:t>
      </w:r>
      <w:r w:rsidRPr="00413F31">
        <w:rPr>
          <w:rStyle w:val="HTML"/>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 xml:space="preserve">    </w:t>
      </w:r>
      <w:r w:rsidRPr="00413F31">
        <w:rPr>
          <w:rStyle w:val="comment"/>
          <w:i/>
          <w:iCs/>
        </w:rPr>
        <w:t># do something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pass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一旦出错，还要一级一级上报，直到某个函数可以处理该错误（比如，给用户输出一个错误信息）。</w:t>
      </w:r>
    </w:p>
    <w:p w:rsidR="00413F31" w:rsidRPr="002313CE"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2313CE">
        <w:rPr>
          <w:rFonts w:ascii="Helvetica" w:hAnsi="Helvetica"/>
          <w:color w:val="70AD47" w:themeColor="accent6"/>
        </w:rPr>
        <w:lastRenderedPageBreak/>
        <w:t>所以高级语言通常都内置了一套</w:t>
      </w:r>
      <w:r w:rsidRPr="002313CE">
        <w:rPr>
          <w:rStyle w:val="HTML"/>
          <w:rFonts w:ascii="Consolas" w:hAnsi="Consolas" w:cs="Consolas"/>
          <w:color w:val="70AD47" w:themeColor="accent6"/>
          <w:bdr w:val="single" w:sz="6" w:space="0" w:color="DDDDDD" w:frame="1"/>
          <w:shd w:val="clear" w:color="auto" w:fill="FAFAFA"/>
        </w:rPr>
        <w:t>try...except...finally...</w:t>
      </w:r>
      <w:r w:rsidRPr="002313CE">
        <w:rPr>
          <w:rFonts w:ascii="Helvetica" w:hAnsi="Helvetica"/>
          <w:color w:val="70AD47" w:themeColor="accent6"/>
        </w:rPr>
        <w:t>的错误处理机制，</w:t>
      </w:r>
      <w:r w:rsidRPr="002313CE">
        <w:rPr>
          <w:rFonts w:ascii="Helvetica" w:hAnsi="Helvetica"/>
          <w:color w:val="70AD47" w:themeColor="accent6"/>
        </w:rPr>
        <w:t>Python</w:t>
      </w:r>
      <w:r w:rsidRPr="002313CE">
        <w:rPr>
          <w:rFonts w:ascii="Helvetica" w:hAnsi="Helvetica"/>
          <w:color w:val="70AD47" w:themeColor="accent6"/>
        </w:rPr>
        <w:t>也不例外。</w:t>
      </w:r>
    </w:p>
    <w:p w:rsidR="00413F31" w:rsidRPr="00413F31" w:rsidRDefault="00413F31" w:rsidP="00E83F69">
      <w:pPr>
        <w:pStyle w:val="3"/>
        <w:shd w:val="clear" w:color="auto" w:fill="FFFFFF"/>
        <w:spacing w:before="375" w:after="225" w:line="360" w:lineRule="atLeast"/>
        <w:rPr>
          <w:rFonts w:ascii="Helvetica" w:hAnsi="Helvetica"/>
          <w:b w:val="0"/>
          <w:bCs w:val="0"/>
          <w:sz w:val="24"/>
          <w:szCs w:val="24"/>
        </w:rPr>
      </w:pPr>
      <w:bookmarkStart w:id="149" w:name="_Toc454522382"/>
      <w:r w:rsidRPr="00413F31">
        <w:rPr>
          <w:rFonts w:ascii="Helvetica" w:hAnsi="Helvetica"/>
          <w:b w:val="0"/>
          <w:bCs w:val="0"/>
          <w:sz w:val="24"/>
          <w:szCs w:val="24"/>
        </w:rPr>
        <w:t>try</w:t>
      </w:r>
      <w:bookmarkEnd w:id="149"/>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让我们用一个例子来看看</w:t>
      </w:r>
      <w:r w:rsidRPr="00413F31">
        <w:rPr>
          <w:rStyle w:val="HTML"/>
          <w:rFonts w:ascii="Consolas" w:hAnsi="Consolas" w:cs="Consolas"/>
          <w:bdr w:val="single" w:sz="6" w:space="0" w:color="DDDDDD" w:frame="1"/>
          <w:shd w:val="clear" w:color="auto" w:fill="FAFAFA"/>
        </w:rPr>
        <w:t>try</w:t>
      </w:r>
      <w:r w:rsidRPr="00413F31">
        <w:rPr>
          <w:rFonts w:ascii="Helvetica" w:hAnsi="Helvetica"/>
        </w:rPr>
        <w:t>的机制：</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'except:'</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当我们认为某些代码可能会出错时，就可以用</w:t>
      </w:r>
      <w:r w:rsidRPr="00F5794D">
        <w:rPr>
          <w:rStyle w:val="HTML"/>
          <w:rFonts w:ascii="Consolas" w:hAnsi="Consolas" w:cs="Consolas"/>
          <w:color w:val="70AD47" w:themeColor="accent6"/>
          <w:bdr w:val="single" w:sz="6" w:space="0" w:color="DDDDDD" w:frame="1"/>
          <w:shd w:val="clear" w:color="auto" w:fill="FAFAFA"/>
        </w:rPr>
        <w:t>try</w:t>
      </w:r>
      <w:r w:rsidRPr="00F5794D">
        <w:rPr>
          <w:rFonts w:ascii="Helvetica" w:hAnsi="Helvetica"/>
          <w:color w:val="70AD47" w:themeColor="accent6"/>
        </w:rPr>
        <w:t>来运行这段代码，如果执行出错，则后续代码不会继续执行，而是直接跳转至错误处理代码，即</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语句块，执行完</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后，如果有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语句块，则执行</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语句块，至此，执行完毕。</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上面的代码在计算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时会产生一个除法运算错误：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从输出可以看到，当错误发生时，后续语句</w:t>
      </w:r>
      <w:r w:rsidRPr="00413F31">
        <w:rPr>
          <w:rStyle w:val="HTML"/>
          <w:rFonts w:ascii="Consolas" w:hAnsi="Consolas" w:cs="Consolas"/>
          <w:bdr w:val="single" w:sz="6" w:space="0" w:color="DDDDDD" w:frame="1"/>
          <w:shd w:val="clear" w:color="auto" w:fill="FAFAFA"/>
        </w:rPr>
        <w:t>print('result:', r)</w:t>
      </w:r>
      <w:r w:rsidRPr="00413F31">
        <w:rPr>
          <w:rFonts w:ascii="Helvetica" w:hAnsi="Helvetica"/>
        </w:rPr>
        <w:t>不会被执行，</w:t>
      </w:r>
      <w:r w:rsidRPr="00413F31">
        <w:rPr>
          <w:rStyle w:val="HTML"/>
          <w:rFonts w:ascii="Consolas" w:hAnsi="Consolas" w:cs="Consolas"/>
          <w:bdr w:val="single" w:sz="6" w:space="0" w:color="DDDDDD" w:frame="1"/>
          <w:shd w:val="clear" w:color="auto" w:fill="FAFAFA"/>
        </w:rPr>
        <w:t>except</w:t>
      </w:r>
      <w:r w:rsidRPr="00413F31">
        <w:rPr>
          <w:rFonts w:ascii="Helvetica" w:hAnsi="Helvetica"/>
        </w:rPr>
        <w:t>由于捕获到</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，因此被执行。最后，</w:t>
      </w:r>
      <w:r w:rsidRPr="00413F31">
        <w:rPr>
          <w:rStyle w:val="HTML"/>
          <w:rFonts w:ascii="Consolas" w:hAnsi="Consolas" w:cs="Consolas"/>
          <w:bdr w:val="single" w:sz="6" w:space="0" w:color="DDDDDD" w:frame="1"/>
          <w:shd w:val="clear" w:color="auto" w:fill="FAFAFA"/>
        </w:rPr>
        <w:t>finally</w:t>
      </w:r>
      <w:r w:rsidRPr="00413F31">
        <w:rPr>
          <w:rFonts w:ascii="Helvetica" w:hAnsi="Helvetica"/>
        </w:rPr>
        <w:t>语句被执行。然后，程序继续按照流程往下走。</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如果把除数</w:t>
      </w:r>
      <w:r w:rsidRPr="00413F31">
        <w:rPr>
          <w:rStyle w:val="HTML"/>
          <w:rFonts w:ascii="Consolas" w:hAnsi="Consolas" w:cs="Consolas"/>
          <w:bdr w:val="single" w:sz="6" w:space="0" w:color="DDDDDD" w:frame="1"/>
          <w:shd w:val="clear" w:color="auto" w:fill="FAFAFA"/>
        </w:rPr>
        <w:t>0</w:t>
      </w:r>
      <w:r w:rsidRPr="00413F31">
        <w:rPr>
          <w:rFonts w:ascii="Helvetica" w:hAnsi="Helvetica"/>
        </w:rPr>
        <w:t>改成</w:t>
      </w:r>
      <w:r w:rsidRPr="00413F31">
        <w:rPr>
          <w:rStyle w:val="HTML"/>
          <w:rFonts w:ascii="Consolas" w:hAnsi="Consolas" w:cs="Consolas"/>
          <w:bdr w:val="single" w:sz="6" w:space="0" w:color="DDDDDD" w:frame="1"/>
          <w:shd w:val="clear" w:color="auto" w:fill="FAFAFA"/>
        </w:rPr>
        <w:t>2</w:t>
      </w:r>
      <w:r w:rsidRPr="00413F31">
        <w:rPr>
          <w:rFonts w:ascii="Helvetica" w:hAnsi="Helvetica"/>
        </w:rPr>
        <w:t>，则执行结果如下：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result: </w:t>
      </w:r>
      <w:r w:rsidRPr="00413F31">
        <w:rPr>
          <w:rStyle w:val="number"/>
        </w:rPr>
        <w:t>5</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END</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由于没有错误发生，所以</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语句块不会被执行，但是</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如果有，则一定会被执行（可以没有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你还可以猜测，错误应该有很多种类，如果</w:t>
      </w:r>
      <w:r w:rsidRPr="00F5794D">
        <w:rPr>
          <w:rFonts w:ascii="Helvetica" w:hAnsi="Helvetica"/>
          <w:color w:val="70AD47" w:themeColor="accent6"/>
        </w:rPr>
        <w:t>发生了不同类型的错误，应该由不同的</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语句块处理。没错，可以有多个</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来捕获不同类型的错误：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'a'</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Style w:val="HTML"/>
          <w:rFonts w:ascii="Consolas" w:hAnsi="Consolas" w:cs="Consolas"/>
          <w:bdr w:val="single" w:sz="6" w:space="0" w:color="DDDDDD" w:frame="1"/>
          <w:shd w:val="clear" w:color="auto" w:fill="FAFAFA"/>
        </w:rPr>
        <w:t>int()</w:t>
      </w:r>
      <w:r w:rsidRPr="00413F31">
        <w:rPr>
          <w:rFonts w:ascii="Helvetica" w:hAnsi="Helvetica"/>
        </w:rPr>
        <w:t>函数可能会抛出</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，所以我们用一个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，用另一个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此外，如果没有错误发生，可以在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语句块后面加一个</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，当没有错误发生时，会自动执行</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语句：</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'2'</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lastRenderedPageBreak/>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'no 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F5794D">
        <w:rPr>
          <w:rFonts w:ascii="Helvetica" w:hAnsi="Helvetica"/>
          <w:color w:val="70AD47" w:themeColor="accent6"/>
        </w:rPr>
        <w:t>Python</w:t>
      </w:r>
      <w:r w:rsidRPr="00F5794D">
        <w:rPr>
          <w:rFonts w:ascii="Helvetica" w:hAnsi="Helvetica"/>
          <w:color w:val="70AD47" w:themeColor="accent6"/>
        </w:rPr>
        <w:t>的错误其实也是</w:t>
      </w:r>
      <w:r w:rsidRPr="00F5794D">
        <w:rPr>
          <w:rFonts w:ascii="Helvetica" w:hAnsi="Helvetica"/>
          <w:color w:val="70AD47" w:themeColor="accent6"/>
        </w:rPr>
        <w:t>class</w:t>
      </w:r>
      <w:r w:rsidRPr="00F5794D">
        <w:rPr>
          <w:rFonts w:ascii="Helvetica" w:hAnsi="Helvetica"/>
          <w:color w:val="70AD47" w:themeColor="accent6"/>
        </w:rPr>
        <w:t>，所有的错误类型都继承自</w:t>
      </w:r>
      <w:r w:rsidRPr="00F5794D">
        <w:rPr>
          <w:rStyle w:val="HTML"/>
          <w:rFonts w:ascii="Consolas" w:hAnsi="Consolas" w:cs="Consolas"/>
          <w:color w:val="70AD47" w:themeColor="accent6"/>
          <w:bdr w:val="single" w:sz="6" w:space="0" w:color="DDDDDD" w:frame="1"/>
          <w:shd w:val="clear" w:color="auto" w:fill="FAFAFA"/>
        </w:rPr>
        <w:t>BaseException</w:t>
      </w:r>
      <w:r w:rsidRPr="00F5794D">
        <w:rPr>
          <w:rFonts w:ascii="Helvetica" w:hAnsi="Helvetica"/>
          <w:color w:val="70AD47" w:themeColor="accent6"/>
        </w:rPr>
        <w:t>，所以在使用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时需要注意的是，它不但捕获该类型的错误，还把其子类也</w:t>
      </w:r>
      <w:r w:rsidRPr="00F5794D">
        <w:rPr>
          <w:rFonts w:ascii="Helvetica" w:hAnsi="Helvetica"/>
          <w:color w:val="70AD47" w:themeColor="accent6"/>
        </w:rPr>
        <w:t>“</w:t>
      </w:r>
      <w:r w:rsidRPr="00F5794D">
        <w:rPr>
          <w:rFonts w:ascii="Helvetica" w:hAnsi="Helvetica"/>
          <w:color w:val="70AD47" w:themeColor="accent6"/>
        </w:rPr>
        <w:t>一网打尽</w:t>
      </w:r>
      <w:r w:rsidRPr="00F5794D">
        <w:rPr>
          <w:rFonts w:ascii="Helvetica" w:hAnsi="Helvetica"/>
          <w:color w:val="70AD47" w:themeColor="accent6"/>
        </w:rPr>
        <w:t>”</w:t>
      </w:r>
      <w:r w:rsidRPr="00F5794D">
        <w:rPr>
          <w:rFonts w:ascii="Helvetica" w:hAnsi="Helvetica"/>
          <w:color w:val="70AD47" w:themeColor="accent6"/>
        </w:rPr>
        <w:t>。</w:t>
      </w:r>
      <w:r w:rsidRPr="00413F31">
        <w:rPr>
          <w:rFonts w:ascii="Helvetica" w:hAnsi="Helvetica"/>
        </w:rPr>
        <w:t>比如：</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UnicodeError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'UnicodeError'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第二个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永远也捕获不到</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，因为</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是</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的子类，如果有，也被第一个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给捕获了。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所有的错误都是从</w:t>
      </w:r>
      <w:r w:rsidRPr="00413F31">
        <w:rPr>
          <w:rStyle w:val="HTML"/>
          <w:rFonts w:ascii="Consolas" w:hAnsi="Consolas" w:cs="Consolas"/>
          <w:bdr w:val="single" w:sz="6" w:space="0" w:color="DDDDDD" w:frame="1"/>
          <w:shd w:val="clear" w:color="auto" w:fill="FAFAFA"/>
        </w:rPr>
        <w:t>BaseException</w:t>
      </w:r>
      <w:r w:rsidRPr="00413F31">
        <w:rPr>
          <w:rFonts w:ascii="Helvetica" w:hAnsi="Helvetica"/>
        </w:rPr>
        <w:t>类派生的，常见的错误类型和继承关系看这里：</w:t>
      </w:r>
    </w:p>
    <w:p w:rsidR="00413F31" w:rsidRPr="00413F31" w:rsidRDefault="00CC0581" w:rsidP="00413F31">
      <w:pPr>
        <w:pStyle w:val="a5"/>
        <w:shd w:val="clear" w:color="auto" w:fill="FFFFFF"/>
        <w:spacing w:before="225" w:beforeAutospacing="0" w:after="225" w:afterAutospacing="0" w:line="300" w:lineRule="atLeast"/>
        <w:rPr>
          <w:rFonts w:ascii="Helvetica" w:hAnsi="Helvetica"/>
        </w:rPr>
      </w:pPr>
      <w:hyperlink r:id="rId62" w:anchor="exception-hierarchy" w:tgtFrame="_blank" w:history="1">
        <w:r w:rsidR="00413F31" w:rsidRPr="00413F31">
          <w:rPr>
            <w:rStyle w:val="a6"/>
            <w:rFonts w:ascii="Helvetica" w:hAnsi="Helvetica"/>
            <w:color w:val="auto"/>
          </w:rPr>
          <w:t>https://docs.python.org/3/library/exceptions.html#exception-hierarchy</w:t>
        </w:r>
      </w:hyperlink>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t>使用</w:t>
      </w:r>
      <w:r w:rsidRPr="00EC25E5">
        <w:rPr>
          <w:rStyle w:val="HTML"/>
          <w:rFonts w:ascii="Consolas" w:hAnsi="Consolas" w:cs="Consolas"/>
          <w:color w:val="70AD47" w:themeColor="accent6"/>
          <w:bdr w:val="single" w:sz="6" w:space="0" w:color="DDDDDD" w:frame="1"/>
          <w:shd w:val="clear" w:color="auto" w:fill="FAFAFA"/>
        </w:rPr>
        <w:t>try...except</w:t>
      </w:r>
      <w:r w:rsidRPr="00EC25E5">
        <w:rPr>
          <w:rFonts w:ascii="Helvetica" w:hAnsi="Helvetica"/>
          <w:color w:val="70AD47" w:themeColor="accent6"/>
        </w:rPr>
        <w:t>捕获错误还有一个巨大的好处，就是可以跨越多层调用</w:t>
      </w:r>
      <w:r w:rsidRPr="00413F31">
        <w:rPr>
          <w:rFonts w:ascii="Helvetica" w:hAnsi="Helvetica"/>
        </w:rPr>
        <w:t>，比如函数</w:t>
      </w:r>
      <w:r w:rsidRPr="00413F31">
        <w:rPr>
          <w:rStyle w:val="HTML"/>
          <w:rFonts w:ascii="Consolas" w:hAnsi="Consolas" w:cs="Consolas"/>
          <w:bdr w:val="single" w:sz="6" w:space="0" w:color="DDDDDD" w:frame="1"/>
          <w:shd w:val="clear" w:color="auto" w:fill="FAFAFA"/>
        </w:rPr>
        <w:t>main()</w:t>
      </w:r>
      <w:r w:rsidRPr="00413F31">
        <w:rPr>
          <w:rFonts w:ascii="Helvetica" w:hAnsi="Helvetica"/>
        </w:rPr>
        <w:t>调用</w:t>
      </w:r>
      <w:r w:rsidRPr="00413F31">
        <w:rPr>
          <w:rStyle w:val="HTML"/>
          <w:rFonts w:ascii="Consolas" w:hAnsi="Consolas" w:cs="Consolas"/>
          <w:bdr w:val="single" w:sz="6" w:space="0" w:color="DDDDDD" w:frame="1"/>
          <w:shd w:val="clear" w:color="auto" w:fill="FAFAFA"/>
        </w:rPr>
        <w:t>foo()</w:t>
      </w:r>
      <w:r w:rsidRPr="00413F31">
        <w:rPr>
          <w:rFonts w:ascii="Helvetica" w:hAnsi="Helvetica"/>
        </w:rPr>
        <w:t>，</w:t>
      </w:r>
      <w:r w:rsidRPr="00413F31">
        <w:rPr>
          <w:rStyle w:val="HTML"/>
          <w:rFonts w:ascii="Consolas" w:hAnsi="Consolas" w:cs="Consolas"/>
          <w:bdr w:val="single" w:sz="6" w:space="0" w:color="DDDDDD" w:frame="1"/>
          <w:shd w:val="clear" w:color="auto" w:fill="FAFAFA"/>
        </w:rPr>
        <w:t>foo()</w:t>
      </w:r>
      <w:r w:rsidRPr="00413F31">
        <w:rPr>
          <w:rFonts w:ascii="Helvetica" w:hAnsi="Helvetica"/>
        </w:rPr>
        <w:t>调用</w:t>
      </w:r>
      <w:r w:rsidRPr="00413F31">
        <w:rPr>
          <w:rStyle w:val="HTML"/>
          <w:rFonts w:ascii="Consolas" w:hAnsi="Consolas" w:cs="Consolas"/>
          <w:bdr w:val="single" w:sz="6" w:space="0" w:color="DDDDDD" w:frame="1"/>
          <w:shd w:val="clear" w:color="auto" w:fill="FAFAFA"/>
        </w:rPr>
        <w:t>bar()</w:t>
      </w:r>
      <w:r w:rsidRPr="00413F31">
        <w:rPr>
          <w:rFonts w:ascii="Helvetica" w:hAnsi="Helvetica"/>
        </w:rPr>
        <w:t>，结果</w:t>
      </w:r>
      <w:r w:rsidRPr="00413F31">
        <w:rPr>
          <w:rStyle w:val="HTML"/>
          <w:rFonts w:ascii="Consolas" w:hAnsi="Consolas" w:cs="Consolas"/>
          <w:bdr w:val="single" w:sz="6" w:space="0" w:color="DDDDDD" w:frame="1"/>
          <w:shd w:val="clear" w:color="auto" w:fill="FAFAFA"/>
        </w:rPr>
        <w:t>bar()</w:t>
      </w:r>
      <w:r w:rsidRPr="00413F31">
        <w:rPr>
          <w:rFonts w:ascii="Helvetica" w:hAnsi="Helvetica"/>
        </w:rPr>
        <w:t>出错了，这时，只要</w:t>
      </w:r>
      <w:r w:rsidRPr="00413F31">
        <w:rPr>
          <w:rStyle w:val="HTML"/>
          <w:rFonts w:ascii="Consolas" w:hAnsi="Consolas" w:cs="Consolas"/>
          <w:bdr w:val="single" w:sz="6" w:space="0" w:color="DDDDDD" w:frame="1"/>
          <w:shd w:val="clear" w:color="auto" w:fill="FAFAFA"/>
        </w:rPr>
        <w:t>main()</w:t>
      </w:r>
      <w:r w:rsidRPr="00413F31">
        <w:rPr>
          <w:rFonts w:ascii="Helvetica" w:hAnsi="Helvetica"/>
        </w:rPr>
        <w:t>捕获到了，就可以处理：</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也就是说，</w:t>
      </w:r>
      <w:r w:rsidRPr="00EC25E5">
        <w:rPr>
          <w:rFonts w:ascii="Helvetica" w:hAnsi="Helvetica"/>
          <w:color w:val="70AD47" w:themeColor="accent6"/>
        </w:rPr>
        <w:t>不需要在每个可能出错的地方去捕获错误，只要在合适的层次去捕获错误就可以了。这样一来，就大大减少了写</w:t>
      </w:r>
      <w:r w:rsidRPr="00EC25E5">
        <w:rPr>
          <w:rStyle w:val="HTML"/>
          <w:rFonts w:ascii="Consolas" w:hAnsi="Consolas" w:cs="Consolas"/>
          <w:color w:val="70AD47" w:themeColor="accent6"/>
          <w:bdr w:val="single" w:sz="6" w:space="0" w:color="DDDDDD" w:frame="1"/>
          <w:shd w:val="clear" w:color="auto" w:fill="FAFAFA"/>
        </w:rPr>
        <w:t>try...except...finally</w:t>
      </w:r>
      <w:r w:rsidRPr="00EC25E5">
        <w:rPr>
          <w:rFonts w:ascii="Helvetica" w:hAnsi="Helvetica"/>
          <w:color w:val="70AD47" w:themeColor="accent6"/>
        </w:rPr>
        <w:t>的麻烦。</w:t>
      </w:r>
    </w:p>
    <w:p w:rsidR="00413F31" w:rsidRPr="00413F31" w:rsidRDefault="00413F31" w:rsidP="00E83F69">
      <w:pPr>
        <w:pStyle w:val="3"/>
        <w:shd w:val="clear" w:color="auto" w:fill="FFFFFF"/>
        <w:spacing w:before="375" w:after="225" w:line="360" w:lineRule="atLeast"/>
        <w:rPr>
          <w:rFonts w:ascii="Helvetica" w:hAnsi="Helvetica"/>
          <w:b w:val="0"/>
          <w:bCs w:val="0"/>
          <w:sz w:val="24"/>
          <w:szCs w:val="24"/>
        </w:rPr>
      </w:pPr>
      <w:bookmarkStart w:id="150" w:name="_Toc454522383"/>
      <w:r w:rsidRPr="00413F31">
        <w:rPr>
          <w:rFonts w:ascii="Helvetica" w:hAnsi="Helvetica"/>
          <w:b w:val="0"/>
          <w:bCs w:val="0"/>
          <w:sz w:val="24"/>
          <w:szCs w:val="24"/>
        </w:rPr>
        <w:t>调用堆栈</w:t>
      </w:r>
      <w:bookmarkEnd w:id="150"/>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t>如果错误没有被捕获，它就会一直往上抛，最后被</w:t>
      </w:r>
      <w:r w:rsidRPr="00EC25E5">
        <w:rPr>
          <w:rFonts w:ascii="Helvetica" w:hAnsi="Helvetica"/>
          <w:color w:val="70AD47" w:themeColor="accent6"/>
        </w:rPr>
        <w:t>Python</w:t>
      </w:r>
      <w:r w:rsidRPr="00EC25E5">
        <w:rPr>
          <w:rFonts w:ascii="Helvetica" w:hAnsi="Helvetica"/>
          <w:color w:val="70AD47" w:themeColor="accent6"/>
        </w:rPr>
        <w:t>解释器捕获，打印一个错误信息，然后程序退出</w:t>
      </w:r>
      <w:r w:rsidRPr="00413F31">
        <w:rPr>
          <w:rFonts w:ascii="Helvetica" w:hAnsi="Helvetica"/>
        </w:rPr>
        <w:t>。来看看</w:t>
      </w:r>
      <w:r w:rsidRPr="00413F31">
        <w:rPr>
          <w:rStyle w:val="HTML"/>
          <w:rFonts w:ascii="Consolas" w:hAnsi="Consolas" w:cs="Consolas"/>
          <w:bdr w:val="single" w:sz="6" w:space="0" w:color="DDDDDD" w:frame="1"/>
          <w:shd w:val="clear" w:color="auto" w:fill="FAFAFA"/>
        </w:rPr>
        <w:t>err.py</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main()</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foo(s) * </w:t>
      </w:r>
      <w:r w:rsidRPr="00413F31">
        <w:rPr>
          <w:rStyle w:val="number"/>
        </w:rPr>
        <w:t>2</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3</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出错并不可怕，可怕的是不知道哪里出错了。解读错误信息是定位错误的关键。我们从上往下可以看到整个错误的调用函数链：</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错误信息第</w:t>
      </w:r>
      <w:r w:rsidRPr="00413F31">
        <w:rPr>
          <w:rFonts w:ascii="Helvetica" w:hAnsi="Helvetica"/>
        </w:rPr>
        <w:t>1</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告诉我们这是错误的跟踪信息。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第</w:t>
      </w:r>
      <w:r w:rsidRPr="00413F31">
        <w:rPr>
          <w:rFonts w:ascii="Helvetica" w:hAnsi="Helvetica"/>
        </w:rPr>
        <w:t>2~3</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File "err.py", line 11, in </w:t>
      </w:r>
      <w:r w:rsidRPr="00413F31">
        <w:rPr>
          <w:rStyle w:val="tag"/>
        </w:rPr>
        <w:t>&lt;</w:t>
      </w:r>
      <w:r w:rsidRPr="00413F31">
        <w:rPr>
          <w:rStyle w:val="7"/>
        </w:rPr>
        <w:t>module</w:t>
      </w:r>
      <w:r w:rsidRPr="00413F31">
        <w:rPr>
          <w:rStyle w:val="tag"/>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调用</w:t>
      </w:r>
      <w:r w:rsidRPr="00413F31">
        <w:rPr>
          <w:rStyle w:val="HTML"/>
          <w:rFonts w:ascii="Consolas" w:hAnsi="Consolas" w:cs="Consolas"/>
          <w:bdr w:val="single" w:sz="6" w:space="0" w:color="DDDDDD" w:frame="1"/>
          <w:shd w:val="clear" w:color="auto" w:fill="FAFAFA"/>
        </w:rPr>
        <w:t>main()</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11</w:t>
      </w:r>
      <w:r w:rsidRPr="00413F31">
        <w:rPr>
          <w:rFonts w:ascii="Helvetica" w:hAnsi="Helvetica"/>
        </w:rPr>
        <w:t>行代码，但原因是第</w:t>
      </w:r>
      <w:r w:rsidRPr="00413F31">
        <w:rPr>
          <w:rFonts w:ascii="Helvetica" w:hAnsi="Helvetica"/>
        </w:rPr>
        <w:t>9</w:t>
      </w:r>
      <w:r w:rsidRPr="00413F31">
        <w:rPr>
          <w:rFonts w:ascii="Helvetica" w:hAnsi="Helvetica"/>
        </w:rPr>
        <w:t>行：</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9</w:t>
      </w:r>
      <w:r w:rsidRPr="00413F31">
        <w:rPr>
          <w:rStyle w:val="HTML"/>
        </w:rPr>
        <w:t xml:space="preserve">, </w:t>
      </w:r>
      <w:r w:rsidRPr="00413F31">
        <w:rPr>
          <w:rStyle w:val="keyword"/>
          <w:b/>
          <w:bCs/>
        </w:rPr>
        <w:t>in</w:t>
      </w:r>
      <w:r w:rsidRPr="00413F31">
        <w:rPr>
          <w:rStyle w:val="HTML"/>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调用</w:t>
      </w:r>
      <w:r w:rsidRPr="00413F31">
        <w:rPr>
          <w:rStyle w:val="HTML"/>
          <w:rFonts w:ascii="Consolas" w:hAnsi="Consolas" w:cs="Consolas"/>
          <w:bdr w:val="single" w:sz="6" w:space="0" w:color="DDDDDD" w:frame="1"/>
          <w:shd w:val="clear" w:color="auto" w:fill="FAFAFA"/>
        </w:rPr>
        <w:t>bar('0')</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9</w:t>
      </w:r>
      <w:r w:rsidRPr="00413F31">
        <w:rPr>
          <w:rFonts w:ascii="Helvetica" w:hAnsi="Helvetica"/>
        </w:rPr>
        <w:t>行代码，但原因是第</w:t>
      </w:r>
      <w:r w:rsidRPr="00413F31">
        <w:rPr>
          <w:rFonts w:ascii="Helvetica" w:hAnsi="Helvetica"/>
        </w:rPr>
        <w:t>6</w:t>
      </w:r>
      <w:r w:rsidRPr="00413F31">
        <w:rPr>
          <w:rFonts w:ascii="Helvetica" w:hAnsi="Helvetica"/>
        </w:rPr>
        <w:t>行：</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6</w:t>
      </w:r>
      <w:r w:rsidRPr="00413F31">
        <w:rPr>
          <w:rStyle w:val="HTML"/>
        </w:rPr>
        <w:t xml:space="preserve">, </w:t>
      </w:r>
      <w:r w:rsidRPr="00413F31">
        <w:rPr>
          <w:rStyle w:val="keyword"/>
          <w:b/>
          <w:bCs/>
        </w:rPr>
        <w:t>in</w:t>
      </w:r>
      <w:r w:rsidRPr="00413F31">
        <w:rPr>
          <w:rStyle w:val="HTML"/>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foo(s) * 2</w:t>
      </w:r>
      <w:r w:rsidRPr="00413F31">
        <w:rPr>
          <w:rFonts w:ascii="Helvetica" w:hAnsi="Helvetica"/>
        </w:rPr>
        <w:t>这个语句出错了，但这还不是最终原因，继续往下看：</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3</w:t>
      </w:r>
      <w:r w:rsidRPr="00413F31">
        <w:rPr>
          <w:rStyle w:val="HTML"/>
        </w:rPr>
        <w:t xml:space="preserve">, </w:t>
      </w:r>
      <w:r w:rsidRPr="00413F31">
        <w:rPr>
          <w:rStyle w:val="keyword"/>
          <w:b/>
          <w:bCs/>
        </w:rPr>
        <w:t>in</w:t>
      </w: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10 / int(s)</w:t>
      </w:r>
      <w:r w:rsidRPr="00413F31">
        <w:rPr>
          <w:rFonts w:ascii="Helvetica" w:hAnsi="Helvetica"/>
        </w:rPr>
        <w:t>这个语句出错了，这是错误产生的源头，因为下面打印了：</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constant"/>
        </w:rPr>
        <w:t>ZeroDivisionError</w:t>
      </w:r>
      <w:r w:rsidRPr="00413F31">
        <w:rPr>
          <w:rStyle w:val="symbol"/>
        </w:rPr>
        <w:t>:</w:t>
      </w:r>
      <w:r w:rsidRPr="00413F31">
        <w:rPr>
          <w:rStyle w:val="HTML"/>
        </w:rPr>
        <w:t xml:space="preserve"> integer division </w:t>
      </w:r>
      <w:r w:rsidRPr="00413F31">
        <w:rPr>
          <w:rStyle w:val="keyword"/>
          <w:b/>
          <w:bCs/>
        </w:rPr>
        <w:t>or</w:t>
      </w:r>
      <w:r w:rsidRPr="00413F31">
        <w:rPr>
          <w:rStyle w:val="HTML"/>
        </w:rPr>
        <w:t xml:space="preserve"> modulo by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根据错误类型</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，我们判断，</w:t>
      </w:r>
      <w:r w:rsidRPr="00413F31">
        <w:rPr>
          <w:rStyle w:val="HTML"/>
          <w:rFonts w:ascii="Consolas" w:hAnsi="Consolas" w:cs="Consolas"/>
          <w:bdr w:val="single" w:sz="6" w:space="0" w:color="DDDDDD" w:frame="1"/>
          <w:shd w:val="clear" w:color="auto" w:fill="FAFAFA"/>
        </w:rPr>
        <w:t>int(s)</w:t>
      </w:r>
      <w:r w:rsidRPr="00413F31">
        <w:rPr>
          <w:rFonts w:ascii="Helvetica" w:hAnsi="Helvetica"/>
        </w:rPr>
        <w:t>本身并没有出错，但是</w:t>
      </w:r>
      <w:r w:rsidRPr="00413F31">
        <w:rPr>
          <w:rStyle w:val="HTML"/>
          <w:rFonts w:ascii="Consolas" w:hAnsi="Consolas" w:cs="Consolas"/>
          <w:bdr w:val="single" w:sz="6" w:space="0" w:color="DDDDDD" w:frame="1"/>
          <w:shd w:val="clear" w:color="auto" w:fill="FAFAFA"/>
        </w:rPr>
        <w:t>int(s)</w:t>
      </w:r>
      <w:r w:rsidRPr="00413F31">
        <w:rPr>
          <w:rFonts w:ascii="Helvetica" w:hAnsi="Helvetica"/>
        </w:rPr>
        <w:t>返回</w:t>
      </w:r>
      <w:r w:rsidRPr="00413F31">
        <w:rPr>
          <w:rStyle w:val="HTML"/>
          <w:rFonts w:ascii="Consolas" w:hAnsi="Consolas" w:cs="Consolas"/>
          <w:bdr w:val="single" w:sz="6" w:space="0" w:color="DDDDDD" w:frame="1"/>
          <w:shd w:val="clear" w:color="auto" w:fill="FAFAFA"/>
        </w:rPr>
        <w:t>0</w:t>
      </w:r>
      <w:r w:rsidRPr="00413F31">
        <w:rPr>
          <w:rFonts w:ascii="Helvetica" w:hAnsi="Helvetica"/>
        </w:rPr>
        <w:t>，在计算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时出错，至此，找到错误源头。</w:t>
      </w:r>
    </w:p>
    <w:p w:rsidR="00413F31" w:rsidRPr="00413F31" w:rsidRDefault="00413F31" w:rsidP="00E83F69">
      <w:pPr>
        <w:pStyle w:val="3"/>
        <w:shd w:val="clear" w:color="auto" w:fill="FFFFFF"/>
        <w:spacing w:before="375" w:after="225" w:line="360" w:lineRule="atLeast"/>
        <w:rPr>
          <w:rFonts w:ascii="Helvetica" w:hAnsi="Helvetica"/>
          <w:b w:val="0"/>
          <w:bCs w:val="0"/>
          <w:sz w:val="24"/>
          <w:szCs w:val="24"/>
        </w:rPr>
      </w:pPr>
      <w:bookmarkStart w:id="151" w:name="_Toc454522384"/>
      <w:r w:rsidRPr="00413F31">
        <w:rPr>
          <w:rFonts w:ascii="Helvetica" w:hAnsi="Helvetica"/>
          <w:b w:val="0"/>
          <w:bCs w:val="0"/>
          <w:sz w:val="24"/>
          <w:szCs w:val="24"/>
        </w:rPr>
        <w:t>记录错误</w:t>
      </w:r>
      <w:bookmarkEnd w:id="151"/>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EC25E5">
        <w:rPr>
          <w:rFonts w:ascii="Helvetica" w:hAnsi="Helvetica"/>
          <w:color w:val="70AD47" w:themeColor="accent6"/>
        </w:rPr>
        <w:t>如果不捕获错误，自然可以让</w:t>
      </w:r>
      <w:r w:rsidRPr="00EC25E5">
        <w:rPr>
          <w:rFonts w:ascii="Helvetica" w:hAnsi="Helvetica"/>
          <w:color w:val="70AD47" w:themeColor="accent6"/>
        </w:rPr>
        <w:t>Python</w:t>
      </w:r>
      <w:r w:rsidRPr="00EC25E5">
        <w:rPr>
          <w:rFonts w:ascii="Helvetica" w:hAnsi="Helvetica"/>
          <w:color w:val="70AD47" w:themeColor="accent6"/>
        </w:rPr>
        <w:t>解释器来打印出错误堆栈，但程序也被结束了。既然我们能捕获错误，就可以把错误堆栈打印出来，然后分析错误原因，同时，让程序继续执行下去。</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EC25E5">
        <w:rPr>
          <w:rStyle w:val="HTML"/>
          <w:rFonts w:ascii="Consolas" w:hAnsi="Consolas" w:cs="Consolas"/>
          <w:color w:val="70AD47" w:themeColor="accent6"/>
          <w:bdr w:val="single" w:sz="6" w:space="0" w:color="DDDDDD" w:frame="1"/>
          <w:shd w:val="clear" w:color="auto" w:fill="FAFAFA"/>
        </w:rPr>
        <w:t>logging</w:t>
      </w:r>
      <w:r w:rsidRPr="00EC25E5">
        <w:rPr>
          <w:rFonts w:ascii="Helvetica" w:hAnsi="Helvetica"/>
          <w:color w:val="70AD47" w:themeColor="accent6"/>
        </w:rPr>
        <w:t>模块</w:t>
      </w:r>
      <w:r w:rsidRPr="00413F31">
        <w:rPr>
          <w:rFonts w:ascii="Helvetica" w:hAnsi="Helvetica"/>
        </w:rPr>
        <w:t>可以非常容易地记录错误信息：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import</w:t>
      </w:r>
      <w:r w:rsidRPr="00413F31">
        <w:rPr>
          <w:rStyle w:val="HTML"/>
        </w:rPr>
        <w:t xml:space="preserve"> logging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lastRenderedPageBreak/>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logging.exception(e)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同样是出错，但程序打印完错误信息后会继续执行，并正常退出：</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ERROR:root:division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13</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foo(s) * </w:t>
      </w:r>
      <w:r w:rsidRPr="00413F31">
        <w:rPr>
          <w:rStyle w:val="number"/>
        </w:rPr>
        <w:t>2</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keyword"/>
          <w:b/>
          <w:bCs/>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通过配置，</w:t>
      </w:r>
      <w:r w:rsidRPr="00413F31">
        <w:rPr>
          <w:rStyle w:val="HTML"/>
          <w:rFonts w:ascii="Consolas" w:hAnsi="Consolas" w:cs="Consolas"/>
          <w:bdr w:val="single" w:sz="6" w:space="0" w:color="DDDDDD" w:frame="1"/>
          <w:shd w:val="clear" w:color="auto" w:fill="FAFAFA"/>
        </w:rPr>
        <w:t>logging</w:t>
      </w:r>
      <w:r w:rsidRPr="00413F31">
        <w:rPr>
          <w:rFonts w:ascii="Helvetica" w:hAnsi="Helvetica"/>
        </w:rPr>
        <w:t>还可以把错误记录到日志文件里，方便事后排查。</w:t>
      </w:r>
    </w:p>
    <w:p w:rsidR="00413F31" w:rsidRPr="00413F31" w:rsidRDefault="00413F31" w:rsidP="00E83F69">
      <w:pPr>
        <w:pStyle w:val="3"/>
        <w:shd w:val="clear" w:color="auto" w:fill="FFFFFF"/>
        <w:spacing w:before="375" w:after="225" w:line="360" w:lineRule="atLeast"/>
        <w:rPr>
          <w:rFonts w:ascii="Helvetica" w:hAnsi="Helvetica"/>
          <w:b w:val="0"/>
          <w:bCs w:val="0"/>
          <w:sz w:val="24"/>
          <w:szCs w:val="24"/>
        </w:rPr>
      </w:pPr>
      <w:bookmarkStart w:id="152" w:name="_Toc454522385"/>
      <w:r w:rsidRPr="00413F31">
        <w:rPr>
          <w:rFonts w:ascii="Helvetica" w:hAnsi="Helvetica"/>
          <w:b w:val="0"/>
          <w:bCs w:val="0"/>
          <w:sz w:val="24"/>
          <w:szCs w:val="24"/>
        </w:rPr>
        <w:t>抛出错误</w:t>
      </w:r>
      <w:bookmarkEnd w:id="152"/>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6738B4">
        <w:rPr>
          <w:rFonts w:ascii="Helvetica" w:hAnsi="Helvetica"/>
          <w:color w:val="70AD47" w:themeColor="accent6"/>
        </w:rPr>
        <w:t>因为错误是</w:t>
      </w:r>
      <w:r w:rsidRPr="006738B4">
        <w:rPr>
          <w:rFonts w:ascii="Helvetica" w:hAnsi="Helvetica"/>
          <w:color w:val="70AD47" w:themeColor="accent6"/>
        </w:rPr>
        <w:t>class</w:t>
      </w:r>
      <w:r w:rsidRPr="006738B4">
        <w:rPr>
          <w:rFonts w:ascii="Helvetica" w:hAnsi="Helvetica"/>
          <w:color w:val="70AD47" w:themeColor="accent6"/>
        </w:rPr>
        <w:t>，捕获一个错误就是捕获到该</w:t>
      </w:r>
      <w:r w:rsidRPr="006738B4">
        <w:rPr>
          <w:rFonts w:ascii="Helvetica" w:hAnsi="Helvetica"/>
          <w:color w:val="70AD47" w:themeColor="accent6"/>
        </w:rPr>
        <w:t>class</w:t>
      </w:r>
      <w:r w:rsidRPr="006738B4">
        <w:rPr>
          <w:rFonts w:ascii="Helvetica" w:hAnsi="Helvetica"/>
          <w:color w:val="70AD47" w:themeColor="accent6"/>
        </w:rPr>
        <w:t>的一个实例。因此，错误并不是凭空产生的，而是有意创建并抛出的</w:t>
      </w:r>
      <w:r w:rsidRPr="00413F31">
        <w:rPr>
          <w:rFonts w:ascii="Helvetica" w:hAnsi="Helvetica"/>
        </w:rPr>
        <w:t>。</w:t>
      </w:r>
      <w:r w:rsidRPr="00413F31">
        <w:rPr>
          <w:rFonts w:ascii="Helvetica" w:hAnsi="Helvetica"/>
        </w:rPr>
        <w:t>Python</w:t>
      </w:r>
      <w:r w:rsidRPr="00413F31">
        <w:rPr>
          <w:rFonts w:ascii="Helvetica" w:hAnsi="Helvetica"/>
        </w:rPr>
        <w:t>的内置函数会抛出很多类型的错误，我们自己编写的函数也可以抛出错误。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如果要抛出错误，首先根据需要，可以定义一个错误的</w:t>
      </w:r>
      <w:r w:rsidRPr="00413F31">
        <w:rPr>
          <w:rFonts w:ascii="Helvetica" w:hAnsi="Helvetica"/>
        </w:rPr>
        <w:t>class</w:t>
      </w:r>
      <w:r w:rsidRPr="00413F31">
        <w:rPr>
          <w:rFonts w:ascii="Helvetica" w:hAnsi="Helvetica"/>
        </w:rPr>
        <w:t>，选择好继承关系，然后，</w:t>
      </w:r>
      <w:r w:rsidRPr="00C75939">
        <w:rPr>
          <w:rFonts w:ascii="Helvetica" w:hAnsi="Helvetica"/>
          <w:color w:val="70AD47" w:themeColor="accent6"/>
        </w:rPr>
        <w:t>用</w:t>
      </w:r>
      <w:r w:rsidRPr="00C75939">
        <w:rPr>
          <w:rStyle w:val="HTML"/>
          <w:rFonts w:ascii="Consolas" w:hAnsi="Consolas" w:cs="Consolas"/>
          <w:color w:val="70AD47" w:themeColor="accent6"/>
          <w:bdr w:val="single" w:sz="6" w:space="0" w:color="DDDDDD" w:frame="1"/>
          <w:shd w:val="clear" w:color="auto" w:fill="FAFAFA"/>
        </w:rPr>
        <w:t>raise</w:t>
      </w:r>
      <w:r w:rsidRPr="00C75939">
        <w:rPr>
          <w:rFonts w:ascii="Helvetica" w:hAnsi="Helvetica"/>
          <w:color w:val="70AD47" w:themeColor="accent6"/>
        </w:rPr>
        <w:t>语句抛出一个错误的实例</w:t>
      </w:r>
      <w:r w:rsidRPr="00413F31">
        <w:rPr>
          <w:rFonts w:ascii="Helvetica" w:hAnsi="Helvetica"/>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comment"/>
          <w:i/>
          <w:iCs/>
        </w:rPr>
        <w:t># err_raise.py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class</w:t>
      </w:r>
      <w:r w:rsidRPr="00413F31">
        <w:rPr>
          <w:rStyle w:val="class"/>
          <w:b/>
          <w:bCs/>
        </w:rPr>
        <w:t xml:space="preserve"> </w:t>
      </w:r>
      <w:r w:rsidRPr="00413F31">
        <w:rPr>
          <w:rStyle w:val="7"/>
          <w:b/>
          <w:bCs/>
        </w:rPr>
        <w:t>FooError</w:t>
      </w:r>
      <w:r w:rsidRPr="00413F31">
        <w:rPr>
          <w:rStyle w:val="params"/>
          <w:b/>
          <w:bCs/>
        </w:rPr>
        <w:t>(ValueError)</w:t>
      </w:r>
      <w:r w:rsidRPr="00413F31">
        <w:rPr>
          <w:rStyle w:val="class"/>
          <w:b/>
          <w:bCs/>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pass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FooError(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foo(</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执行，可以最后跟踪到我们自己定义的错误：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python3 err_raise.py </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"err_throw.py"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foo(</w:t>
      </w:r>
      <w:r w:rsidRPr="00413F31">
        <w:rPr>
          <w:rStyle w:val="string"/>
        </w:rPr>
        <w:t>'0'</w:t>
      </w:r>
      <w:r w:rsidRPr="00413F31">
        <w:rPr>
          <w:rStyle w:val="operator"/>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  File </w:t>
      </w:r>
      <w:r w:rsidRPr="00413F31">
        <w:rPr>
          <w:rStyle w:val="string"/>
        </w:rPr>
        <w:t>"err_throw.py"</w:t>
      </w:r>
      <w:r w:rsidRPr="00413F31">
        <w:rPr>
          <w:rStyle w:val="operator"/>
        </w:rPr>
        <w:t xml:space="preserve">, line </w:t>
      </w:r>
      <w:r w:rsidRPr="00413F31">
        <w:rPr>
          <w:rStyle w:val="number"/>
        </w:rPr>
        <w:t>8</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raise FooError(</w:t>
      </w:r>
      <w:r w:rsidRPr="00413F31">
        <w:rPr>
          <w:rStyle w:val="string"/>
        </w:rPr>
        <w:t>'invalid value: %s'</w:t>
      </w:r>
      <w:r w:rsidRPr="00413F31">
        <w:rPr>
          <w:rStyle w:val="operator"/>
        </w:rPr>
        <w:t xml:space="preserve"> % s)</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13F31">
        <w:rPr>
          <w:rStyle w:val="operator"/>
        </w:rPr>
        <w:t xml:space="preserve">__main__.FooError: invalid </w:t>
      </w:r>
      <w:r w:rsidRPr="00413F31">
        <w:rPr>
          <w:rStyle w:val="keyword"/>
          <w:b/>
          <w:bCs/>
        </w:rPr>
        <w:t>value</w:t>
      </w:r>
      <w:r w:rsidRPr="00413F31">
        <w:rPr>
          <w:rStyle w:val="operator"/>
        </w:rPr>
        <w:t xml:space="preserve">: </w:t>
      </w:r>
      <w:r w:rsidRPr="00413F31">
        <w:rPr>
          <w:rStyle w:val="number"/>
        </w:rPr>
        <w:t>0</w:t>
      </w:r>
    </w:p>
    <w:p w:rsidR="00413F31" w:rsidRPr="007E15E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7E15ED">
        <w:rPr>
          <w:rFonts w:ascii="Helvetica" w:hAnsi="Helvetica"/>
          <w:color w:val="70AD47" w:themeColor="accent6"/>
        </w:rPr>
        <w:lastRenderedPageBreak/>
        <w:t>只有在必要的时候才定义我们自己的错误类型。如果可以选择</w:t>
      </w:r>
      <w:r w:rsidRPr="007E15ED">
        <w:rPr>
          <w:rFonts w:ascii="Helvetica" w:hAnsi="Helvetica"/>
          <w:color w:val="70AD47" w:themeColor="accent6"/>
        </w:rPr>
        <w:t>Python</w:t>
      </w:r>
      <w:r w:rsidRPr="007E15ED">
        <w:rPr>
          <w:rFonts w:ascii="Helvetica" w:hAnsi="Helvetica"/>
          <w:color w:val="70AD47" w:themeColor="accent6"/>
        </w:rPr>
        <w:t>已有的内置的错误类型（比如</w:t>
      </w:r>
      <w:r w:rsidRPr="007E15ED">
        <w:rPr>
          <w:rStyle w:val="HTML"/>
          <w:rFonts w:ascii="Consolas" w:hAnsi="Consolas" w:cs="Consolas"/>
          <w:color w:val="70AD47" w:themeColor="accent6"/>
          <w:bdr w:val="single" w:sz="6" w:space="0" w:color="DDDDDD" w:frame="1"/>
          <w:shd w:val="clear" w:color="auto" w:fill="FAFAFA"/>
        </w:rPr>
        <w:t>ValueError</w:t>
      </w:r>
      <w:r w:rsidRPr="007E15ED">
        <w:rPr>
          <w:rFonts w:ascii="Helvetica" w:hAnsi="Helvetica"/>
          <w:color w:val="70AD47" w:themeColor="accent6"/>
        </w:rPr>
        <w:t>，</w:t>
      </w:r>
      <w:r w:rsidRPr="007E15ED">
        <w:rPr>
          <w:rStyle w:val="HTML"/>
          <w:rFonts w:ascii="Consolas" w:hAnsi="Consolas" w:cs="Consolas"/>
          <w:color w:val="70AD47" w:themeColor="accent6"/>
          <w:bdr w:val="single" w:sz="6" w:space="0" w:color="DDDDDD" w:frame="1"/>
          <w:shd w:val="clear" w:color="auto" w:fill="FAFAFA"/>
        </w:rPr>
        <w:t>TypeError</w:t>
      </w:r>
      <w:r w:rsidRPr="007E15ED">
        <w:rPr>
          <w:rFonts w:ascii="Helvetica" w:hAnsi="Helvetica"/>
          <w:color w:val="70AD47" w:themeColor="accent6"/>
        </w:rPr>
        <w:t>），尽量使用</w:t>
      </w:r>
      <w:r w:rsidRPr="007E15ED">
        <w:rPr>
          <w:rFonts w:ascii="Helvetica" w:hAnsi="Helvetica"/>
          <w:color w:val="70AD47" w:themeColor="accent6"/>
        </w:rPr>
        <w:t>Python</w:t>
      </w:r>
      <w:r w:rsidRPr="007E15ED">
        <w:rPr>
          <w:rFonts w:ascii="Helvetica" w:hAnsi="Helvetica"/>
          <w:color w:val="70AD47" w:themeColor="accent6"/>
        </w:rPr>
        <w:t>内置的错误类型。</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最后，我们来看另一种错误处理的方式：</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err_reraise.py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bar()</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在</w:t>
      </w:r>
      <w:r w:rsidRPr="00413F31">
        <w:rPr>
          <w:rStyle w:val="HTML"/>
          <w:rFonts w:ascii="Consolas" w:hAnsi="Consolas" w:cs="Consolas"/>
          <w:bdr w:val="single" w:sz="6" w:space="0" w:color="DDDDDD" w:frame="1"/>
          <w:shd w:val="clear" w:color="auto" w:fill="FAFAFA"/>
        </w:rPr>
        <w:t>bar()</w:t>
      </w:r>
      <w:r w:rsidRPr="00413F31">
        <w:rPr>
          <w:rFonts w:ascii="Helvetica" w:hAnsi="Helvetica"/>
        </w:rPr>
        <w:t>函数中，我们明明已经捕获了错误，但是，打印一个</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后，又把错误通过</w:t>
      </w:r>
      <w:r w:rsidRPr="00413F31">
        <w:rPr>
          <w:rStyle w:val="HTML"/>
          <w:rFonts w:ascii="Consolas" w:hAnsi="Consolas" w:cs="Consolas"/>
          <w:bdr w:val="single" w:sz="6" w:space="0" w:color="DDDDDD" w:frame="1"/>
          <w:shd w:val="clear" w:color="auto" w:fill="FAFAFA"/>
        </w:rPr>
        <w:t>raise</w:t>
      </w:r>
      <w:r w:rsidRPr="00413F31">
        <w:rPr>
          <w:rFonts w:ascii="Helvetica" w:hAnsi="Helvetica"/>
        </w:rPr>
        <w:t>语句抛出去了，这不有病么？</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其实这种错误处理方式不但没病，而且相当常见。捕获错误目的只是记录一下，便于后续追踪。但是，</w:t>
      </w:r>
      <w:r w:rsidRPr="000D515F">
        <w:rPr>
          <w:rFonts w:ascii="Helvetica" w:hAnsi="Helvetica"/>
          <w:color w:val="70AD47" w:themeColor="accent6"/>
        </w:rPr>
        <w:t>由于当前函数不知道应该怎么处理该错误，所以，最恰当的方式是继续往上抛，让顶层调用者去处理</w:t>
      </w:r>
      <w:r w:rsidRPr="00413F31">
        <w:rPr>
          <w:rFonts w:ascii="Helvetica" w:hAnsi="Helvetica"/>
        </w:rPr>
        <w:t>。好比一个员工处理不了一个问题时，就把问题抛给他的老板，如果他的老板也处理不了，就一直往上抛，最终会抛给</w:t>
      </w:r>
      <w:r w:rsidRPr="00413F31">
        <w:rPr>
          <w:rFonts w:ascii="Helvetica" w:hAnsi="Helvetica"/>
        </w:rPr>
        <w:t>CEO</w:t>
      </w:r>
      <w:r w:rsidRPr="00413F31">
        <w:rPr>
          <w:rFonts w:ascii="Helvetica" w:hAnsi="Helvetica"/>
        </w:rPr>
        <w:t>去处理。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语句如果不带参数，就会把当前错误原样抛出。此外，在</w:t>
      </w:r>
      <w:r w:rsidRPr="000D515F">
        <w:rPr>
          <w:rStyle w:val="HTML"/>
          <w:rFonts w:ascii="Consolas" w:hAnsi="Consolas" w:cs="Consolas"/>
          <w:color w:val="70AD47" w:themeColor="accent6"/>
          <w:bdr w:val="single" w:sz="6" w:space="0" w:color="DDDDDD" w:frame="1"/>
          <w:shd w:val="clear" w:color="auto" w:fill="FAFAFA"/>
        </w:rPr>
        <w:t>except</w:t>
      </w:r>
      <w:r w:rsidRPr="000D515F">
        <w:rPr>
          <w:rFonts w:ascii="Helvetica" w:hAnsi="Helvetica"/>
          <w:color w:val="70AD47" w:themeColor="accent6"/>
        </w:rPr>
        <w:t>中</w:t>
      </w: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一个</w:t>
      </w:r>
      <w:r w:rsidRPr="000D515F">
        <w:rPr>
          <w:rFonts w:ascii="Helvetica" w:hAnsi="Helvetica"/>
          <w:color w:val="70AD47" w:themeColor="accent6"/>
        </w:rPr>
        <w:t>Error</w:t>
      </w:r>
      <w:r w:rsidRPr="000D515F">
        <w:rPr>
          <w:rFonts w:ascii="Helvetica" w:hAnsi="Helvetica"/>
          <w:color w:val="70AD47" w:themeColor="accent6"/>
        </w:rPr>
        <w:t>，还可以把一种类型的错误转化成另一种类型</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try</w:t>
      </w:r>
      <w:r w:rsidRPr="00413F31">
        <w:rPr>
          <w:rStyle w:val="HTML"/>
        </w:rPr>
        <w:t>:</w:t>
      </w:r>
    </w:p>
    <w:p w:rsidR="00413F31" w:rsidRPr="00413F31" w:rsidRDefault="00413F31"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13F31">
        <w:rPr>
          <w:rStyle w:val="HTML"/>
        </w:rPr>
        <w:t xml:space="preserve">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'input 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只要是合理的转换逻辑就可以，但是，决不应该把一个</w:t>
      </w:r>
      <w:r w:rsidRPr="00413F31">
        <w:rPr>
          <w:rStyle w:val="HTML"/>
          <w:rFonts w:ascii="Consolas" w:hAnsi="Consolas" w:cs="Consolas"/>
          <w:bdr w:val="single" w:sz="6" w:space="0" w:color="DDDDDD" w:frame="1"/>
          <w:shd w:val="clear" w:color="auto" w:fill="FAFAFA"/>
        </w:rPr>
        <w:t>IOError</w:t>
      </w:r>
      <w:r w:rsidRPr="00413F31">
        <w:rPr>
          <w:rFonts w:ascii="Helvetica" w:hAnsi="Helvetica"/>
        </w:rPr>
        <w:t>转换成毫不相干的</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w:t>
      </w:r>
    </w:p>
    <w:p w:rsidR="00413F31" w:rsidRPr="00413F31" w:rsidRDefault="00413F31" w:rsidP="00E83F69">
      <w:pPr>
        <w:pStyle w:val="3"/>
        <w:shd w:val="clear" w:color="auto" w:fill="FFFFFF"/>
        <w:spacing w:before="375" w:after="225" w:line="360" w:lineRule="atLeast"/>
        <w:rPr>
          <w:rFonts w:ascii="Helvetica" w:hAnsi="Helvetica"/>
          <w:b w:val="0"/>
          <w:bCs w:val="0"/>
          <w:sz w:val="24"/>
          <w:szCs w:val="24"/>
        </w:rPr>
      </w:pPr>
      <w:bookmarkStart w:id="153" w:name="_Toc454522386"/>
      <w:r w:rsidRPr="00413F31">
        <w:rPr>
          <w:rFonts w:ascii="Helvetica" w:hAnsi="Helvetica"/>
          <w:b w:val="0"/>
          <w:bCs w:val="0"/>
          <w:sz w:val="24"/>
          <w:szCs w:val="24"/>
        </w:rPr>
        <w:t>小结</w:t>
      </w:r>
      <w:bookmarkEnd w:id="153"/>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413F31">
        <w:rPr>
          <w:rStyle w:val="HTML"/>
          <w:rFonts w:ascii="Consolas" w:hAnsi="Consolas" w:cs="Consolas"/>
          <w:bdr w:val="single" w:sz="6" w:space="0" w:color="DDDDDD" w:frame="1"/>
          <w:shd w:val="clear" w:color="auto" w:fill="FAFAFA"/>
        </w:rPr>
        <w:t>try...except...finally</w:t>
      </w:r>
      <w:r w:rsidRPr="00413F31">
        <w:rPr>
          <w:rFonts w:ascii="Helvetica" w:hAnsi="Helvetica"/>
        </w:rPr>
        <w:t>用来处理错误十分方便。出错时，会分析错误信息并定位错误发生的代码位置才是最关键的。</w:t>
      </w:r>
    </w:p>
    <w:p w:rsidR="00413F31" w:rsidRPr="00505F5F"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程序也可以主动抛出错误，让调用者来处理相应的错误。但是，应该在文档中写清楚可能会抛出哪些错误，以及错误产生的原因。</w:t>
      </w:r>
    </w:p>
    <w:p w:rsidR="00413F31" w:rsidRDefault="00413F31" w:rsidP="00413F31"/>
    <w:p w:rsidR="00505F5F" w:rsidRDefault="00505F5F" w:rsidP="00E83F69">
      <w:pPr>
        <w:pStyle w:val="2"/>
        <w:rPr>
          <w:sz w:val="24"/>
        </w:rPr>
      </w:pPr>
      <w:bookmarkStart w:id="154" w:name="_Toc454522387"/>
      <w:r w:rsidRPr="00505F5F">
        <w:rPr>
          <w:sz w:val="24"/>
        </w:rPr>
        <w:t>第</w:t>
      </w:r>
      <w:r w:rsidRPr="00505F5F">
        <w:rPr>
          <w:rFonts w:hint="eastAsia"/>
          <w:sz w:val="24"/>
        </w:rPr>
        <w:t>46</w:t>
      </w:r>
      <w:r w:rsidRPr="00505F5F">
        <w:rPr>
          <w:rFonts w:hint="eastAsia"/>
          <w:sz w:val="24"/>
        </w:rPr>
        <w:t>课</w:t>
      </w:r>
      <w:r w:rsidRPr="00505F5F">
        <w:rPr>
          <w:rFonts w:hint="eastAsia"/>
          <w:sz w:val="24"/>
        </w:rPr>
        <w:t xml:space="preserve"> </w:t>
      </w:r>
      <w:r w:rsidRPr="00505F5F">
        <w:rPr>
          <w:rFonts w:hint="eastAsia"/>
          <w:sz w:val="24"/>
        </w:rPr>
        <w:t>调试</w:t>
      </w:r>
      <w:bookmarkEnd w:id="154"/>
    </w:p>
    <w:p w:rsidR="00505F5F" w:rsidRPr="00505F5F" w:rsidRDefault="00505F5F" w:rsidP="00505F5F">
      <w:pPr>
        <w:pStyle w:val="a5"/>
        <w:shd w:val="clear" w:color="auto" w:fill="FFFFFF"/>
        <w:spacing w:before="0" w:beforeAutospacing="0" w:after="225" w:afterAutospacing="0" w:line="300" w:lineRule="atLeast"/>
        <w:rPr>
          <w:rFonts w:ascii="Helvetica" w:hAnsi="Helvetica"/>
        </w:rPr>
      </w:pPr>
      <w:r w:rsidRPr="00505F5F">
        <w:rPr>
          <w:rFonts w:ascii="Helvetica" w:hAnsi="Helvetica"/>
        </w:rPr>
        <w:t>程序能一次写完并正常运行的概率很小，基本不超过</w:t>
      </w:r>
      <w:r w:rsidRPr="00505F5F">
        <w:rPr>
          <w:rFonts w:ascii="Helvetica" w:hAnsi="Helvetica"/>
        </w:rPr>
        <w:t>1%</w:t>
      </w:r>
      <w:r w:rsidRPr="00505F5F">
        <w:rPr>
          <w:rFonts w:ascii="Helvetica" w:hAnsi="Helvetica"/>
        </w:rPr>
        <w:t>。总会有各种各样的</w:t>
      </w:r>
      <w:r w:rsidRPr="00505F5F">
        <w:rPr>
          <w:rFonts w:ascii="Helvetica" w:hAnsi="Helvetica"/>
        </w:rPr>
        <w:t>bug</w:t>
      </w:r>
      <w:r w:rsidRPr="00505F5F">
        <w:rPr>
          <w:rFonts w:ascii="Helvetica" w:hAnsi="Helvetica"/>
        </w:rPr>
        <w:t>需要修正。有的</w:t>
      </w:r>
      <w:r w:rsidRPr="00505F5F">
        <w:rPr>
          <w:rFonts w:ascii="Helvetica" w:hAnsi="Helvetica"/>
        </w:rPr>
        <w:t>bug</w:t>
      </w:r>
      <w:r w:rsidRPr="00505F5F">
        <w:rPr>
          <w:rFonts w:ascii="Helvetica" w:hAnsi="Helvetica"/>
        </w:rPr>
        <w:t>很简单，看看错误信息就知道，有的</w:t>
      </w:r>
      <w:r w:rsidRPr="00505F5F">
        <w:rPr>
          <w:rFonts w:ascii="Helvetica" w:hAnsi="Helvetica"/>
        </w:rPr>
        <w:t>bug</w:t>
      </w:r>
      <w:r w:rsidRPr="00505F5F">
        <w:rPr>
          <w:rFonts w:ascii="Helvetica" w:hAnsi="Helvetica"/>
        </w:rPr>
        <w:t>很复杂，我们需要知道出错时，哪些变量的值是正确的，哪些变量的值是错误的，因此，需要一整套调试程序的手段来修复</w:t>
      </w:r>
      <w:r w:rsidRPr="00505F5F">
        <w:rPr>
          <w:rFonts w:ascii="Helvetica" w:hAnsi="Helvetica"/>
        </w:rPr>
        <w:t>bug</w:t>
      </w:r>
      <w:r w:rsidRPr="00505F5F">
        <w:rPr>
          <w:rFonts w:ascii="Helvetica" w:hAnsi="Helvetica"/>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第一种方法简单直接粗暴有效，就是用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把可能有问题的变量打印出来看看：</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string"/>
        </w:rPr>
        <w:t>'&gt;&gt;&gt; 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main()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执行后在输出中查找打印的变量值：</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&gt;&gt;&gt; 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505F5F">
        <w:rPr>
          <w:rStyle w:val="operator"/>
        </w:rPr>
        <w:t xml:space="preserve">ZeroDivisionError: </w:t>
      </w:r>
      <w:r w:rsidRPr="00505F5F">
        <w:rPr>
          <w:rStyle w:val="keyword"/>
          <w:b/>
          <w:bCs/>
        </w:rPr>
        <w:t>integer</w:t>
      </w:r>
      <w:r w:rsidRPr="00505F5F">
        <w:rPr>
          <w:rStyle w:val="operator"/>
        </w:rPr>
        <w:t xml:space="preserve"> division </w:t>
      </w:r>
      <w:r w:rsidRPr="00505F5F">
        <w:rPr>
          <w:rStyle w:val="keyword"/>
          <w:b/>
          <w:bCs/>
        </w:rPr>
        <w:t>or</w:t>
      </w:r>
      <w:r w:rsidRPr="00505F5F">
        <w:rPr>
          <w:rStyle w:val="operator"/>
        </w:rPr>
        <w:t xml:space="preserve"> modulo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用</w:t>
      </w:r>
      <w:r w:rsidRPr="00505F5F">
        <w:rPr>
          <w:rStyle w:val="HTML"/>
          <w:rFonts w:ascii="Consolas" w:hAnsi="Consolas" w:cs="Consolas"/>
          <w:bdr w:val="single" w:sz="6" w:space="0" w:color="DDDDDD" w:frame="1"/>
          <w:shd w:val="clear" w:color="auto" w:fill="FAFAFA"/>
        </w:rPr>
        <w:t>print()</w:t>
      </w:r>
      <w:r w:rsidRPr="00505F5F">
        <w:rPr>
          <w:rFonts w:ascii="Helvetica" w:hAnsi="Helvetica"/>
        </w:rPr>
        <w:t>最大的坏处是将来还得删掉它，想想程序里到处都是</w:t>
      </w:r>
      <w:r w:rsidRPr="00505F5F">
        <w:rPr>
          <w:rStyle w:val="HTML"/>
          <w:rFonts w:ascii="Consolas" w:hAnsi="Consolas" w:cs="Consolas"/>
          <w:bdr w:val="single" w:sz="6" w:space="0" w:color="DDDDDD" w:frame="1"/>
          <w:shd w:val="clear" w:color="auto" w:fill="FAFAFA"/>
        </w:rPr>
        <w:t>print()</w:t>
      </w:r>
      <w:r w:rsidRPr="00505F5F">
        <w:rPr>
          <w:rFonts w:ascii="Helvetica" w:hAnsi="Helvetica"/>
        </w:rPr>
        <w:t>，运行结果也会包含很多垃圾信息。所以，我们又有第二种方法。</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55" w:name="_Toc454522388"/>
      <w:r w:rsidRPr="00505F5F">
        <w:rPr>
          <w:rFonts w:ascii="Helvetica" w:hAnsi="Helvetica"/>
          <w:b w:val="0"/>
          <w:bCs w:val="0"/>
          <w:sz w:val="24"/>
          <w:szCs w:val="24"/>
        </w:rPr>
        <w:t>断言</w:t>
      </w:r>
      <w:bookmarkEnd w:id="155"/>
    </w:p>
    <w:p w:rsid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凡是用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来辅助查看的地方，都可以用断言（</w:t>
      </w:r>
      <w:r w:rsidRPr="00505F5F">
        <w:rPr>
          <w:rFonts w:ascii="Helvetica" w:hAnsi="Helvetica"/>
          <w:color w:val="70AD47" w:themeColor="accent6"/>
        </w:rPr>
        <w:t>assert</w:t>
      </w:r>
      <w:r w:rsidRPr="00505F5F">
        <w:rPr>
          <w:rFonts w:ascii="Helvetica" w:hAnsi="Helvetica"/>
          <w:color w:val="70AD47" w:themeColor="accent6"/>
        </w:rPr>
        <w:t>）来替代：</w:t>
      </w:r>
    </w:p>
    <w:p w:rsidR="007F3C59" w:rsidRPr="007F3C59" w:rsidRDefault="002C41B7" w:rsidP="005A7292">
      <w:pPr>
        <w:pStyle w:val="a5"/>
        <w:shd w:val="clear" w:color="auto" w:fill="FFFFFF"/>
        <w:spacing w:before="225" w:beforeAutospacing="0" w:after="225" w:afterAutospacing="0"/>
        <w:rPr>
          <w:rFonts w:ascii="Helvetica" w:hAnsi="Helvetica"/>
        </w:rPr>
      </w:pPr>
      <w:r w:rsidRPr="007F3C59">
        <w:rPr>
          <w:rFonts w:ascii="Helvetica" w:hAnsi="Helvetica" w:hint="eastAsia"/>
        </w:rPr>
        <w:t>（</w:t>
      </w:r>
      <w:r w:rsidRPr="007F3C59">
        <w:rPr>
          <w:rFonts w:ascii="Helvetica" w:hAnsi="Helvetica" w:hint="eastAsia"/>
        </w:rPr>
        <w:t>assert</w:t>
      </w:r>
      <w:r w:rsidRPr="007F3C59">
        <w:rPr>
          <w:rFonts w:ascii="Helvetica" w:hAnsi="Helvetica" w:hint="eastAsia"/>
        </w:rPr>
        <w:t>语句用来声明某个条件是真的，当</w:t>
      </w:r>
      <w:r w:rsidRPr="007F3C59">
        <w:rPr>
          <w:rFonts w:ascii="Helvetica" w:hAnsi="Helvetica" w:hint="eastAsia"/>
        </w:rPr>
        <w:t>assert</w:t>
      </w:r>
      <w:r w:rsidRPr="007F3C59">
        <w:rPr>
          <w:rFonts w:ascii="Helvetica" w:hAnsi="Helvetica" w:hint="eastAsia"/>
        </w:rPr>
        <w:t>语句失败的时候，会引发一</w:t>
      </w:r>
      <w:r w:rsidRPr="007F3C59">
        <w:rPr>
          <w:rFonts w:ascii="Helvetica" w:hAnsi="Helvetica" w:hint="eastAsia"/>
        </w:rPr>
        <w:t>AssertionError</w:t>
      </w:r>
      <w:r w:rsidR="00224F91">
        <w:rPr>
          <w:rFonts w:ascii="Helvetica" w:hAnsi="Helvetica" w:hint="eastAsia"/>
        </w:rPr>
        <w:t>。</w:t>
      </w:r>
      <w:r w:rsidR="00224F91">
        <w:rPr>
          <w:rFonts w:ascii="Helvetica" w:hAnsi="Helvetica" w:hint="eastAsia"/>
        </w:rPr>
        <w:t>assert</w:t>
      </w:r>
      <w:r w:rsidR="00224F91">
        <w:rPr>
          <w:rFonts w:ascii="Helvetica" w:hAnsi="Helvetica" w:hint="eastAsia"/>
        </w:rPr>
        <w:t>还有一个异常参数，</w:t>
      </w:r>
      <w:r w:rsidR="007F3C59" w:rsidRPr="007F3C59">
        <w:rPr>
          <w:rFonts w:ascii="Helvetica" w:hAnsi="Helvetica" w:hint="eastAsia"/>
        </w:rPr>
        <w:t>就是在断言表达式后添加字符串信息，用来解释断言并更好的知道是哪里出了问题。格式如下：</w:t>
      </w:r>
    </w:p>
    <w:p w:rsidR="007F3C59" w:rsidRPr="007F3C59" w:rsidRDefault="007F3C59" w:rsidP="005A7292">
      <w:pPr>
        <w:pStyle w:val="a5"/>
        <w:shd w:val="clear" w:color="auto" w:fill="FFFFFF"/>
        <w:spacing w:before="225" w:beforeAutospacing="0" w:after="225" w:afterAutospacing="0"/>
        <w:rPr>
          <w:rFonts w:ascii="Helvetica" w:hAnsi="Helvetica"/>
        </w:rPr>
      </w:pPr>
      <w:r w:rsidRPr="007F3C59">
        <w:rPr>
          <w:rFonts w:ascii="Helvetica" w:hAnsi="Helvetica"/>
        </w:rPr>
        <w:t>assert expression [, arguments]</w:t>
      </w:r>
    </w:p>
    <w:p w:rsidR="002C41B7" w:rsidRPr="00505F5F" w:rsidRDefault="002C41B7" w:rsidP="00505F5F">
      <w:pPr>
        <w:pStyle w:val="a5"/>
        <w:shd w:val="clear" w:color="auto" w:fill="FFFFFF"/>
        <w:spacing w:before="225" w:beforeAutospacing="0" w:after="225" w:afterAutospacing="0" w:line="300" w:lineRule="atLeast"/>
        <w:rPr>
          <w:rFonts w:ascii="Helvetica" w:hAnsi="Helvetica"/>
          <w:color w:val="70AD47" w:themeColor="accent6"/>
        </w:rPr>
      </w:pPr>
      <w:r>
        <w:rPr>
          <w:rFonts w:ascii="Helvetica" w:hAnsi="Helvetica" w:hint="eastAsia"/>
          <w:color w:val="70AD47" w:themeColor="accent6"/>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assert</w:t>
      </w:r>
      <w:r w:rsidRPr="00505F5F">
        <w:rPr>
          <w:rStyle w:val="HTML"/>
        </w:rPr>
        <w:t xml:space="preserve"> n != </w:t>
      </w:r>
      <w:r w:rsidRPr="00505F5F">
        <w:rPr>
          <w:rStyle w:val="number"/>
        </w:rPr>
        <w:t>0</w:t>
      </w:r>
      <w:r w:rsidRPr="00505F5F">
        <w:rPr>
          <w:rStyle w:val="HTML"/>
        </w:rPr>
        <w:t xml:space="preserve">, </w:t>
      </w:r>
      <w:r w:rsidRPr="00505F5F">
        <w:rPr>
          <w:rStyle w:val="string"/>
        </w:rPr>
        <w:t>'n is zero!'</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assert</w:t>
      </w:r>
      <w:r w:rsidRPr="00505F5F">
        <w:rPr>
          <w:rFonts w:ascii="Helvetica" w:hAnsi="Helvetica"/>
        </w:rPr>
        <w:t>的意思是，表达式</w:t>
      </w:r>
      <w:r w:rsidRPr="00505F5F">
        <w:rPr>
          <w:rStyle w:val="HTML"/>
          <w:rFonts w:ascii="Consolas" w:hAnsi="Consolas" w:cs="Consolas"/>
          <w:bdr w:val="single" w:sz="6" w:space="0" w:color="DDDDDD" w:frame="1"/>
          <w:shd w:val="clear" w:color="auto" w:fill="FAFAFA"/>
        </w:rPr>
        <w:t>n != 0</w:t>
      </w:r>
      <w:r w:rsidRPr="00505F5F">
        <w:rPr>
          <w:rFonts w:ascii="Helvetica" w:hAnsi="Helvetica"/>
        </w:rPr>
        <w:t>应该是</w:t>
      </w:r>
      <w:r w:rsidRPr="00505F5F">
        <w:rPr>
          <w:rStyle w:val="HTML"/>
          <w:rFonts w:ascii="Consolas" w:hAnsi="Consolas" w:cs="Consolas"/>
          <w:bdr w:val="single" w:sz="6" w:space="0" w:color="DDDDDD" w:frame="1"/>
          <w:shd w:val="clear" w:color="auto" w:fill="FAFAFA"/>
        </w:rPr>
        <w:t>True</w:t>
      </w:r>
      <w:r w:rsidRPr="00505F5F">
        <w:rPr>
          <w:rFonts w:ascii="Helvetica" w:hAnsi="Helvetica"/>
        </w:rPr>
        <w:t>，否则，根据程序运行的逻辑，后面的代码肯定会出错。</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lastRenderedPageBreak/>
        <w:t>如果断言失败，</w:t>
      </w:r>
      <w:r w:rsidRPr="00505F5F">
        <w:rPr>
          <w:rStyle w:val="HTML"/>
          <w:rFonts w:ascii="Consolas" w:hAnsi="Consolas" w:cs="Consolas"/>
          <w:bdr w:val="single" w:sz="6" w:space="0" w:color="DDDDDD" w:frame="1"/>
          <w:shd w:val="clear" w:color="auto" w:fill="FAFAFA"/>
        </w:rPr>
        <w:t>assert</w:t>
      </w:r>
      <w:r w:rsidRPr="00505F5F">
        <w:rPr>
          <w:rFonts w:ascii="Helvetica" w:hAnsi="Helvetica"/>
        </w:rPr>
        <w:t>语句本身就会抛出</w:t>
      </w:r>
      <w:r w:rsidRPr="00505F5F">
        <w:rPr>
          <w:rStyle w:val="HTML"/>
          <w:rFonts w:ascii="Consolas" w:hAnsi="Consolas" w:cs="Consolas"/>
          <w:bdr w:val="single" w:sz="6" w:space="0" w:color="DDDDDD" w:frame="1"/>
          <w:shd w:val="clear" w:color="auto" w:fill="FAFAFA"/>
        </w:rPr>
        <w:t>AssertionError</w:t>
      </w:r>
      <w:r w:rsidRPr="00505F5F">
        <w:rPr>
          <w:rFonts w:ascii="Helvetica" w:hAnsi="Helvetica"/>
        </w:rPr>
        <w:t>：</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505F5F">
        <w:rPr>
          <w:rStyle w:val="operator"/>
        </w:rPr>
        <w:t xml:space="preserve">AssertionError: n </w:t>
      </w:r>
      <w:r w:rsidRPr="00505F5F">
        <w:rPr>
          <w:rStyle w:val="keyword"/>
          <w:b/>
          <w:bCs/>
        </w:rPr>
        <w:t>is</w:t>
      </w:r>
      <w:r w:rsidRPr="00505F5F">
        <w:rPr>
          <w:rStyle w:val="operator"/>
        </w:rPr>
        <w:t xml:space="preserve"> zero!</w:t>
      </w:r>
    </w:p>
    <w:p w:rsidR="00505F5F" w:rsidRPr="002C41B7"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程序中如果到处充斥着</w:t>
      </w:r>
      <w:r w:rsidRPr="00505F5F">
        <w:rPr>
          <w:rStyle w:val="HTML"/>
          <w:rFonts w:ascii="Consolas" w:hAnsi="Consolas" w:cs="Consolas"/>
          <w:bdr w:val="single" w:sz="6" w:space="0" w:color="DDDDDD" w:frame="1"/>
          <w:shd w:val="clear" w:color="auto" w:fill="FAFAFA"/>
        </w:rPr>
        <w:t>assert</w:t>
      </w:r>
      <w:r w:rsidRPr="00505F5F">
        <w:rPr>
          <w:rFonts w:ascii="Helvetica" w:hAnsi="Helvetica"/>
        </w:rPr>
        <w:t>，和</w:t>
      </w:r>
      <w:r w:rsidRPr="00505F5F">
        <w:rPr>
          <w:rStyle w:val="HTML"/>
          <w:rFonts w:ascii="Consolas" w:hAnsi="Consolas" w:cs="Consolas"/>
          <w:bdr w:val="single" w:sz="6" w:space="0" w:color="DDDDDD" w:frame="1"/>
          <w:shd w:val="clear" w:color="auto" w:fill="FAFAFA"/>
        </w:rPr>
        <w:t>print()</w:t>
      </w:r>
      <w:r w:rsidRPr="00505F5F">
        <w:rPr>
          <w:rFonts w:ascii="Helvetica" w:hAnsi="Helvetica"/>
        </w:rPr>
        <w:t>相比也好不到哪去。不过，</w:t>
      </w:r>
      <w:r w:rsidRPr="002C41B7">
        <w:rPr>
          <w:rFonts w:ascii="Helvetica" w:hAnsi="Helvetica"/>
          <w:color w:val="70AD47" w:themeColor="accent6"/>
        </w:rPr>
        <w:t>启动</w:t>
      </w:r>
      <w:r w:rsidRPr="002C41B7">
        <w:rPr>
          <w:rFonts w:ascii="Helvetica" w:hAnsi="Helvetica"/>
          <w:color w:val="70AD47" w:themeColor="accent6"/>
        </w:rPr>
        <w:t>Python</w:t>
      </w:r>
      <w:r w:rsidRPr="002C41B7">
        <w:rPr>
          <w:rFonts w:ascii="Helvetica" w:hAnsi="Helvetica"/>
          <w:color w:val="70AD47" w:themeColor="accent6"/>
        </w:rPr>
        <w:t>解释器时可以用</w:t>
      </w:r>
      <w:r w:rsidRPr="002C41B7">
        <w:rPr>
          <w:rStyle w:val="HTML"/>
          <w:rFonts w:ascii="Consolas" w:hAnsi="Consolas" w:cs="Consolas"/>
          <w:color w:val="70AD47" w:themeColor="accent6"/>
          <w:bdr w:val="single" w:sz="6" w:space="0" w:color="DDDDDD" w:frame="1"/>
          <w:shd w:val="clear" w:color="auto" w:fill="FAFAFA"/>
        </w:rPr>
        <w:t>-O</w:t>
      </w:r>
      <w:r w:rsidRPr="002C41B7">
        <w:rPr>
          <w:rFonts w:ascii="Helvetica" w:hAnsi="Helvetica"/>
          <w:color w:val="70AD47" w:themeColor="accent6"/>
        </w:rPr>
        <w:t>参数来关闭</w:t>
      </w:r>
      <w:r w:rsidRPr="002C41B7">
        <w:rPr>
          <w:rStyle w:val="HTML"/>
          <w:rFonts w:ascii="Consolas" w:hAnsi="Consolas" w:cs="Consolas"/>
          <w:color w:val="70AD47" w:themeColor="accent6"/>
          <w:bdr w:val="single" w:sz="6" w:space="0" w:color="DDDDDD" w:frame="1"/>
          <w:shd w:val="clear" w:color="auto" w:fill="FAFAFA"/>
        </w:rPr>
        <w:t>assert</w:t>
      </w:r>
      <w:r w:rsidRPr="002C41B7">
        <w:rPr>
          <w:rFonts w:ascii="Helvetica" w:hAnsi="Helvetica"/>
          <w:color w:val="70AD47" w:themeColor="accent6"/>
        </w:rPr>
        <w:t>：</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 python3 -O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关闭后，你可以把所有的</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语句当成</w:t>
      </w:r>
      <w:r w:rsidRPr="005A7292">
        <w:rPr>
          <w:rStyle w:val="HTML"/>
          <w:rFonts w:ascii="Consolas" w:hAnsi="Consolas" w:cs="Consolas"/>
          <w:color w:val="70AD47" w:themeColor="accent6"/>
          <w:bdr w:val="single" w:sz="6" w:space="0" w:color="DDDDDD" w:frame="1"/>
          <w:shd w:val="clear" w:color="auto" w:fill="FAFAFA"/>
        </w:rPr>
        <w:t>pass</w:t>
      </w:r>
      <w:r w:rsidRPr="005A7292">
        <w:rPr>
          <w:rFonts w:ascii="Helvetica" w:hAnsi="Helvetica"/>
          <w:color w:val="70AD47" w:themeColor="accent6"/>
        </w:rPr>
        <w:t>来看。</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56" w:name="_Toc454522389"/>
      <w:r w:rsidRPr="00505F5F">
        <w:rPr>
          <w:rFonts w:ascii="Helvetica" w:hAnsi="Helvetica"/>
          <w:b w:val="0"/>
          <w:bCs w:val="0"/>
          <w:sz w:val="24"/>
          <w:szCs w:val="24"/>
        </w:rPr>
        <w:t>logging</w:t>
      </w:r>
      <w:bookmarkEnd w:id="156"/>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把</w:t>
      </w:r>
      <w:r w:rsidRPr="005A7292">
        <w:rPr>
          <w:rStyle w:val="HTML"/>
          <w:rFonts w:ascii="Consolas" w:hAnsi="Consolas" w:cs="Consolas"/>
          <w:color w:val="70AD47" w:themeColor="accent6"/>
          <w:bdr w:val="single" w:sz="6" w:space="0" w:color="DDDDDD" w:frame="1"/>
          <w:shd w:val="clear" w:color="auto" w:fill="FAFAFA"/>
        </w:rPr>
        <w:t>print()</w:t>
      </w:r>
      <w:r w:rsidRPr="005A7292">
        <w:rPr>
          <w:rFonts w:ascii="Helvetica" w:hAnsi="Helvetica"/>
          <w:color w:val="70AD47" w:themeColor="accent6"/>
        </w:rPr>
        <w:t>替换为</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是第</w:t>
      </w:r>
      <w:r w:rsidRPr="005A7292">
        <w:rPr>
          <w:rFonts w:ascii="Helvetica" w:hAnsi="Helvetica"/>
          <w:color w:val="70AD47" w:themeColor="accent6"/>
        </w:rPr>
        <w:t>3</w:t>
      </w:r>
      <w:r w:rsidRPr="005A7292">
        <w:rPr>
          <w:rFonts w:ascii="Helvetica" w:hAnsi="Helvetica"/>
          <w:color w:val="70AD47" w:themeColor="accent6"/>
        </w:rPr>
        <w:t>种方式，和</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比，</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不会抛出错误，而且可以输出到文件：</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E22950">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505F5F">
        <w:rPr>
          <w:rStyle w:val="HTML"/>
        </w:rPr>
        <w:t xml:space="preserve">n = </w:t>
      </w:r>
      <w:r w:rsidRPr="00505F5F">
        <w:rPr>
          <w:rStyle w:val="keyword"/>
          <w:b/>
          <w:bCs/>
        </w:rPr>
        <w:t>int</w:t>
      </w:r>
      <w:r w:rsidRPr="00505F5F">
        <w:rPr>
          <w:rStyle w:val="HTML"/>
        </w:rPr>
        <w:t>(s)</w:t>
      </w:r>
      <w:r w:rsidR="00E22950">
        <w:rPr>
          <w:rStyle w:val="HTML"/>
        </w:rPr>
        <w:tab/>
      </w:r>
      <w:r w:rsidR="00E22950">
        <w:rPr>
          <w:rStyle w:val="HTML"/>
        </w:rPr>
        <w:tab/>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logging.info(</w:t>
      </w:r>
      <w:r w:rsidRPr="00505F5F">
        <w:rPr>
          <w:rStyle w:val="string"/>
        </w:rPr>
        <w:t>'n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logging.info()</w:t>
      </w:r>
      <w:r w:rsidRPr="00505F5F">
        <w:rPr>
          <w:rFonts w:ascii="Helvetica" w:hAnsi="Helvetica"/>
        </w:rPr>
        <w:t>就可以输出一段文本。运行，发现除了</w:t>
      </w:r>
      <w:r w:rsidRPr="00505F5F">
        <w:rPr>
          <w:rStyle w:val="HTML"/>
          <w:rFonts w:ascii="Consolas" w:hAnsi="Consolas" w:cs="Consolas"/>
          <w:bdr w:val="single" w:sz="6" w:space="0" w:color="DDDDDD" w:frame="1"/>
          <w:shd w:val="clear" w:color="auto" w:fill="FAFAFA"/>
        </w:rPr>
        <w:t>ZeroDivisionError</w:t>
      </w:r>
      <w:r w:rsidRPr="00505F5F">
        <w:rPr>
          <w:rFonts w:ascii="Helvetica" w:hAnsi="Helvetica"/>
        </w:rPr>
        <w:t>，没有任何信息。怎么回事？</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别急，在</w:t>
      </w:r>
      <w:r w:rsidRPr="00505F5F">
        <w:rPr>
          <w:rStyle w:val="HTML"/>
          <w:rFonts w:ascii="Consolas" w:hAnsi="Consolas" w:cs="Consolas"/>
          <w:bdr w:val="single" w:sz="6" w:space="0" w:color="DDDDDD" w:frame="1"/>
          <w:shd w:val="clear" w:color="auto" w:fill="FAFAFA"/>
        </w:rPr>
        <w:t>import logging</w:t>
      </w:r>
      <w:r w:rsidRPr="00505F5F">
        <w:rPr>
          <w:rFonts w:ascii="Helvetica" w:hAnsi="Helvetica"/>
        </w:rPr>
        <w:t>之后添加一行配置再试试：</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lastRenderedPageBreak/>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logging.basicConfig(level=logging.INFO)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看到输出了：</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INFO:root:n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505F5F">
        <w:rPr>
          <w:rStyle w:val="operator"/>
        </w:rPr>
        <w:t xml:space="preserve">  File </w:t>
      </w:r>
      <w:r w:rsidRPr="00505F5F">
        <w:rPr>
          <w:rStyle w:val="string"/>
        </w:rPr>
        <w:t>"err.py"</w:t>
      </w:r>
      <w:r w:rsidRPr="00505F5F">
        <w:rPr>
          <w:rStyle w:val="operator"/>
        </w:rPr>
        <w:t xml:space="preserve">, line </w:t>
      </w:r>
      <w:r w:rsidRPr="00505F5F">
        <w:rPr>
          <w:rStyle w:val="number"/>
        </w:rPr>
        <w:t>8</w:t>
      </w:r>
      <w:r w:rsidRPr="00505F5F">
        <w:rPr>
          <w:rStyle w:val="operator"/>
        </w:rPr>
        <w:t xml:space="preserve">, </w:t>
      </w:r>
      <w:r w:rsidRPr="00505F5F">
        <w:rPr>
          <w:rStyle w:val="keyword"/>
          <w:b/>
          <w:bCs/>
        </w:rPr>
        <w:t>in</w:t>
      </w:r>
      <w:r w:rsidRPr="00505F5F">
        <w:rPr>
          <w:rStyle w:val="operator"/>
        </w:rPr>
        <w:t xml:space="preserve"> &lt;</w:t>
      </w:r>
      <w:r w:rsidRPr="00505F5F">
        <w:rPr>
          <w:rStyle w:val="keyword"/>
          <w:b/>
          <w:bCs/>
        </w:rPr>
        <w:t>module</w:t>
      </w:r>
      <w:r w:rsidRPr="00505F5F">
        <w:rPr>
          <w:rStyle w:val="operator"/>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print(</w:t>
      </w:r>
      <w:r w:rsidRPr="00505F5F">
        <w:rPr>
          <w:rStyle w:val="number"/>
        </w:rPr>
        <w:t>10</w:t>
      </w:r>
      <w:r w:rsidRPr="00505F5F">
        <w:rPr>
          <w:rStyle w:val="operator"/>
        </w:rPr>
        <w:t xml:space="preserve"> / n)</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A7292">
        <w:rPr>
          <w:rFonts w:ascii="Helvetica" w:hAnsi="Helvetica"/>
          <w:color w:val="70AD47" w:themeColor="accent6"/>
        </w:rPr>
        <w:t>这就是</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的好处，它允许你指定记录信息的级别，有</w:t>
      </w:r>
      <w:r w:rsidRPr="005A7292">
        <w:rPr>
          <w:rStyle w:val="HTML"/>
          <w:rFonts w:ascii="Consolas" w:hAnsi="Consolas" w:cs="Consolas"/>
          <w:color w:val="70AD47" w:themeColor="accent6"/>
          <w:bdr w:val="single" w:sz="6" w:space="0" w:color="DDDDDD" w:frame="1"/>
          <w:shd w:val="clear" w:color="auto" w:fill="FAFAFA"/>
        </w:rPr>
        <w:t>debug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info</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warning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error</w:t>
      </w:r>
      <w:r w:rsidRPr="005A7292">
        <w:rPr>
          <w:rFonts w:ascii="Helvetica" w:hAnsi="Helvetica"/>
          <w:color w:val="70AD47" w:themeColor="accent6"/>
        </w:rPr>
        <w:t>等几个级别</w:t>
      </w:r>
      <w:r w:rsidRPr="00505F5F">
        <w:rPr>
          <w:rFonts w:ascii="Helvetica" w:hAnsi="Helvetica"/>
        </w:rPr>
        <w:t>，当我们指定</w:t>
      </w:r>
      <w:r w:rsidRPr="00505F5F">
        <w:rPr>
          <w:rStyle w:val="HTML"/>
          <w:rFonts w:ascii="Consolas" w:hAnsi="Consolas" w:cs="Consolas"/>
          <w:bdr w:val="single" w:sz="6" w:space="0" w:color="DDDDDD" w:frame="1"/>
          <w:shd w:val="clear" w:color="auto" w:fill="FAFAFA"/>
        </w:rPr>
        <w:t>level=INFO</w:t>
      </w:r>
      <w:r w:rsidRPr="00505F5F">
        <w:rPr>
          <w:rFonts w:ascii="Helvetica" w:hAnsi="Helvetica"/>
        </w:rPr>
        <w:t>时，</w:t>
      </w:r>
      <w:r w:rsidRPr="00505F5F">
        <w:rPr>
          <w:rStyle w:val="HTML"/>
          <w:rFonts w:ascii="Consolas" w:hAnsi="Consolas" w:cs="Consolas"/>
          <w:bdr w:val="single" w:sz="6" w:space="0" w:color="DDDDDD" w:frame="1"/>
          <w:shd w:val="clear" w:color="auto" w:fill="FAFAFA"/>
        </w:rPr>
        <w:t>logging.debug</w:t>
      </w:r>
      <w:r w:rsidRPr="00505F5F">
        <w:rPr>
          <w:rFonts w:ascii="Helvetica" w:hAnsi="Helvetica"/>
        </w:rPr>
        <w:t>就不起作用了。同理，指定</w:t>
      </w:r>
      <w:r w:rsidRPr="00505F5F">
        <w:rPr>
          <w:rStyle w:val="HTML"/>
          <w:rFonts w:ascii="Consolas" w:hAnsi="Consolas" w:cs="Consolas"/>
          <w:bdr w:val="single" w:sz="6" w:space="0" w:color="DDDDDD" w:frame="1"/>
          <w:shd w:val="clear" w:color="auto" w:fill="FAFAFA"/>
        </w:rPr>
        <w:t>level=WARNING</w:t>
      </w:r>
      <w:r w:rsidRPr="00505F5F">
        <w:rPr>
          <w:rFonts w:ascii="Helvetica" w:hAnsi="Helvetica"/>
        </w:rPr>
        <w:t>后，</w:t>
      </w:r>
      <w:r w:rsidRPr="00505F5F">
        <w:rPr>
          <w:rStyle w:val="HTML"/>
          <w:rFonts w:ascii="Consolas" w:hAnsi="Consolas" w:cs="Consolas"/>
          <w:bdr w:val="single" w:sz="6" w:space="0" w:color="DDDDDD" w:frame="1"/>
          <w:shd w:val="clear" w:color="auto" w:fill="FAFAFA"/>
        </w:rPr>
        <w:t>debug</w:t>
      </w:r>
      <w:r w:rsidRPr="00505F5F">
        <w:rPr>
          <w:rFonts w:ascii="Helvetica" w:hAnsi="Helvetica"/>
        </w:rPr>
        <w:t>和</w:t>
      </w:r>
      <w:r w:rsidRPr="00505F5F">
        <w:rPr>
          <w:rStyle w:val="HTML"/>
          <w:rFonts w:ascii="Consolas" w:hAnsi="Consolas" w:cs="Consolas"/>
          <w:bdr w:val="single" w:sz="6" w:space="0" w:color="DDDDDD" w:frame="1"/>
          <w:shd w:val="clear" w:color="auto" w:fill="FAFAFA"/>
        </w:rPr>
        <w:t>info</w:t>
      </w:r>
      <w:r w:rsidRPr="00505F5F">
        <w:rPr>
          <w:rFonts w:ascii="Helvetica" w:hAnsi="Helvetica"/>
        </w:rPr>
        <w:t>就不起作用了。这样一来，你可以放心地输出不同级别的信息，也不用删除，最后统一控制输出哪个级别的信息。</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Style w:val="HTML"/>
          <w:rFonts w:ascii="Consolas" w:hAnsi="Consolas" w:cs="Consolas"/>
          <w:color w:val="70AD47" w:themeColor="accent6"/>
          <w:bdr w:val="single" w:sz="6" w:space="0" w:color="DDDDDD" w:frame="1"/>
          <w:shd w:val="clear" w:color="auto" w:fill="FAFAFA"/>
        </w:rPr>
        <w:t>logging</w:t>
      </w:r>
      <w:r w:rsidRPr="002A5559">
        <w:rPr>
          <w:rFonts w:ascii="Helvetica" w:hAnsi="Helvetica"/>
          <w:color w:val="70AD47" w:themeColor="accent6"/>
        </w:rPr>
        <w:t>的另一个好处是通过简单的配置，一条语句可以同时输出到不同的地方，比如</w:t>
      </w:r>
      <w:r w:rsidRPr="002A5559">
        <w:rPr>
          <w:rFonts w:ascii="Helvetica" w:hAnsi="Helvetica"/>
          <w:color w:val="70AD47" w:themeColor="accent6"/>
        </w:rPr>
        <w:t>console</w:t>
      </w:r>
      <w:r w:rsidRPr="002A5559">
        <w:rPr>
          <w:rFonts w:ascii="Helvetica" w:hAnsi="Helvetica"/>
          <w:color w:val="70AD47" w:themeColor="accent6"/>
        </w:rPr>
        <w:t>和文件</w:t>
      </w:r>
      <w:r w:rsidRPr="00505F5F">
        <w:rPr>
          <w:rFonts w:ascii="Helvetica" w:hAnsi="Helvetica"/>
        </w:rPr>
        <w:t>。</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57" w:name="_Toc454522390"/>
      <w:r w:rsidRPr="00505F5F">
        <w:rPr>
          <w:rFonts w:ascii="Helvetica" w:hAnsi="Helvetica"/>
          <w:b w:val="0"/>
          <w:bCs w:val="0"/>
          <w:sz w:val="24"/>
          <w:szCs w:val="24"/>
        </w:rPr>
        <w:t>pdb</w:t>
      </w:r>
      <w:bookmarkEnd w:id="157"/>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Fonts w:ascii="Helvetica" w:hAnsi="Helvetica"/>
          <w:color w:val="70AD47" w:themeColor="accent6"/>
        </w:rPr>
        <w:t>第</w:t>
      </w:r>
      <w:r w:rsidRPr="002A5559">
        <w:rPr>
          <w:rFonts w:ascii="Helvetica" w:hAnsi="Helvetica"/>
          <w:color w:val="70AD47" w:themeColor="accent6"/>
        </w:rPr>
        <w:t>4</w:t>
      </w:r>
      <w:r w:rsidRPr="002A5559">
        <w:rPr>
          <w:rFonts w:ascii="Helvetica" w:hAnsi="Helvetica"/>
          <w:color w:val="70AD47" w:themeColor="accent6"/>
        </w:rPr>
        <w:t>种方式是启动</w:t>
      </w:r>
      <w:r w:rsidRPr="002A5559">
        <w:rPr>
          <w:rFonts w:ascii="Helvetica" w:hAnsi="Helvetica"/>
          <w:color w:val="70AD47" w:themeColor="accent6"/>
        </w:rPr>
        <w:t>Python</w:t>
      </w:r>
      <w:r w:rsidRPr="002A5559">
        <w:rPr>
          <w:rFonts w:ascii="Helvetica" w:hAnsi="Helvetica"/>
          <w:color w:val="70AD47" w:themeColor="accent6"/>
        </w:rPr>
        <w:t>的调试器</w:t>
      </w:r>
      <w:r w:rsidRPr="002A5559">
        <w:rPr>
          <w:rFonts w:ascii="Helvetica" w:hAnsi="Helvetica"/>
          <w:color w:val="70AD47" w:themeColor="accent6"/>
        </w:rPr>
        <w:t>pdb</w:t>
      </w:r>
      <w:r w:rsidRPr="002A5559">
        <w:rPr>
          <w:rFonts w:ascii="Helvetica" w:hAnsi="Helvetica"/>
          <w:color w:val="70AD47" w:themeColor="accent6"/>
        </w:rPr>
        <w:t>，让程序以单步方式运行，可以随时查看运行状态。</w:t>
      </w:r>
      <w:r w:rsidRPr="00505F5F">
        <w:rPr>
          <w:rFonts w:ascii="Helvetica" w:hAnsi="Helvetica"/>
        </w:rPr>
        <w:t>我们先准备好程序：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然后启动：</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variable"/>
        </w:rPr>
        <w:t xml:space="preserve">$ </w:t>
      </w:r>
      <w:r w:rsidRPr="00505F5F">
        <w:rPr>
          <w:rStyle w:val="HTML"/>
        </w:rPr>
        <w:t>python3 -m pdb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&gt; </w:t>
      </w:r>
      <w:r w:rsidRPr="00505F5F">
        <w:rPr>
          <w:rStyle w:val="regexp"/>
        </w:rPr>
        <w:t>/Users/michael/Github/learn</w:t>
      </w:r>
      <w:r w:rsidRPr="00505F5F">
        <w:rPr>
          <w:rStyle w:val="HTML"/>
        </w:rPr>
        <w:t>-python3/samples/debug/err.py(</w:t>
      </w:r>
      <w:r w:rsidRPr="00505F5F">
        <w:rPr>
          <w:rStyle w:val="number"/>
        </w:rPr>
        <w:t>2</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s = </w:t>
      </w:r>
      <w:r w:rsidRPr="00505F5F">
        <w:rPr>
          <w:rStyle w:val="string"/>
        </w:rPr>
        <w:t>'0'</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以参数</w:t>
      </w:r>
      <w:r w:rsidRPr="00505F5F">
        <w:rPr>
          <w:rStyle w:val="HTML"/>
          <w:rFonts w:ascii="Consolas" w:hAnsi="Consolas" w:cs="Consolas"/>
          <w:bdr w:val="single" w:sz="6" w:space="0" w:color="DDDDDD" w:frame="1"/>
          <w:shd w:val="clear" w:color="auto" w:fill="FAFAFA"/>
        </w:rPr>
        <w:t>-m pdb</w:t>
      </w:r>
      <w:r w:rsidRPr="00505F5F">
        <w:rPr>
          <w:rFonts w:ascii="Helvetica" w:hAnsi="Helvetica"/>
        </w:rPr>
        <w:t>启动后，</w:t>
      </w:r>
      <w:r w:rsidRPr="00505F5F">
        <w:rPr>
          <w:rFonts w:ascii="Helvetica" w:hAnsi="Helvetica"/>
        </w:rPr>
        <w:t>pdb</w:t>
      </w:r>
      <w:r w:rsidRPr="00505F5F">
        <w:rPr>
          <w:rFonts w:ascii="Helvetica" w:hAnsi="Helvetica"/>
        </w:rPr>
        <w:t>定位到下一步要执行的代码</w:t>
      </w:r>
      <w:r w:rsidRPr="00505F5F">
        <w:rPr>
          <w:rStyle w:val="HTML"/>
          <w:rFonts w:ascii="Consolas" w:hAnsi="Consolas" w:cs="Consolas"/>
          <w:bdr w:val="single" w:sz="6" w:space="0" w:color="DDDDDD" w:frame="1"/>
          <w:shd w:val="clear" w:color="auto" w:fill="FAFAFA"/>
        </w:rPr>
        <w:t>-&gt; s = '0'</w:t>
      </w:r>
      <w:r w:rsidRPr="00505F5F">
        <w:rPr>
          <w:rFonts w:ascii="Helvetica" w:hAnsi="Helvetica"/>
        </w:rPr>
        <w:t>。输入命令</w:t>
      </w:r>
      <w:r w:rsidRPr="00505F5F">
        <w:rPr>
          <w:rStyle w:val="HTML"/>
          <w:rFonts w:ascii="Consolas" w:hAnsi="Consolas" w:cs="Consolas"/>
          <w:bdr w:val="single" w:sz="6" w:space="0" w:color="DDDDDD" w:frame="1"/>
          <w:shd w:val="clear" w:color="auto" w:fill="FAFAFA"/>
        </w:rPr>
        <w:t>l</w:t>
      </w:r>
      <w:r w:rsidRPr="00505F5F">
        <w:rPr>
          <w:rFonts w:ascii="Helvetica" w:hAnsi="Helvetica"/>
        </w:rPr>
        <w:t>来查看代码：</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(Pdb) l</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1</w:t>
      </w:r>
      <w:r w:rsidRPr="00505F5F">
        <w:rPr>
          <w:rStyle w:val="HTML"/>
        </w:rPr>
        <w:t xml:space="preserve">     </w:t>
      </w: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2</w:t>
      </w:r>
      <w:r w:rsidRPr="00505F5F">
        <w:rPr>
          <w:rStyle w:val="HTML"/>
        </w:rPr>
        <w:t xml:space="preserve">  -&gt; 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3</w:t>
      </w: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4</w:t>
      </w:r>
      <w:r w:rsidRPr="00505F5F">
        <w:rPr>
          <w:rStyle w:val="HTML"/>
        </w:rPr>
        <w:t xml:space="preserve">     </w:t>
      </w: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n</w:t>
      </w:r>
      <w:r w:rsidRPr="004E30D3">
        <w:rPr>
          <w:rFonts w:ascii="Helvetica" w:hAnsi="Helvetica"/>
          <w:color w:val="70AD47" w:themeColor="accent6"/>
        </w:rPr>
        <w:t>可以单步执行代码</w:t>
      </w:r>
      <w:r w:rsidRPr="00505F5F">
        <w:rPr>
          <w:rFonts w:ascii="Helvetica" w:hAnsi="Helvetica"/>
        </w:rPr>
        <w:t>：</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3</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n = int(s)</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4</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01918">
        <w:rPr>
          <w:rFonts w:ascii="Helvetica" w:hAnsi="Helvetica"/>
          <w:color w:val="70AD47" w:themeColor="accent6"/>
        </w:rPr>
        <w:t>任何时候都可以输入命令</w:t>
      </w:r>
      <w:r w:rsidRPr="00801918">
        <w:rPr>
          <w:rStyle w:val="HTML"/>
          <w:rFonts w:ascii="Consolas" w:hAnsi="Consolas" w:cs="Consolas"/>
          <w:color w:val="70AD47" w:themeColor="accent6"/>
          <w:bdr w:val="single" w:sz="6" w:space="0" w:color="DDDDDD" w:frame="1"/>
          <w:shd w:val="clear" w:color="auto" w:fill="FAFAFA"/>
        </w:rPr>
        <w:t xml:space="preserve">p </w:t>
      </w:r>
      <w:r w:rsidRPr="00801918">
        <w:rPr>
          <w:rStyle w:val="HTML"/>
          <w:rFonts w:ascii="Consolas" w:hAnsi="Consolas" w:cs="Consolas"/>
          <w:color w:val="70AD47" w:themeColor="accent6"/>
          <w:bdr w:val="single" w:sz="6" w:space="0" w:color="DDDDDD" w:frame="1"/>
          <w:shd w:val="clear" w:color="auto" w:fill="FAFAFA"/>
        </w:rPr>
        <w:t>变量名</w:t>
      </w:r>
      <w:r w:rsidRPr="00801918">
        <w:rPr>
          <w:rFonts w:ascii="Helvetica" w:hAnsi="Helvetica"/>
          <w:color w:val="70AD47" w:themeColor="accent6"/>
        </w:rPr>
        <w:t>来查看变量</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4E30D3"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q</w:t>
      </w:r>
      <w:r w:rsidRPr="004E30D3">
        <w:rPr>
          <w:rFonts w:ascii="Helvetica" w:hAnsi="Helvetica"/>
          <w:color w:val="70AD47" w:themeColor="accent6"/>
        </w:rPr>
        <w:t>结束调试，退出程序：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(Pdb) q</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34B37">
        <w:rPr>
          <w:rFonts w:ascii="Helvetica" w:hAnsi="Helvetica"/>
          <w:color w:val="70AD47" w:themeColor="accent6"/>
        </w:rPr>
        <w:t>这种通过</w:t>
      </w:r>
      <w:r w:rsidRPr="00834B37">
        <w:rPr>
          <w:rFonts w:ascii="Helvetica" w:hAnsi="Helvetica"/>
          <w:color w:val="70AD47" w:themeColor="accent6"/>
        </w:rPr>
        <w:t>pdb</w:t>
      </w:r>
      <w:r w:rsidRPr="00834B37">
        <w:rPr>
          <w:rFonts w:ascii="Helvetica" w:hAnsi="Helvetica"/>
          <w:color w:val="70AD47" w:themeColor="accent6"/>
        </w:rPr>
        <w:t>在命令行调试的方法理论上是万能的，但实在是太麻烦了</w:t>
      </w:r>
      <w:r w:rsidRPr="00505F5F">
        <w:rPr>
          <w:rFonts w:ascii="Helvetica" w:hAnsi="Helvetica"/>
        </w:rPr>
        <w:t>，如果有一千行代码，要运行到第</w:t>
      </w:r>
      <w:r w:rsidRPr="00505F5F">
        <w:rPr>
          <w:rFonts w:ascii="Helvetica" w:hAnsi="Helvetica"/>
        </w:rPr>
        <w:t>999</w:t>
      </w:r>
      <w:r w:rsidRPr="00505F5F">
        <w:rPr>
          <w:rFonts w:ascii="Helvetica" w:hAnsi="Helvetica"/>
        </w:rPr>
        <w:t>行得敲多少命令啊。还好，我们还有另一种调试方法。</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58" w:name="_Toc454522391"/>
      <w:r w:rsidRPr="00505F5F">
        <w:rPr>
          <w:rFonts w:ascii="Helvetica" w:hAnsi="Helvetica"/>
          <w:b w:val="0"/>
          <w:bCs w:val="0"/>
          <w:sz w:val="24"/>
          <w:szCs w:val="24"/>
        </w:rPr>
        <w:t>pdb.set_trace()</w:t>
      </w:r>
      <w:bookmarkEnd w:id="158"/>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这个方法也是用</w:t>
      </w:r>
      <w:r w:rsidRPr="00505F5F">
        <w:rPr>
          <w:rFonts w:ascii="Helvetica" w:hAnsi="Helvetica"/>
        </w:rPr>
        <w:t>pdb</w:t>
      </w:r>
      <w:r w:rsidRPr="00505F5F">
        <w:rPr>
          <w:rFonts w:ascii="Helvetica" w:hAnsi="Helvetica"/>
        </w:rPr>
        <w:t>，但是不需要单步执行，我们只需要</w:t>
      </w:r>
      <w:r w:rsidRPr="00834B37">
        <w:rPr>
          <w:rStyle w:val="HTML"/>
          <w:rFonts w:ascii="Consolas" w:hAnsi="Consolas" w:cs="Consolas"/>
          <w:color w:val="70AD47" w:themeColor="accent6"/>
          <w:bdr w:val="single" w:sz="6" w:space="0" w:color="DDDDDD" w:frame="1"/>
          <w:shd w:val="clear" w:color="auto" w:fill="FAFAFA"/>
        </w:rPr>
        <w:t>import pdb</w:t>
      </w:r>
      <w:r w:rsidRPr="00834B37">
        <w:rPr>
          <w:rFonts w:ascii="Helvetica" w:hAnsi="Helvetica"/>
          <w:color w:val="70AD47" w:themeColor="accent6"/>
        </w:rPr>
        <w:t>，然后，在可能出错的地方放一个</w:t>
      </w:r>
      <w:r w:rsidRPr="00834B37">
        <w:rPr>
          <w:rStyle w:val="HTML"/>
          <w:rFonts w:ascii="Consolas" w:hAnsi="Consolas" w:cs="Consolas"/>
          <w:color w:val="70AD47" w:themeColor="accent6"/>
          <w:bdr w:val="single" w:sz="6" w:space="0" w:color="DDDDDD" w:frame="1"/>
          <w:shd w:val="clear" w:color="auto" w:fill="FAFAFA"/>
        </w:rPr>
        <w:t>pdb.set_trace()</w:t>
      </w:r>
      <w:r w:rsidRPr="00834B37">
        <w:rPr>
          <w:rFonts w:ascii="Helvetica" w:hAnsi="Helvetica"/>
          <w:color w:val="70AD47" w:themeColor="accent6"/>
        </w:rPr>
        <w:t>，就可以设置一个断点：</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pdb</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pdb.set_trace() </w:t>
      </w:r>
      <w:r w:rsidRPr="00505F5F">
        <w:rPr>
          <w:rStyle w:val="comment"/>
          <w:i/>
          <w:iCs/>
        </w:rPr>
        <w:t># 运行到这里会自动暂停</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373F20"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运行代码，程序会自动在</w:t>
      </w:r>
      <w:r w:rsidRPr="00505F5F">
        <w:rPr>
          <w:rStyle w:val="HTML"/>
          <w:rFonts w:ascii="Consolas" w:hAnsi="Consolas" w:cs="Consolas"/>
          <w:bdr w:val="single" w:sz="6" w:space="0" w:color="DDDDDD" w:frame="1"/>
          <w:shd w:val="clear" w:color="auto" w:fill="FAFAFA"/>
        </w:rPr>
        <w:t>pdb.set_trace()</w:t>
      </w:r>
      <w:r w:rsidRPr="00505F5F">
        <w:rPr>
          <w:rFonts w:ascii="Helvetica" w:hAnsi="Helvetica"/>
        </w:rPr>
        <w:t>暂停并进入</w:t>
      </w:r>
      <w:r w:rsidRPr="00505F5F">
        <w:rPr>
          <w:rFonts w:ascii="Helvetica" w:hAnsi="Helvetica"/>
        </w:rPr>
        <w:t>pdb</w:t>
      </w:r>
      <w:r w:rsidRPr="00505F5F">
        <w:rPr>
          <w:rFonts w:ascii="Helvetica" w:hAnsi="Helvetica"/>
        </w:rPr>
        <w:t>调试环境</w:t>
      </w:r>
      <w:r w:rsidRPr="00373F20">
        <w:rPr>
          <w:rFonts w:ascii="Helvetica" w:hAnsi="Helvetica"/>
          <w:color w:val="70AD47" w:themeColor="accent6"/>
        </w:rPr>
        <w:t>，可以用命令</w:t>
      </w:r>
      <w:r w:rsidRPr="00373F20">
        <w:rPr>
          <w:rStyle w:val="HTML"/>
          <w:rFonts w:ascii="Consolas" w:hAnsi="Consolas" w:cs="Consolas"/>
          <w:color w:val="70AD47" w:themeColor="accent6"/>
          <w:bdr w:val="single" w:sz="6" w:space="0" w:color="DDDDDD" w:frame="1"/>
          <w:shd w:val="clear" w:color="auto" w:fill="FAFAFA"/>
        </w:rPr>
        <w:t>p</w:t>
      </w:r>
      <w:r w:rsidRPr="00373F20">
        <w:rPr>
          <w:rFonts w:ascii="Helvetica" w:hAnsi="Helvetica"/>
          <w:color w:val="70AD47" w:themeColor="accent6"/>
        </w:rPr>
        <w:t>查看变量，或者用命令</w:t>
      </w:r>
      <w:r w:rsidRPr="00373F20">
        <w:rPr>
          <w:rStyle w:val="HTML"/>
          <w:rFonts w:ascii="Consolas" w:hAnsi="Consolas" w:cs="Consolas"/>
          <w:color w:val="70AD47" w:themeColor="accent6"/>
          <w:bdr w:val="single" w:sz="6" w:space="0" w:color="DDDDDD" w:frame="1"/>
          <w:shd w:val="clear" w:color="auto" w:fill="FAFAFA"/>
        </w:rPr>
        <w:t>c</w:t>
      </w:r>
      <w:r w:rsidRPr="00373F20">
        <w:rPr>
          <w:rFonts w:ascii="Helvetica" w:hAnsi="Helvetica"/>
          <w:color w:val="70AD47" w:themeColor="accent6"/>
        </w:rPr>
        <w:t>继续运行：</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variable"/>
        </w:rPr>
        <w:t xml:space="preserve">$ </w:t>
      </w:r>
      <w:r w:rsidRPr="00505F5F">
        <w:rPr>
          <w:rStyle w:val="HTML"/>
        </w:rPr>
        <w:t xml:space="preserve">python3 err.py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7</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print(</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number"/>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c</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nstant"/>
        </w:rPr>
        <w:t>Traceback</w:t>
      </w:r>
      <w:r w:rsidRPr="00505F5F">
        <w:rPr>
          <w:rStyle w:val="HTML"/>
        </w:rPr>
        <w:t xml:space="preserve"> (most recent call last)</w:t>
      </w:r>
      <w:r w:rsidRPr="00505F5F">
        <w:rPr>
          <w:rStyle w:val="symbol"/>
        </w:rPr>
        <w:t>:</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HTML"/>
        </w:rPr>
        <w:t xml:space="preserve">  </w:t>
      </w:r>
      <w:r w:rsidRPr="00505F5F">
        <w:rPr>
          <w:rStyle w:val="constant"/>
        </w:rPr>
        <w:t>File</w:t>
      </w:r>
      <w:r w:rsidRPr="00505F5F">
        <w:rPr>
          <w:rStyle w:val="HTML"/>
        </w:rPr>
        <w:t xml:space="preserve"> </w:t>
      </w:r>
      <w:r w:rsidRPr="00505F5F">
        <w:rPr>
          <w:rStyle w:val="string"/>
        </w:rPr>
        <w:t>"err.py"</w:t>
      </w:r>
      <w:r w:rsidRPr="00505F5F">
        <w:rPr>
          <w:rStyle w:val="HTML"/>
        </w:rPr>
        <w:t xml:space="preserve">, line </w:t>
      </w:r>
      <w:r w:rsidRPr="00505F5F">
        <w:rPr>
          <w:rStyle w:val="number"/>
        </w:rPr>
        <w:t>7</w:t>
      </w:r>
      <w:r w:rsidRPr="00505F5F">
        <w:rPr>
          <w:rStyle w:val="HTML"/>
        </w:rPr>
        <w:t xml:space="preserve">, </w:t>
      </w:r>
      <w:r w:rsidRPr="00505F5F">
        <w:rPr>
          <w:rStyle w:val="keyword"/>
          <w:b/>
          <w:bCs/>
        </w:rPr>
        <w:t>in</w:t>
      </w:r>
      <w:r w:rsidRPr="00505F5F">
        <w:rPr>
          <w:rStyle w:val="HTML"/>
        </w:rPr>
        <w:t xml:space="preserve"> &lt;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number"/>
        </w:rPr>
        <w:t>10</w:t>
      </w:r>
      <w:r w:rsidRPr="00505F5F">
        <w:rPr>
          <w:rStyle w:val="HTML"/>
        </w:rPr>
        <w:t xml:space="preserve"> / n)</w:t>
      </w:r>
    </w:p>
    <w:p w:rsidR="00505F5F" w:rsidRPr="00505F5F" w:rsidRDefault="00505F5F"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505F5F">
        <w:rPr>
          <w:rStyle w:val="constant"/>
        </w:rPr>
        <w:lastRenderedPageBreak/>
        <w:t>ZeroDivisionError</w:t>
      </w:r>
      <w:r w:rsidRPr="00505F5F">
        <w:rPr>
          <w:rStyle w:val="symbol"/>
        </w:rPr>
        <w:t>:</w:t>
      </w:r>
      <w:r w:rsidRPr="00505F5F">
        <w:rPr>
          <w:rStyle w:val="HTML"/>
        </w:rPr>
        <w:t xml:space="preserve"> division by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这个方式比直接启动</w:t>
      </w:r>
      <w:r w:rsidRPr="00505F5F">
        <w:rPr>
          <w:rFonts w:ascii="Helvetica" w:hAnsi="Helvetica"/>
        </w:rPr>
        <w:t>pdb</w:t>
      </w:r>
      <w:r w:rsidRPr="00505F5F">
        <w:rPr>
          <w:rFonts w:ascii="Helvetica" w:hAnsi="Helvetica"/>
        </w:rPr>
        <w:t>单步调试效率要高很多，但也高不到哪去。</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59" w:name="_Toc454522392"/>
      <w:r w:rsidRPr="00505F5F">
        <w:rPr>
          <w:rFonts w:ascii="Helvetica" w:hAnsi="Helvetica"/>
          <w:b w:val="0"/>
          <w:bCs w:val="0"/>
          <w:sz w:val="24"/>
          <w:szCs w:val="24"/>
        </w:rPr>
        <w:t>IDE</w:t>
      </w:r>
      <w:bookmarkEnd w:id="159"/>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757604">
        <w:rPr>
          <w:rFonts w:ascii="Helvetica" w:hAnsi="Helvetica"/>
          <w:color w:val="70AD47" w:themeColor="accent6"/>
        </w:rPr>
        <w:t>如果要比较爽地设置断点、单步执行，就需要一个支持调试功能的</w:t>
      </w:r>
      <w:r w:rsidRPr="00757604">
        <w:rPr>
          <w:rFonts w:ascii="Helvetica" w:hAnsi="Helvetica"/>
          <w:color w:val="70AD47" w:themeColor="accent6"/>
        </w:rPr>
        <w:t>IDE</w:t>
      </w:r>
      <w:r w:rsidRPr="00505F5F">
        <w:rPr>
          <w:rFonts w:ascii="Helvetica" w:hAnsi="Helvetica"/>
        </w:rPr>
        <w:t>。目前比较好的</w:t>
      </w:r>
      <w:r w:rsidRPr="00505F5F">
        <w:rPr>
          <w:rFonts w:ascii="Helvetica" w:hAnsi="Helvetica"/>
        </w:rPr>
        <w:t>Python IDE</w:t>
      </w:r>
      <w:r w:rsidRPr="00505F5F">
        <w:rPr>
          <w:rFonts w:ascii="Helvetica" w:hAnsi="Helvetica"/>
        </w:rPr>
        <w:t>有</w:t>
      </w:r>
      <w:r w:rsidRPr="00505F5F">
        <w:rPr>
          <w:rFonts w:ascii="Helvetica" w:hAnsi="Helvetica"/>
        </w:rPr>
        <w:t>PyCharm</w:t>
      </w:r>
      <w:r w:rsidRPr="00505F5F">
        <w:rPr>
          <w:rFonts w:ascii="Helvetica" w:hAnsi="Helvetica"/>
        </w:rPr>
        <w:t>：</w:t>
      </w:r>
    </w:p>
    <w:p w:rsidR="00505F5F" w:rsidRPr="00505F5F" w:rsidRDefault="00CC0581" w:rsidP="00505F5F">
      <w:pPr>
        <w:pStyle w:val="a5"/>
        <w:shd w:val="clear" w:color="auto" w:fill="FFFFFF"/>
        <w:spacing w:before="225" w:beforeAutospacing="0" w:after="225" w:afterAutospacing="0" w:line="300" w:lineRule="atLeast"/>
        <w:rPr>
          <w:rFonts w:ascii="Helvetica" w:hAnsi="Helvetica"/>
        </w:rPr>
      </w:pPr>
      <w:hyperlink r:id="rId63" w:tgtFrame="_blank" w:history="1">
        <w:r w:rsidR="00505F5F" w:rsidRPr="00505F5F">
          <w:rPr>
            <w:rStyle w:val="a6"/>
            <w:rFonts w:ascii="Helvetica" w:hAnsi="Helvetica"/>
            <w:color w:val="auto"/>
          </w:rPr>
          <w:t>http://www.jetbrains.com/pycharm/</w:t>
        </w:r>
      </w:hyperlink>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另外，</w:t>
      </w:r>
      <w:hyperlink r:id="rId64" w:tgtFrame="_blank" w:history="1">
        <w:r w:rsidRPr="00505F5F">
          <w:rPr>
            <w:rStyle w:val="a6"/>
            <w:rFonts w:ascii="Helvetica" w:hAnsi="Helvetica"/>
            <w:color w:val="auto"/>
          </w:rPr>
          <w:t>Eclipse</w:t>
        </w:r>
      </w:hyperlink>
      <w:r w:rsidRPr="00505F5F">
        <w:rPr>
          <w:rFonts w:ascii="Helvetica" w:hAnsi="Helvetica"/>
        </w:rPr>
        <w:t>加上</w:t>
      </w:r>
      <w:hyperlink r:id="rId65" w:tgtFrame="_blank" w:history="1">
        <w:r w:rsidRPr="00505F5F">
          <w:rPr>
            <w:rStyle w:val="a6"/>
            <w:rFonts w:ascii="Helvetica" w:hAnsi="Helvetica"/>
            <w:color w:val="auto"/>
          </w:rPr>
          <w:t>pydev</w:t>
        </w:r>
      </w:hyperlink>
      <w:r w:rsidRPr="00505F5F">
        <w:rPr>
          <w:rFonts w:ascii="Helvetica" w:hAnsi="Helvetica"/>
        </w:rPr>
        <w:t>插件也可以调试</w:t>
      </w:r>
      <w:r w:rsidRPr="00505F5F">
        <w:rPr>
          <w:rFonts w:ascii="Helvetica" w:hAnsi="Helvetica"/>
        </w:rPr>
        <w:t>Python</w:t>
      </w:r>
      <w:r w:rsidRPr="00505F5F">
        <w:rPr>
          <w:rFonts w:ascii="Helvetica" w:hAnsi="Helvetica"/>
        </w:rPr>
        <w:t>程序。</w:t>
      </w:r>
    </w:p>
    <w:p w:rsidR="00505F5F" w:rsidRPr="00505F5F" w:rsidRDefault="00505F5F" w:rsidP="00E83F69">
      <w:pPr>
        <w:pStyle w:val="3"/>
        <w:shd w:val="clear" w:color="auto" w:fill="FFFFFF"/>
        <w:spacing w:before="375" w:after="225" w:line="360" w:lineRule="atLeast"/>
        <w:rPr>
          <w:rFonts w:ascii="Helvetica" w:hAnsi="Helvetica"/>
          <w:b w:val="0"/>
          <w:bCs w:val="0"/>
          <w:sz w:val="24"/>
          <w:szCs w:val="24"/>
        </w:rPr>
      </w:pPr>
      <w:bookmarkStart w:id="160" w:name="_Toc454522393"/>
      <w:r w:rsidRPr="00505F5F">
        <w:rPr>
          <w:rFonts w:ascii="Helvetica" w:hAnsi="Helvetica"/>
          <w:b w:val="0"/>
          <w:bCs w:val="0"/>
          <w:sz w:val="24"/>
          <w:szCs w:val="24"/>
        </w:rPr>
        <w:t>小结</w:t>
      </w:r>
      <w:bookmarkEnd w:id="160"/>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写程序最痛苦的事情莫过于调试，程序往往会以你意想不到的流程来运行，你期待执行的语句其实根本没有执行，这时候，就需要调试了。</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虽然用</w:t>
      </w:r>
      <w:r w:rsidRPr="00505F5F">
        <w:rPr>
          <w:rFonts w:ascii="Helvetica" w:hAnsi="Helvetica"/>
        </w:rPr>
        <w:t>IDE</w:t>
      </w:r>
      <w:r w:rsidRPr="00505F5F">
        <w:rPr>
          <w:rFonts w:ascii="Helvetica" w:hAnsi="Helvetica"/>
        </w:rPr>
        <w:t>调试起来比较方便，但是最后你会发现</w:t>
      </w:r>
      <w:r w:rsidRPr="00153140">
        <w:rPr>
          <w:rFonts w:ascii="Helvetica" w:hAnsi="Helvetica"/>
          <w:color w:val="70AD47" w:themeColor="accent6"/>
        </w:rPr>
        <w:t>，</w:t>
      </w:r>
      <w:r w:rsidRPr="00153140">
        <w:rPr>
          <w:rFonts w:ascii="Helvetica" w:hAnsi="Helvetica"/>
          <w:color w:val="70AD47" w:themeColor="accent6"/>
        </w:rPr>
        <w:t>logging</w:t>
      </w:r>
      <w:r w:rsidRPr="00153140">
        <w:rPr>
          <w:rFonts w:ascii="Helvetica" w:hAnsi="Helvetica"/>
          <w:color w:val="70AD47" w:themeColor="accent6"/>
        </w:rPr>
        <w:t>才是终极武器。</w:t>
      </w:r>
    </w:p>
    <w:p w:rsidR="00505F5F" w:rsidRDefault="00505F5F" w:rsidP="00505F5F">
      <w:pPr>
        <w:rPr>
          <w:szCs w:val="24"/>
        </w:rPr>
      </w:pPr>
    </w:p>
    <w:p w:rsidR="00153140" w:rsidRDefault="00153140" w:rsidP="00E83F69">
      <w:pPr>
        <w:pStyle w:val="2"/>
        <w:rPr>
          <w:sz w:val="24"/>
        </w:rPr>
      </w:pPr>
      <w:bookmarkStart w:id="161" w:name="_Toc454522394"/>
      <w:r w:rsidRPr="00153140">
        <w:rPr>
          <w:sz w:val="24"/>
        </w:rPr>
        <w:t>第</w:t>
      </w:r>
      <w:r w:rsidRPr="00153140">
        <w:rPr>
          <w:rFonts w:hint="eastAsia"/>
          <w:sz w:val="24"/>
        </w:rPr>
        <w:t>47</w:t>
      </w:r>
      <w:r w:rsidRPr="00153140">
        <w:rPr>
          <w:rFonts w:hint="eastAsia"/>
          <w:sz w:val="24"/>
        </w:rPr>
        <w:t>课</w:t>
      </w:r>
      <w:r w:rsidRPr="00153140">
        <w:rPr>
          <w:rFonts w:hint="eastAsia"/>
          <w:sz w:val="24"/>
        </w:rPr>
        <w:t xml:space="preserve">  </w:t>
      </w:r>
      <w:r w:rsidRPr="00153140">
        <w:rPr>
          <w:rFonts w:hint="eastAsia"/>
          <w:sz w:val="24"/>
        </w:rPr>
        <w:t>单元测试</w:t>
      </w:r>
      <w:bookmarkEnd w:id="161"/>
    </w:p>
    <w:p w:rsidR="00A33D90" w:rsidRPr="00153140" w:rsidRDefault="00153140" w:rsidP="00153140">
      <w:pPr>
        <w:pStyle w:val="a5"/>
        <w:shd w:val="clear" w:color="auto" w:fill="FFFFFF"/>
        <w:spacing w:before="0" w:beforeAutospacing="0" w:after="225" w:afterAutospacing="0" w:line="300" w:lineRule="atLeast"/>
        <w:rPr>
          <w:rFonts w:ascii="Helvetica" w:hAnsi="Helvetica"/>
          <w:color w:val="000000" w:themeColor="text1"/>
        </w:rPr>
      </w:pPr>
      <w:r w:rsidRPr="00153140">
        <w:rPr>
          <w:rFonts w:ascii="Helvetica" w:hAnsi="Helvetica"/>
          <w:color w:val="000000" w:themeColor="text1"/>
        </w:rPr>
        <w:t>如果你听说过</w:t>
      </w:r>
      <w:r w:rsidRPr="00153140">
        <w:rPr>
          <w:rFonts w:ascii="Helvetica" w:hAnsi="Helvetica"/>
          <w:color w:val="000000" w:themeColor="text1"/>
        </w:rPr>
        <w:t>“</w:t>
      </w:r>
      <w:r w:rsidRPr="00ED659F">
        <w:rPr>
          <w:rFonts w:ascii="Helvetica" w:hAnsi="Helvetica"/>
          <w:color w:val="70AD47" w:themeColor="accent6"/>
        </w:rPr>
        <w:t>测试驱动开发</w:t>
      </w:r>
      <w:r w:rsidRPr="00153140">
        <w:rPr>
          <w:rFonts w:ascii="Helvetica" w:hAnsi="Helvetica"/>
          <w:color w:val="000000" w:themeColor="text1"/>
        </w:rPr>
        <w:t>”</w:t>
      </w:r>
      <w:r w:rsidRPr="00153140">
        <w:rPr>
          <w:rFonts w:ascii="Helvetica" w:hAnsi="Helvetica"/>
          <w:color w:val="000000" w:themeColor="text1"/>
        </w:rPr>
        <w:t>（</w:t>
      </w:r>
      <w:r w:rsidRPr="00153140">
        <w:rPr>
          <w:rFonts w:ascii="Helvetica" w:hAnsi="Helvetica"/>
          <w:color w:val="000000" w:themeColor="text1"/>
        </w:rPr>
        <w:t>TDD</w:t>
      </w:r>
      <w:r w:rsidRPr="00153140">
        <w:rPr>
          <w:rFonts w:ascii="Helvetica" w:hAnsi="Helvetica"/>
          <w:color w:val="000000" w:themeColor="text1"/>
        </w:rPr>
        <w:t>：</w:t>
      </w:r>
      <w:r w:rsidRPr="00153140">
        <w:rPr>
          <w:rFonts w:ascii="Helvetica" w:hAnsi="Helvetica"/>
          <w:color w:val="000000" w:themeColor="text1"/>
        </w:rPr>
        <w:t>Test-Driven Development</w:t>
      </w:r>
      <w:r w:rsidRPr="00153140">
        <w:rPr>
          <w:rFonts w:ascii="Helvetica" w:hAnsi="Helvetica"/>
          <w:color w:val="000000" w:themeColor="text1"/>
        </w:rPr>
        <w:t>），单元测试就不陌生。</w:t>
      </w:r>
      <w:r w:rsidR="00A33D90">
        <w:rPr>
          <w:rFonts w:ascii="Helvetica" w:hAnsi="Helvetica" w:hint="eastAsia"/>
          <w:color w:val="000000" w:themeColor="text1"/>
        </w:rPr>
        <w:t>（</w:t>
      </w:r>
      <w:r w:rsidR="00A33D90">
        <w:rPr>
          <w:rFonts w:ascii="Helvetica" w:hAnsi="Helvetica" w:hint="eastAsia"/>
          <w:color w:val="000000" w:themeColor="text1"/>
        </w:rPr>
        <w:t>TDD</w:t>
      </w:r>
      <w:r w:rsidR="00A33D90" w:rsidRPr="00A33D90">
        <w:rPr>
          <w:rFonts w:ascii="Helvetica" w:hAnsi="Helvetica" w:hint="eastAsia"/>
          <w:color w:val="000000" w:themeColor="text1"/>
        </w:rPr>
        <w:t>要求在编写某个功能的代码之前先编写测试代码，然后只编写使测试通过的功能代码，通过测试来推动整个开发的进行。这有助于编写简洁可用和高质量的代码，并加速开发过程。</w:t>
      </w:r>
      <w:r w:rsidR="00E34AF3" w:rsidRPr="00E34AF3">
        <w:rPr>
          <w:rFonts w:ascii="Helvetica" w:hAnsi="Helvetica" w:hint="eastAsia"/>
          <w:color w:val="000000" w:themeColor="text1"/>
        </w:rPr>
        <w:t>盖房子的时候，工人师傅砌墙，会先用桩子拉上线，以使砖能够垒的笔直，因为垒砖的时候都是以这根线为基准的。</w:t>
      </w:r>
      <w:r w:rsidR="00E34AF3" w:rsidRPr="00E34AF3">
        <w:rPr>
          <w:rFonts w:ascii="Helvetica" w:hAnsi="Helvetica" w:hint="eastAsia"/>
          <w:color w:val="000000" w:themeColor="text1"/>
        </w:rPr>
        <w:t>TDD</w:t>
      </w:r>
      <w:r w:rsidR="00E34AF3" w:rsidRPr="00E34AF3">
        <w:rPr>
          <w:rFonts w:ascii="Helvetica" w:hAnsi="Helvetica" w:hint="eastAsia"/>
          <w:color w:val="000000" w:themeColor="text1"/>
        </w:rPr>
        <w:t>就像这样，先写测试代码，就像工人师傅先用桩子拉上线，然后编码的时候以此为基准，只编写符合这个测试的功能代码。</w:t>
      </w:r>
      <w:r w:rsidR="00A33D90">
        <w:rPr>
          <w:rFonts w:ascii="Helvetica" w:hAnsi="Helvetica" w:hint="eastAsia"/>
          <w:color w:val="000000" w:themeColor="text1"/>
        </w:rPr>
        <w:t>）</w:t>
      </w:r>
    </w:p>
    <w:p w:rsidR="00153140" w:rsidRPr="00A33D9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A33D90">
        <w:rPr>
          <w:rFonts w:ascii="Helvetica" w:hAnsi="Helvetica"/>
          <w:color w:val="70AD47" w:themeColor="accent6"/>
        </w:rPr>
        <w:t>单元测试是用来对一个模块、一个函数或者一个类来进行正确性检验的测试工作。</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比如对函数</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，我们可以编写出以下几个测试用例：</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输入正数，比如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，期待返回值与输入相同；</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输入负数，比如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，期待返回值与输入相反；</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，期待返回</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输入非数值类型，比如</w:t>
      </w:r>
      <w:r w:rsidRPr="00153140">
        <w:rPr>
          <w:rStyle w:val="HTML"/>
          <w:rFonts w:ascii="Consolas" w:hAnsi="Consolas" w:cs="Consolas"/>
          <w:color w:val="000000" w:themeColor="text1"/>
          <w:bdr w:val="single" w:sz="6" w:space="0" w:color="DDDDDD" w:frame="1"/>
          <w:shd w:val="clear" w:color="auto" w:fill="FAFAFA"/>
        </w:rPr>
        <w:t>None</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，期待抛出</w:t>
      </w:r>
      <w:r w:rsidRPr="00153140">
        <w:rPr>
          <w:rStyle w:val="HTML"/>
          <w:rFonts w:ascii="Consolas" w:hAnsi="Consolas" w:cs="Consolas"/>
          <w:color w:val="000000" w:themeColor="text1"/>
          <w:bdr w:val="single" w:sz="6" w:space="0" w:color="DDDDDD" w:frame="1"/>
          <w:shd w:val="clear" w:color="auto" w:fill="FAFAFA"/>
        </w:rPr>
        <w:t>TypeError</w:t>
      </w:r>
      <w:r w:rsidRPr="00153140">
        <w:rPr>
          <w:rFonts w:ascii="Helvetica" w:hAnsi="Helvetica"/>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把上面的测试用例放到一个测试模块里，就是一个完整的单元测试。</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lastRenderedPageBreak/>
        <w:t>如果单元测试通过，说明我们测试的这个函数能够正常工作。如果单元测试不通过，要么函数有</w:t>
      </w:r>
      <w:r w:rsidRPr="00153140">
        <w:rPr>
          <w:rFonts w:ascii="Helvetica" w:hAnsi="Helvetica"/>
          <w:color w:val="000000" w:themeColor="text1"/>
        </w:rPr>
        <w:t>bug</w:t>
      </w:r>
      <w:r w:rsidRPr="00153140">
        <w:rPr>
          <w:rFonts w:ascii="Helvetica" w:hAnsi="Helvetica"/>
          <w:color w:val="000000" w:themeColor="text1"/>
        </w:rPr>
        <w:t>，要么测试条件输入不正确，总之，需要修复使单元测试能够通过。</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单元测试通过后有什么意义呢？如果我们对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函数代码做了修改，只需要再跑一遍单元测试，如果通过，说明我们的修改不会对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函数原有的行为造成影响，如果测试不通过，说明我们的修改与原有行为不一致，要么修改代码，要么修改测试。</w:t>
      </w:r>
    </w:p>
    <w:p w:rsidR="00153140" w:rsidRPr="008F0C8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F0C80">
        <w:rPr>
          <w:rFonts w:ascii="Helvetica" w:hAnsi="Helvetica"/>
          <w:color w:val="70AD47" w:themeColor="accent6"/>
        </w:rPr>
        <w:t>这种以测试为驱动的开发模式最大的好处就是确保一个程序模块的行为符合我们设计的测试用例。在将来修改的时候，可以极大程度地保证该模块行为仍然是正确的。</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我们来编写一个</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类，这个类的行为和</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一致，但是可以通过属性来访问，用起来就像下面这样：</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 = Dict(a=</w:t>
      </w:r>
      <w:r w:rsidRPr="00153140">
        <w:rPr>
          <w:rStyle w:val="number"/>
          <w:color w:val="000000" w:themeColor="text1"/>
        </w:rPr>
        <w:t>1</w:t>
      </w:r>
      <w:r w:rsidRPr="00153140">
        <w:rPr>
          <w:rStyle w:val="HTML"/>
          <w:color w:val="000000" w:themeColor="text1"/>
        </w:rPr>
        <w:t>, b=</w:t>
      </w:r>
      <w:r w:rsidRPr="00153140">
        <w:rPr>
          <w:rStyle w:val="number"/>
          <w:color w:val="000000" w:themeColor="text1"/>
        </w:rPr>
        <w:t>2</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w:t>
      </w:r>
      <w:r w:rsidRPr="00153140">
        <w:rPr>
          <w:rStyle w:val="string"/>
          <w:color w:val="000000" w:themeColor="text1"/>
        </w:rPr>
        <w:t>'a'</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d.a</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mydict.py</w:t>
      </w:r>
      <w:r w:rsidRPr="00153140">
        <w:rPr>
          <w:rFonts w:ascii="Helvetica" w:hAnsi="Helvetica"/>
          <w:color w:val="000000" w:themeColor="text1"/>
        </w:rPr>
        <w:t>代码如下：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Dict</w:t>
      </w:r>
      <w:r w:rsidRPr="00153140">
        <w:rPr>
          <w:rStyle w:val="params"/>
          <w:b/>
          <w:bCs/>
          <w:color w:val="000000" w:themeColor="text1"/>
        </w:rPr>
        <w:t>(dict)</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__init__</w:t>
      </w:r>
      <w:r w:rsidRPr="00153140">
        <w:rPr>
          <w:rStyle w:val="params"/>
          <w:color w:val="000000" w:themeColor="text1"/>
        </w:rPr>
        <w:t>(self, **kw)</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super().__init__(**kw)</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__getattr__</w:t>
      </w:r>
      <w:r w:rsidRPr="00153140">
        <w:rPr>
          <w:rStyle w:val="params"/>
          <w:color w:val="000000" w:themeColor="text1"/>
        </w:rPr>
        <w:t>(self, key)</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try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return</w:t>
      </w:r>
      <w:r w:rsidRPr="00153140">
        <w:rPr>
          <w:rStyle w:val="HTML"/>
          <w:color w:val="000000" w:themeColor="text1"/>
        </w:rPr>
        <w:t xml:space="preserve"> self[key]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except</w:t>
      </w:r>
      <w:r w:rsidRPr="00153140">
        <w:rPr>
          <w:rStyle w:val="HTML"/>
          <w:color w:val="000000" w:themeColor="text1"/>
        </w:rPr>
        <w:t xml:space="preserve"> 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raise</w:t>
      </w:r>
      <w:r w:rsidRPr="00153140">
        <w:rPr>
          <w:rStyle w:val="HTML"/>
          <w:color w:val="000000" w:themeColor="text1"/>
        </w:rPr>
        <w:t xml:space="preserve"> AttributeError(</w:t>
      </w:r>
      <w:r w:rsidRPr="00153140">
        <w:rPr>
          <w:rStyle w:val="string"/>
          <w:color w:val="000000" w:themeColor="text1"/>
        </w:rPr>
        <w:t>r"'Dict' object has no attribute '%s'"</w:t>
      </w:r>
      <w:r w:rsidRPr="00153140">
        <w:rPr>
          <w:rStyle w:val="HTML"/>
          <w:color w:val="000000" w:themeColor="text1"/>
        </w:rPr>
        <w:t xml:space="preserve"> % 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__setattr__</w:t>
      </w:r>
      <w:r w:rsidRPr="00153140">
        <w:rPr>
          <w:rStyle w:val="params"/>
          <w:color w:val="000000" w:themeColor="text1"/>
        </w:rPr>
        <w:t>(self, key, value)</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self[key] = value</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为了编写单元测试，我们需要引入</w:t>
      </w:r>
      <w:r w:rsidRPr="00153140">
        <w:rPr>
          <w:rFonts w:ascii="Helvetica" w:hAnsi="Helvetica"/>
          <w:color w:val="000000" w:themeColor="text1"/>
        </w:rPr>
        <w:t>Python</w:t>
      </w:r>
      <w:r w:rsidRPr="00153140">
        <w:rPr>
          <w:rFonts w:ascii="Helvetica" w:hAnsi="Helvetica"/>
          <w:color w:val="000000" w:themeColor="text1"/>
        </w:rPr>
        <w:t>自带的</w:t>
      </w:r>
      <w:r w:rsidRPr="00153140">
        <w:rPr>
          <w:rStyle w:val="HTML"/>
          <w:rFonts w:ascii="Consolas" w:hAnsi="Consolas" w:cs="Consolas"/>
          <w:color w:val="000000" w:themeColor="text1"/>
          <w:bdr w:val="single" w:sz="6" w:space="0" w:color="DDDDDD" w:frame="1"/>
          <w:shd w:val="clear" w:color="auto" w:fill="FAFAFA"/>
        </w:rPr>
        <w:t>unittest</w:t>
      </w:r>
      <w:r w:rsidRPr="00153140">
        <w:rPr>
          <w:rFonts w:ascii="Helvetica" w:hAnsi="Helvetica"/>
          <w:color w:val="000000" w:themeColor="text1"/>
        </w:rPr>
        <w:t>模块，编写</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import</w:t>
      </w:r>
      <w:r w:rsidRPr="00153140">
        <w:rPr>
          <w:rStyle w:val="HTML"/>
          <w:color w:val="000000" w:themeColor="text1"/>
        </w:rPr>
        <w:t xml:space="preserve"> unittest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from</w:t>
      </w:r>
      <w:r w:rsidRPr="00153140">
        <w:rPr>
          <w:rStyle w:val="HTML"/>
          <w:color w:val="000000" w:themeColor="text1"/>
        </w:rPr>
        <w:t xml:space="preserve"> mydict </w:t>
      </w:r>
      <w:r w:rsidRPr="00153140">
        <w:rPr>
          <w:rStyle w:val="keyword"/>
          <w:b/>
          <w:bCs/>
          <w:color w:val="000000" w:themeColor="text1"/>
        </w:rPr>
        <w:t>import</w:t>
      </w:r>
      <w:r w:rsidRPr="00153140">
        <w:rPr>
          <w:rStyle w:val="HTML"/>
          <w:color w:val="000000" w:themeColor="text1"/>
        </w:rPr>
        <w:t xml:space="preserve">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test_init</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Dict(a=</w:t>
      </w:r>
      <w:r w:rsidRPr="00153140">
        <w:rPr>
          <w:rStyle w:val="number"/>
          <w:color w:val="000000" w:themeColor="text1"/>
        </w:rPr>
        <w:t>1</w:t>
      </w:r>
      <w:r w:rsidRPr="00153140">
        <w:rPr>
          <w:rStyle w:val="HTML"/>
          <w:color w:val="000000" w:themeColor="text1"/>
        </w:rPr>
        <w:t>, b=</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self.assertEqual(d.a, </w:t>
      </w:r>
      <w:r w:rsidRPr="00153140">
        <w:rPr>
          <w:rStyle w:val="number"/>
          <w:color w:val="000000" w:themeColor="text1"/>
        </w:rPr>
        <w:t>1</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self.assertEqual(d.b, </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self.assertTrue(isinstance(d,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w:t>
      </w:r>
      <w:r w:rsidRPr="00153140">
        <w:rPr>
          <w:rStyle w:val="string"/>
          <w:color w:val="000000" w:themeColor="text1"/>
        </w:rPr>
        <w:t>'key'</w:t>
      </w:r>
      <w:r w:rsidRPr="00153140">
        <w:rPr>
          <w:rStyle w:val="HTML"/>
          <w:color w:val="000000" w:themeColor="text1"/>
        </w:rPr>
        <w:t xml:space="preserve">]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self.assertEqual(d.key,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d.key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lastRenderedPageBreak/>
        <w:t xml:space="preserve">        self.assertTrue(</w:t>
      </w:r>
      <w:r w:rsidRPr="00153140">
        <w:rPr>
          <w:rStyle w:val="string"/>
          <w:color w:val="000000" w:themeColor="text1"/>
        </w:rPr>
        <w:t>'key'</w:t>
      </w:r>
      <w:r w:rsidRPr="00153140">
        <w:rPr>
          <w:rStyle w:val="HTML"/>
          <w:color w:val="000000" w:themeColor="text1"/>
        </w:rPr>
        <w:t xml:space="preserve"> </w:t>
      </w:r>
      <w:r w:rsidRPr="00153140">
        <w:rPr>
          <w:rStyle w:val="keyword"/>
          <w:b/>
          <w:bCs/>
          <w:color w:val="000000" w:themeColor="text1"/>
        </w:rPr>
        <w:t>in</w:t>
      </w:r>
      <w:r w:rsidRPr="00153140">
        <w:rPr>
          <w:rStyle w:val="HTML"/>
          <w:color w:val="000000" w:themeColor="text1"/>
        </w:rPr>
        <w:t xml:space="preserve"> d)</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w:t>
      </w:r>
      <w:r w:rsidRPr="00153140">
        <w:rPr>
          <w:rStyle w:val="string"/>
          <w:color w:val="000000" w:themeColor="text1"/>
        </w:rPr>
        <w:t>'key'</w:t>
      </w:r>
      <w:r w:rsidRPr="00153140">
        <w:rPr>
          <w:rStyle w:val="HTML"/>
          <w:color w:val="000000" w:themeColor="text1"/>
        </w:rPr>
        <w:t xml:space="preserve">],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d.empty</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编写单元测试时，我们需要编写一个测试类，从</w:t>
      </w:r>
      <w:r w:rsidRPr="004731AA">
        <w:rPr>
          <w:rStyle w:val="HTML"/>
          <w:rFonts w:ascii="Consolas" w:hAnsi="Consolas" w:cs="Consolas"/>
          <w:color w:val="70AD47" w:themeColor="accent6"/>
          <w:bdr w:val="single" w:sz="6" w:space="0" w:color="DDDDDD" w:frame="1"/>
          <w:shd w:val="clear" w:color="auto" w:fill="FAFAFA"/>
        </w:rPr>
        <w:t>unittest.TestCase</w:t>
      </w:r>
      <w:r w:rsidRPr="004731AA">
        <w:rPr>
          <w:rFonts w:ascii="Helvetica" w:hAnsi="Helvetica"/>
          <w:color w:val="70AD47" w:themeColor="accent6"/>
        </w:rPr>
        <w:t>继承。</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开头的方法就是测试方法，不以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开头的方法不被认为是测试方法，测试的时候不会被执行。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对每一类测试都需要编写一个</w:t>
      </w:r>
      <w:r w:rsidRPr="00153140">
        <w:rPr>
          <w:rStyle w:val="HTML"/>
          <w:rFonts w:ascii="Consolas" w:hAnsi="Consolas" w:cs="Consolas"/>
          <w:color w:val="000000" w:themeColor="text1"/>
          <w:bdr w:val="single" w:sz="6" w:space="0" w:color="DDDDDD" w:frame="1"/>
          <w:shd w:val="clear" w:color="auto" w:fill="FAFAFA"/>
        </w:rPr>
        <w:t>test_xxx()</w:t>
      </w:r>
      <w:r w:rsidRPr="00153140">
        <w:rPr>
          <w:rFonts w:ascii="Helvetica" w:hAnsi="Helvetica"/>
          <w:color w:val="000000" w:themeColor="text1"/>
        </w:rPr>
        <w:t>方法。由于</w:t>
      </w:r>
      <w:r w:rsidRPr="00153140">
        <w:rPr>
          <w:rStyle w:val="HTML"/>
          <w:rFonts w:ascii="Consolas" w:hAnsi="Consolas" w:cs="Consolas"/>
          <w:color w:val="000000" w:themeColor="text1"/>
          <w:bdr w:val="single" w:sz="6" w:space="0" w:color="DDDDDD" w:frame="1"/>
          <w:shd w:val="clear" w:color="auto" w:fill="FAFAFA"/>
        </w:rPr>
        <w:t>unittest.TestCase</w:t>
      </w:r>
      <w:r w:rsidRPr="00153140">
        <w:rPr>
          <w:rFonts w:ascii="Helvetica" w:hAnsi="Helvetica"/>
          <w:color w:val="000000" w:themeColor="text1"/>
        </w:rPr>
        <w:t>提供了很多内置的条件判断，我们只需要调用这些方法就可以断言输出是否是我们所期望的。最常用的断言就是</w:t>
      </w:r>
      <w:r w:rsidRPr="00153140">
        <w:rPr>
          <w:rStyle w:val="HTML"/>
          <w:rFonts w:ascii="Consolas" w:hAnsi="Consolas" w:cs="Consolas"/>
          <w:color w:val="000000" w:themeColor="text1"/>
          <w:bdr w:val="single" w:sz="6" w:space="0" w:color="DDDDDD" w:frame="1"/>
          <w:shd w:val="clear" w:color="auto" w:fill="FAFAFA"/>
        </w:rPr>
        <w:t>assertEqual()</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self</w:t>
      </w:r>
      <w:r w:rsidRPr="00153140">
        <w:rPr>
          <w:rStyle w:val="HTML"/>
          <w:color w:val="000000" w:themeColor="text1"/>
        </w:rPr>
        <w:t>.assertEqual(abs(-</w:t>
      </w:r>
      <w:r w:rsidRPr="00153140">
        <w:rPr>
          <w:rStyle w:val="number"/>
          <w:color w:val="000000" w:themeColor="text1"/>
        </w:rPr>
        <w:t>1</w:t>
      </w:r>
      <w:r w:rsidRPr="00153140">
        <w:rPr>
          <w:rStyle w:val="HTML"/>
          <w:color w:val="000000" w:themeColor="text1"/>
        </w:rPr>
        <w:t xml:space="preserve">), </w:t>
      </w:r>
      <w:r w:rsidRPr="00153140">
        <w:rPr>
          <w:rStyle w:val="number"/>
          <w:color w:val="000000" w:themeColor="text1"/>
        </w:rPr>
        <w:t>1</w:t>
      </w:r>
      <w:r w:rsidRPr="00153140">
        <w:rPr>
          <w:rStyle w:val="HTML"/>
          <w:color w:val="000000" w:themeColor="text1"/>
        </w:rPr>
        <w:t xml:space="preserve">) </w:t>
      </w:r>
      <w:r w:rsidRPr="00153140">
        <w:rPr>
          <w:rStyle w:val="comment"/>
          <w:i/>
          <w:iCs/>
          <w:color w:val="000000" w:themeColor="text1"/>
        </w:rPr>
        <w:t># 断言函数返回的结果与1相等</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另一种重要的断言就是期待抛出指定类型的</w:t>
      </w:r>
      <w:r w:rsidRPr="00153140">
        <w:rPr>
          <w:rFonts w:ascii="Helvetica" w:hAnsi="Helvetica"/>
          <w:color w:val="000000" w:themeColor="text1"/>
        </w:rPr>
        <w:t>Error</w:t>
      </w:r>
      <w:r w:rsidRPr="00153140">
        <w:rPr>
          <w:rFonts w:ascii="Helvetica" w:hAnsi="Helvetica"/>
          <w:color w:val="000000" w:themeColor="text1"/>
        </w:rPr>
        <w:t>，比如通过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时，断言会抛出</w:t>
      </w:r>
      <w:r w:rsidRPr="00153140">
        <w:rPr>
          <w:rStyle w:val="HTML"/>
          <w:rFonts w:ascii="Consolas" w:hAnsi="Consolas" w:cs="Consolas"/>
          <w:color w:val="000000" w:themeColor="text1"/>
          <w:bdr w:val="single" w:sz="6" w:space="0" w:color="DDDDDD" w:frame="1"/>
          <w:shd w:val="clear" w:color="auto" w:fill="FAFAFA"/>
        </w:rPr>
        <w:t>KeyError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w:t>
      </w:r>
      <w:r w:rsidRPr="00153140">
        <w:rPr>
          <w:rStyle w:val="constant"/>
          <w:color w:val="000000" w:themeColor="text1"/>
        </w:rPr>
        <w:t>KeyError</w:t>
      </w:r>
      <w:r w:rsidRPr="00153140">
        <w:rPr>
          <w:rStyle w:val="HTML"/>
          <w:color w:val="000000" w:themeColor="text1"/>
        </w:rPr>
        <w:t>)</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而通过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时，我们期待抛出</w:t>
      </w:r>
      <w:r w:rsidRPr="00153140">
        <w:rPr>
          <w:rStyle w:val="HTML"/>
          <w:rFonts w:ascii="Consolas" w:hAnsi="Consolas" w:cs="Consolas"/>
          <w:color w:val="000000" w:themeColor="text1"/>
          <w:bdr w:val="single" w:sz="6" w:space="0" w:color="DDDDDD" w:frame="1"/>
          <w:shd w:val="clear" w:color="auto" w:fill="FAFAFA"/>
        </w:rPr>
        <w:t>AttributeError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lastRenderedPageBreak/>
        <w:t xml:space="preserve">    value = d.</w:t>
      </w:r>
      <w:r w:rsidRPr="00153140">
        <w:rPr>
          <w:rStyle w:val="keyword"/>
          <w:b/>
          <w:bCs/>
          <w:color w:val="000000" w:themeColor="text1"/>
        </w:rPr>
        <w:t>empty</w:t>
      </w:r>
    </w:p>
    <w:p w:rsidR="00153140" w:rsidRPr="00153140" w:rsidRDefault="00153140" w:rsidP="00E83F69">
      <w:pPr>
        <w:pStyle w:val="3"/>
        <w:shd w:val="clear" w:color="auto" w:fill="FFFFFF"/>
        <w:spacing w:before="375" w:after="225" w:line="360" w:lineRule="atLeast"/>
        <w:rPr>
          <w:rFonts w:ascii="Helvetica" w:hAnsi="Helvetica"/>
          <w:b w:val="0"/>
          <w:bCs w:val="0"/>
          <w:color w:val="000000" w:themeColor="text1"/>
          <w:sz w:val="24"/>
          <w:szCs w:val="24"/>
        </w:rPr>
      </w:pPr>
      <w:bookmarkStart w:id="162" w:name="_Toc454522395"/>
      <w:r w:rsidRPr="00153140">
        <w:rPr>
          <w:rFonts w:ascii="Helvetica" w:hAnsi="Helvetica"/>
          <w:b w:val="0"/>
          <w:bCs w:val="0"/>
          <w:color w:val="000000" w:themeColor="text1"/>
          <w:sz w:val="24"/>
          <w:szCs w:val="24"/>
        </w:rPr>
        <w:t>运行单元测试</w:t>
      </w:r>
      <w:bookmarkEnd w:id="162"/>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153140">
        <w:rPr>
          <w:rFonts w:ascii="Helvetica" w:hAnsi="Helvetica"/>
          <w:color w:val="000000" w:themeColor="text1"/>
        </w:rPr>
        <w:t>一旦编写好单元测试，我们就可以运行单元测试。</w:t>
      </w:r>
      <w:r w:rsidRPr="00381BAA">
        <w:rPr>
          <w:rFonts w:ascii="Helvetica" w:hAnsi="Helvetica"/>
          <w:color w:val="70AD47" w:themeColor="accent6"/>
        </w:rPr>
        <w:t>最简单的运行方式是在</w:t>
      </w:r>
      <w:r w:rsidRPr="00381BAA">
        <w:rPr>
          <w:rStyle w:val="HTML"/>
          <w:rFonts w:ascii="Consolas" w:hAnsi="Consolas" w:cs="Consolas"/>
          <w:color w:val="70AD47" w:themeColor="accent6"/>
          <w:bdr w:val="single" w:sz="6" w:space="0" w:color="DDDDDD" w:frame="1"/>
          <w:shd w:val="clear" w:color="auto" w:fill="FAFAFA"/>
        </w:rPr>
        <w:t>mydict_test.py</w:t>
      </w:r>
      <w:r w:rsidRPr="00381BAA">
        <w:rPr>
          <w:rFonts w:ascii="Helvetica" w:hAnsi="Helvetica"/>
          <w:color w:val="70AD47" w:themeColor="accent6"/>
        </w:rPr>
        <w:t>的最后加上两行代码：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if</w:t>
      </w:r>
      <w:r w:rsidRPr="00153140">
        <w:rPr>
          <w:rStyle w:val="HTML"/>
          <w:color w:val="000000" w:themeColor="text1"/>
        </w:rPr>
        <w:t xml:space="preserve"> __name_</w:t>
      </w:r>
      <w:r w:rsidRPr="00153140">
        <w:rPr>
          <w:rStyle w:val="number"/>
          <w:color w:val="000000" w:themeColor="text1"/>
        </w:rPr>
        <w:t>_</w:t>
      </w:r>
      <w:r w:rsidRPr="00153140">
        <w:rPr>
          <w:rStyle w:val="HTML"/>
          <w:color w:val="000000" w:themeColor="text1"/>
        </w:rPr>
        <w:t xml:space="preserve"> == </w:t>
      </w:r>
      <w:r w:rsidRPr="00153140">
        <w:rPr>
          <w:rStyle w:val="string"/>
          <w:color w:val="000000" w:themeColor="text1"/>
        </w:rPr>
        <w:t>'__main__'</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unittest.main()</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这样就可以把</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当做正常的</w:t>
      </w:r>
      <w:r w:rsidRPr="00153140">
        <w:rPr>
          <w:rFonts w:ascii="Helvetica" w:hAnsi="Helvetica"/>
          <w:color w:val="000000" w:themeColor="text1"/>
        </w:rPr>
        <w:t>python</w:t>
      </w:r>
      <w:r w:rsidRPr="00153140">
        <w:rPr>
          <w:rFonts w:ascii="Helvetica" w:hAnsi="Helvetica"/>
          <w:color w:val="000000" w:themeColor="text1"/>
        </w:rPr>
        <w:t>脚本运行：</w:t>
      </w:r>
    </w:p>
    <w:p w:rsidR="00153140" w:rsidRPr="00153140" w:rsidRDefault="00153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153140">
        <w:rPr>
          <w:rStyle w:val="variable"/>
          <w:color w:val="000000" w:themeColor="text1"/>
        </w:rPr>
        <w:t xml:space="preserve">$ </w:t>
      </w:r>
      <w:r w:rsidRPr="00153140">
        <w:rPr>
          <w:rStyle w:val="HTML"/>
          <w:color w:val="000000" w:themeColor="text1"/>
        </w:rPr>
        <w:t>python3 mydict_test.py</w:t>
      </w:r>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381BAA">
        <w:rPr>
          <w:rFonts w:ascii="Helvetica" w:hAnsi="Helvetica"/>
          <w:color w:val="70AD47" w:themeColor="accent6"/>
        </w:rPr>
        <w:t>另一种方法是在命令行通过参数</w:t>
      </w:r>
      <w:r w:rsidRPr="00381BAA">
        <w:rPr>
          <w:rStyle w:val="HTML"/>
          <w:rFonts w:ascii="Consolas" w:hAnsi="Consolas" w:cs="Consolas"/>
          <w:color w:val="70AD47" w:themeColor="accent6"/>
          <w:bdr w:val="single" w:sz="6" w:space="0" w:color="DDDDDD" w:frame="1"/>
          <w:shd w:val="clear" w:color="auto" w:fill="FAFAFA"/>
        </w:rPr>
        <w:t>-m unittest</w:t>
      </w:r>
      <w:r w:rsidRPr="00381BAA">
        <w:rPr>
          <w:rFonts w:ascii="Helvetica" w:hAnsi="Helvetica"/>
          <w:color w:val="70AD47" w:themeColor="accent6"/>
        </w:rPr>
        <w:t>直接运行单元测试：</w:t>
      </w:r>
    </w:p>
    <w:p w:rsidR="00153140" w:rsidRPr="00153140" w:rsidRDefault="00153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153140">
        <w:rPr>
          <w:rStyle w:val="variable"/>
          <w:color w:val="000000" w:themeColor="text1"/>
        </w:rPr>
        <w:t xml:space="preserve">$ </w:t>
      </w:r>
      <w:r w:rsidRPr="00153140">
        <w:rPr>
          <w:rStyle w:val="HTML"/>
          <w:color w:val="000000" w:themeColor="text1"/>
        </w:rPr>
        <w:t>python3 -m unittest mydict_test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153140">
        <w:rPr>
          <w:rStyle w:val="constant"/>
          <w:color w:val="000000" w:themeColor="text1"/>
        </w:rPr>
        <w:t>Ran</w:t>
      </w:r>
      <w:r w:rsidRPr="00153140">
        <w:rPr>
          <w:rStyle w:val="HTML"/>
          <w:color w:val="000000" w:themeColor="text1"/>
        </w:rPr>
        <w:t xml:space="preserve"> </w:t>
      </w:r>
      <w:r w:rsidRPr="00153140">
        <w:rPr>
          <w:rStyle w:val="number"/>
          <w:color w:val="000000" w:themeColor="text1"/>
        </w:rPr>
        <w:t>5</w:t>
      </w:r>
      <w:r w:rsidRPr="00153140">
        <w:rPr>
          <w:rStyle w:val="HTML"/>
          <w:color w:val="000000" w:themeColor="text1"/>
        </w:rPr>
        <w:t xml:space="preserve"> tests </w:t>
      </w:r>
      <w:r w:rsidRPr="00153140">
        <w:rPr>
          <w:rStyle w:val="keyword"/>
          <w:b/>
          <w:bCs/>
          <w:color w:val="000000" w:themeColor="text1"/>
        </w:rPr>
        <w:t>in</w:t>
      </w:r>
      <w:r w:rsidRPr="00153140">
        <w:rPr>
          <w:rStyle w:val="HTML"/>
          <w:color w:val="000000" w:themeColor="text1"/>
        </w:rPr>
        <w:t xml:space="preserve"> </w:t>
      </w:r>
      <w:r w:rsidRPr="00153140">
        <w:rPr>
          <w:rStyle w:val="number"/>
          <w:color w:val="000000" w:themeColor="text1"/>
        </w:rPr>
        <w:t>0</w:t>
      </w:r>
      <w:r w:rsidRPr="00153140">
        <w:rPr>
          <w:rStyle w:val="HTML"/>
          <w:color w:val="000000" w:themeColor="text1"/>
        </w:rPr>
        <w:t>.</w:t>
      </w:r>
      <w:r w:rsidRPr="00153140">
        <w:rPr>
          <w:rStyle w:val="number"/>
          <w:color w:val="000000" w:themeColor="text1"/>
        </w:rPr>
        <w:t>000</w:t>
      </w:r>
      <w:r w:rsidRPr="00153140">
        <w:rPr>
          <w:rStyle w:val="HTML"/>
          <w:color w:val="000000" w:themeColor="text1"/>
        </w:rPr>
        <w:t>s</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color w:val="000000" w:themeColor="text1"/>
        </w:rPr>
      </w:pPr>
      <w:r w:rsidRPr="00153140">
        <w:rPr>
          <w:rStyle w:val="constant"/>
          <w:color w:val="000000" w:themeColor="text1"/>
        </w:rPr>
        <w:t>OK</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这是推荐的做法，因为这样可以一次批量运行很多单元测试，并且，有很多工具可以自动来运行这些单元测试。</w:t>
      </w:r>
    </w:p>
    <w:p w:rsidR="00153140" w:rsidRPr="00153140" w:rsidRDefault="00153140" w:rsidP="00E83F69">
      <w:pPr>
        <w:pStyle w:val="3"/>
        <w:shd w:val="clear" w:color="auto" w:fill="FFFFFF"/>
        <w:spacing w:before="375" w:after="225" w:line="360" w:lineRule="atLeast"/>
        <w:rPr>
          <w:rFonts w:ascii="Helvetica" w:hAnsi="Helvetica"/>
          <w:b w:val="0"/>
          <w:bCs w:val="0"/>
          <w:color w:val="000000" w:themeColor="text1"/>
          <w:sz w:val="24"/>
          <w:szCs w:val="24"/>
        </w:rPr>
      </w:pPr>
      <w:bookmarkStart w:id="163" w:name="_Toc454522396"/>
      <w:r w:rsidRPr="00153140">
        <w:rPr>
          <w:rFonts w:ascii="Helvetica" w:hAnsi="Helvetica"/>
          <w:b w:val="0"/>
          <w:bCs w:val="0"/>
          <w:color w:val="000000" w:themeColor="text1"/>
          <w:sz w:val="24"/>
          <w:szCs w:val="24"/>
        </w:rPr>
        <w:t>setUp</w:t>
      </w:r>
      <w:r w:rsidRPr="00153140">
        <w:rPr>
          <w:rFonts w:ascii="Helvetica" w:hAnsi="Helvetica"/>
          <w:b w:val="0"/>
          <w:bCs w:val="0"/>
          <w:color w:val="000000" w:themeColor="text1"/>
          <w:sz w:val="24"/>
          <w:szCs w:val="24"/>
        </w:rPr>
        <w:t>与</w:t>
      </w:r>
      <w:r w:rsidRPr="00153140">
        <w:rPr>
          <w:rFonts w:ascii="Helvetica" w:hAnsi="Helvetica"/>
          <w:b w:val="0"/>
          <w:bCs w:val="0"/>
          <w:color w:val="000000" w:themeColor="text1"/>
          <w:sz w:val="24"/>
          <w:szCs w:val="24"/>
        </w:rPr>
        <w:t>tearDown</w:t>
      </w:r>
      <w:bookmarkEnd w:id="163"/>
    </w:p>
    <w:p w:rsidR="00153140" w:rsidRPr="008E2CE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E2CEA">
        <w:rPr>
          <w:rFonts w:ascii="Helvetica" w:hAnsi="Helvetica"/>
          <w:color w:val="70AD47" w:themeColor="accent6"/>
        </w:rPr>
        <w:t>可以在单元测试中编写两个特殊的</w:t>
      </w:r>
      <w:r w:rsidRPr="008E2CEA">
        <w:rPr>
          <w:rStyle w:val="HTML"/>
          <w:rFonts w:ascii="Consolas" w:hAnsi="Consolas" w:cs="Consolas"/>
          <w:color w:val="70AD47" w:themeColor="accent6"/>
          <w:bdr w:val="single" w:sz="6" w:space="0" w:color="DDDDDD" w:frame="1"/>
          <w:shd w:val="clear" w:color="auto" w:fill="FAFAFA"/>
        </w:rPr>
        <w:t>setUp()</w:t>
      </w:r>
      <w:r w:rsidRPr="008E2CEA">
        <w:rPr>
          <w:rFonts w:ascii="Helvetica" w:hAnsi="Helvetica"/>
          <w:color w:val="70AD47" w:themeColor="accent6"/>
        </w:rPr>
        <w:t>和</w:t>
      </w:r>
      <w:r w:rsidRPr="008E2CEA">
        <w:rPr>
          <w:rStyle w:val="HTML"/>
          <w:rFonts w:ascii="Consolas" w:hAnsi="Consolas" w:cs="Consolas"/>
          <w:color w:val="70AD47" w:themeColor="accent6"/>
          <w:bdr w:val="single" w:sz="6" w:space="0" w:color="DDDDDD" w:frame="1"/>
          <w:shd w:val="clear" w:color="auto" w:fill="FAFAFA"/>
        </w:rPr>
        <w:t>tearDown()</w:t>
      </w:r>
      <w:r w:rsidRPr="008E2CEA">
        <w:rPr>
          <w:rFonts w:ascii="Helvetica" w:hAnsi="Helvetica"/>
          <w:color w:val="70AD47" w:themeColor="accent6"/>
        </w:rPr>
        <w:t>方法。这两个方法会分别在每调用一个测试方法的前后分别被执行。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方法有什么用呢？设想你的测试需要启动一个数据库，这时，就可以在</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方法中连接数据库，在</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方法中关闭数据库，这样，不必在每个测试方法中重复相同的代码：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setUp</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'setUp...'</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tearDown</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'tearDown...'</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可以再次运行测试看看每个测试方法调用前后是否会打印出</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w:t>
      </w:r>
    </w:p>
    <w:p w:rsidR="00153140" w:rsidRPr="00153140" w:rsidRDefault="00153140" w:rsidP="00E83F69">
      <w:pPr>
        <w:pStyle w:val="3"/>
        <w:shd w:val="clear" w:color="auto" w:fill="FFFFFF"/>
        <w:spacing w:before="375" w:after="225" w:line="360" w:lineRule="atLeast"/>
        <w:rPr>
          <w:rFonts w:ascii="Helvetica" w:hAnsi="Helvetica"/>
          <w:b w:val="0"/>
          <w:bCs w:val="0"/>
          <w:color w:val="000000" w:themeColor="text1"/>
          <w:sz w:val="24"/>
          <w:szCs w:val="24"/>
        </w:rPr>
      </w:pPr>
      <w:bookmarkStart w:id="164" w:name="_Toc454522397"/>
      <w:r w:rsidRPr="00153140">
        <w:rPr>
          <w:rFonts w:ascii="Helvetica" w:hAnsi="Helvetica"/>
          <w:b w:val="0"/>
          <w:bCs w:val="0"/>
          <w:color w:val="000000" w:themeColor="text1"/>
          <w:sz w:val="24"/>
          <w:szCs w:val="24"/>
        </w:rPr>
        <w:t>小结</w:t>
      </w:r>
      <w:bookmarkEnd w:id="164"/>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单元测试可以有效地测试某个程序模块的行为，是未来重构代码的信心保证。</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单元测试的测试用例要覆盖常用的输入组合、边界条件和异常。</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单元测试代码要非常简单，如果测试代码太复杂，那么测试代码本身就可能有</w:t>
      </w:r>
      <w:r w:rsidRPr="00153140">
        <w:rPr>
          <w:rFonts w:ascii="Helvetica" w:hAnsi="Helvetica"/>
          <w:color w:val="000000" w:themeColor="text1"/>
        </w:rPr>
        <w:t>bug</w:t>
      </w:r>
      <w:r w:rsidRPr="00153140">
        <w:rPr>
          <w:rFonts w:ascii="Helvetica" w:hAnsi="Helvetica"/>
          <w:color w:val="000000" w:themeColor="text1"/>
        </w:rPr>
        <w:t>。</w:t>
      </w:r>
    </w:p>
    <w:p w:rsidR="00153140" w:rsidRPr="00524E39"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524E39">
        <w:rPr>
          <w:rFonts w:ascii="Helvetica" w:hAnsi="Helvetica"/>
          <w:color w:val="70AD47" w:themeColor="accent6"/>
        </w:rPr>
        <w:t>单元测试通过了并不意味着程序就没有</w:t>
      </w:r>
      <w:r w:rsidRPr="00524E39">
        <w:rPr>
          <w:rFonts w:ascii="Helvetica" w:hAnsi="Helvetica"/>
          <w:color w:val="70AD47" w:themeColor="accent6"/>
        </w:rPr>
        <w:t>bug</w:t>
      </w:r>
      <w:r w:rsidRPr="00524E39">
        <w:rPr>
          <w:rFonts w:ascii="Helvetica" w:hAnsi="Helvetica"/>
          <w:color w:val="70AD47" w:themeColor="accent6"/>
        </w:rPr>
        <w:t>了，但是不通过程序肯定有</w:t>
      </w:r>
      <w:r w:rsidRPr="00524E39">
        <w:rPr>
          <w:rFonts w:ascii="Helvetica" w:hAnsi="Helvetica"/>
          <w:color w:val="70AD47" w:themeColor="accent6"/>
        </w:rPr>
        <w:t>bug</w:t>
      </w:r>
      <w:r w:rsidRPr="00524E39">
        <w:rPr>
          <w:rFonts w:ascii="Helvetica" w:hAnsi="Helvetica"/>
          <w:color w:val="70AD47" w:themeColor="accent6"/>
        </w:rPr>
        <w:t>。</w:t>
      </w:r>
    </w:p>
    <w:p w:rsidR="00153140" w:rsidRDefault="00153140" w:rsidP="00153140"/>
    <w:p w:rsidR="00F40B01" w:rsidRDefault="00F40B01" w:rsidP="00153140"/>
    <w:p w:rsidR="00F40B01" w:rsidRDefault="00F40B01" w:rsidP="00E83F69">
      <w:pPr>
        <w:pStyle w:val="3"/>
        <w:rPr>
          <w:sz w:val="24"/>
        </w:rPr>
      </w:pPr>
      <w:bookmarkStart w:id="165" w:name="_Toc454522398"/>
      <w:r w:rsidRPr="00F40B01">
        <w:rPr>
          <w:sz w:val="24"/>
        </w:rPr>
        <w:t>附</w:t>
      </w:r>
      <w:r w:rsidRPr="00F40B01">
        <w:rPr>
          <w:sz w:val="24"/>
        </w:rPr>
        <w:t>super</w:t>
      </w:r>
      <w:r w:rsidRPr="00F40B01">
        <w:rPr>
          <w:rFonts w:hint="eastAsia"/>
          <w:sz w:val="24"/>
        </w:rPr>
        <w:t>()</w:t>
      </w:r>
      <w:bookmarkEnd w:id="165"/>
    </w:p>
    <w:p w:rsidR="00F40B01" w:rsidRDefault="00F40B01" w:rsidP="00F40B01">
      <w:pPr>
        <w:spacing w:line="360" w:lineRule="auto"/>
        <w:ind w:firstLineChars="200" w:firstLine="480"/>
      </w:pPr>
      <w:r w:rsidRPr="00F40B01">
        <w:rPr>
          <w:rFonts w:hint="eastAsia"/>
        </w:rPr>
        <w:t>子类里访问父类的同名属性，而又不想直接引用父类的名字，因为说不定什么时候会去修改它，所以数据还是只保留一份的好。其实呢，还有更好的理由不去直接引用父类的名字</w:t>
      </w:r>
      <w:r w:rsidR="00017396">
        <w:rPr>
          <w:rFonts w:hint="eastAsia"/>
        </w:rPr>
        <w:t>，这就是</w:t>
      </w:r>
      <w:r w:rsidR="00017396">
        <w:rPr>
          <w:rFonts w:hint="eastAsia"/>
        </w:rPr>
        <w:t>super</w:t>
      </w:r>
      <w:r w:rsidR="00017396">
        <w:t>()</w:t>
      </w:r>
      <w:r w:rsidR="00017396">
        <w:rPr>
          <w:rFonts w:hint="eastAsia"/>
        </w:rPr>
        <w:t>。</w:t>
      </w:r>
    </w:p>
    <w:p w:rsidR="00865656" w:rsidRDefault="00CC0581" w:rsidP="00F40B01">
      <w:pPr>
        <w:spacing w:line="360" w:lineRule="auto"/>
        <w:ind w:firstLineChars="200" w:firstLine="480"/>
      </w:pPr>
      <w:hyperlink r:id="rId66" w:anchor="super" w:history="1">
        <w:r w:rsidR="00865656" w:rsidRPr="00865656">
          <w:rPr>
            <w:rStyle w:val="a6"/>
          </w:rPr>
          <w:t>https://docs.python.org/3.1/library/functions.html#super</w:t>
        </w:r>
      </w:hyperlink>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A</w:t>
      </w:r>
      <w:r w:rsidR="0081566A">
        <w:rPr>
          <w:rFonts w:ascii="Consolas" w:hAnsi="Consolas" w:cs="Consolas"/>
          <w:kern w:val="0"/>
          <w:szCs w:val="24"/>
        </w:rPr>
        <w:t>(</w:t>
      </w:r>
      <w:r w:rsidR="004E6365">
        <w:rPr>
          <w:rFonts w:ascii="Consolas" w:hAnsi="Consolas" w:cs="Consolas"/>
          <w:kern w:val="0"/>
          <w:szCs w:val="24"/>
        </w:rPr>
        <w:t>obj</w:t>
      </w:r>
      <w:r w:rsidR="0081566A">
        <w:rPr>
          <w:rFonts w:ascii="Consolas" w:hAnsi="Consolas" w:cs="Consolas"/>
          <w:kern w:val="0"/>
          <w:szCs w:val="24"/>
        </w:rPr>
        <w:t>ect)</w:t>
      </w:r>
      <w:r w:rsidRPr="000B163F">
        <w:rPr>
          <w:rFonts w:ascii="Consolas" w:hAnsi="Consolas" w:cs="Consolas"/>
          <w:kern w:val="0"/>
          <w:szCs w:val="24"/>
        </w:rPr>
        <w:t>:</w:t>
      </w:r>
      <w:r w:rsidR="00A51FA0">
        <w:rPr>
          <w:rFonts w:ascii="Consolas" w:hAnsi="Consolas" w:cs="Consolas" w:hint="eastAsia"/>
          <w:kern w:val="0"/>
          <w:szCs w:val="24"/>
        </w:rPr>
        <w:t>#</w:t>
      </w:r>
      <w:r w:rsidR="00A51FA0">
        <w:rPr>
          <w:rFonts w:ascii="Consolas" w:hAnsi="Consolas" w:cs="Consolas"/>
          <w:kern w:val="0"/>
          <w:szCs w:val="24"/>
        </w:rPr>
        <w:t>不继承</w:t>
      </w:r>
      <w:r w:rsidR="00A51FA0">
        <w:rPr>
          <w:rFonts w:ascii="Consolas" w:hAnsi="Consolas" w:cs="Consolas"/>
          <w:kern w:val="0"/>
          <w:szCs w:val="24"/>
        </w:rPr>
        <w:t>object</w:t>
      </w:r>
      <w:r w:rsidR="00A51FA0">
        <w:rPr>
          <w:rFonts w:ascii="Consolas" w:hAnsi="Consolas" w:cs="Consolas"/>
          <w:kern w:val="0"/>
          <w:szCs w:val="24"/>
        </w:rPr>
        <w:t>会报错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lastRenderedPageBreak/>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super().m()</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B().m()</w:t>
      </w:r>
    </w:p>
    <w:p w:rsidR="000B163F" w:rsidRPr="000B163F" w:rsidRDefault="000B163F" w:rsidP="000B163F">
      <w:pPr>
        <w:widowControl/>
        <w:shd w:val="clear" w:color="auto" w:fill="FFFFFF"/>
        <w:spacing w:before="360" w:after="360" w:line="336" w:lineRule="atLeast"/>
        <w:jc w:val="left"/>
        <w:rPr>
          <w:rFonts w:ascii="Helvetica" w:hAnsi="Helvetica" w:cs="Helvetica"/>
          <w:kern w:val="0"/>
          <w:szCs w:val="24"/>
        </w:rPr>
      </w:pPr>
      <w:r w:rsidRPr="000B163F">
        <w:rPr>
          <w:rFonts w:ascii="Helvetica" w:hAnsi="Helvetica" w:cs="Helvetica"/>
          <w:kern w:val="0"/>
          <w:szCs w:val="24"/>
        </w:rPr>
        <w:t>当然</w:t>
      </w:r>
      <w:r w:rsidRPr="000B163F">
        <w:rPr>
          <w:rFonts w:ascii="Helvetica" w:hAnsi="Helvetica" w:cs="Helvetica"/>
          <w:kern w:val="0"/>
          <w:szCs w:val="24"/>
        </w:rPr>
        <w:t xml:space="preserve"> Python 2 </w:t>
      </w:r>
      <w:r w:rsidRPr="000B163F">
        <w:rPr>
          <w:rFonts w:ascii="Helvetica" w:hAnsi="Helvetica" w:cs="Helvetica"/>
          <w:kern w:val="0"/>
          <w:szCs w:val="24"/>
        </w:rPr>
        <w:t>里</w:t>
      </w:r>
      <w:r w:rsidRPr="000B163F">
        <w:rPr>
          <w:rFonts w:ascii="Consolas" w:hAnsi="Consolas" w:cs="Consolas"/>
          <w:kern w:val="0"/>
          <w:szCs w:val="24"/>
          <w:shd w:val="clear" w:color="auto" w:fill="F9F2F4"/>
        </w:rPr>
        <w:t>super()</w:t>
      </w:r>
      <w:r w:rsidRPr="000B163F">
        <w:rPr>
          <w:rFonts w:ascii="Helvetica" w:hAnsi="Helvetica" w:cs="Helvetica"/>
          <w:kern w:val="0"/>
          <w:szCs w:val="24"/>
        </w:rPr>
        <w:t> </w:t>
      </w:r>
      <w:r w:rsidRPr="000B163F">
        <w:rPr>
          <w:rFonts w:ascii="Helvetica" w:hAnsi="Helvetica" w:cs="Helvetica"/>
          <w:kern w:val="0"/>
          <w:szCs w:val="24"/>
        </w:rPr>
        <w:t>是一定要参数的，所以得这么写：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super(B, self).m()</w:t>
      </w:r>
    </w:p>
    <w:p w:rsidR="00F40B01" w:rsidRDefault="00F40B01" w:rsidP="00153140"/>
    <w:p w:rsidR="00924E43" w:rsidRDefault="00924E43" w:rsidP="00153140"/>
    <w:p w:rsidR="00924E43" w:rsidRDefault="00924E43" w:rsidP="00153140"/>
    <w:p w:rsidR="00924E43" w:rsidRDefault="00924E43" w:rsidP="00153140"/>
    <w:p w:rsidR="00924E43" w:rsidRDefault="00924E43" w:rsidP="00E83F69">
      <w:pPr>
        <w:pStyle w:val="2"/>
        <w:rPr>
          <w:sz w:val="24"/>
        </w:rPr>
      </w:pPr>
      <w:bookmarkStart w:id="166" w:name="_Toc454522399"/>
      <w:r w:rsidRPr="00924E43">
        <w:rPr>
          <w:sz w:val="24"/>
        </w:rPr>
        <w:t>第</w:t>
      </w:r>
      <w:r w:rsidRPr="00924E43">
        <w:rPr>
          <w:rFonts w:hint="eastAsia"/>
          <w:sz w:val="24"/>
        </w:rPr>
        <w:t>48</w:t>
      </w:r>
      <w:r w:rsidRPr="00924E43">
        <w:rPr>
          <w:rFonts w:hint="eastAsia"/>
          <w:sz w:val="24"/>
        </w:rPr>
        <w:t>课</w:t>
      </w:r>
      <w:r w:rsidRPr="00924E43">
        <w:rPr>
          <w:rFonts w:hint="eastAsia"/>
          <w:sz w:val="24"/>
        </w:rPr>
        <w:t xml:space="preserve">  </w:t>
      </w:r>
      <w:r w:rsidRPr="00924E43">
        <w:rPr>
          <w:rFonts w:hint="eastAsia"/>
          <w:sz w:val="24"/>
        </w:rPr>
        <w:t>文档测试</w:t>
      </w:r>
      <w:r w:rsidR="001C2175">
        <w:rPr>
          <w:rFonts w:hint="eastAsia"/>
          <w:sz w:val="24"/>
        </w:rPr>
        <w:t>*</w:t>
      </w:r>
      <w:bookmarkEnd w:id="166"/>
    </w:p>
    <w:p w:rsidR="004D07AA" w:rsidRPr="004D07AA" w:rsidRDefault="004D07AA" w:rsidP="004D07AA">
      <w:pPr>
        <w:pStyle w:val="a5"/>
        <w:shd w:val="clear" w:color="auto" w:fill="FFFFFF"/>
        <w:spacing w:before="0" w:beforeAutospacing="0" w:after="225" w:afterAutospacing="0" w:line="300" w:lineRule="atLeast"/>
        <w:rPr>
          <w:rFonts w:ascii="Helvetica" w:hAnsi="Helvetica" w:cs="Helvetica"/>
        </w:rPr>
      </w:pPr>
      <w:r w:rsidRPr="004D07AA">
        <w:rPr>
          <w:rFonts w:ascii="Helvetica" w:hAnsi="Helvetica" w:cs="Helvetica"/>
        </w:rPr>
        <w:t>如果你经常阅读</w:t>
      </w:r>
      <w:r w:rsidRPr="004D07AA">
        <w:rPr>
          <w:rFonts w:ascii="Helvetica" w:hAnsi="Helvetica" w:cs="Helvetica"/>
        </w:rPr>
        <w:t>Python</w:t>
      </w:r>
      <w:r w:rsidRPr="004D07AA">
        <w:rPr>
          <w:rFonts w:ascii="Helvetica" w:hAnsi="Helvetica" w:cs="Helvetica"/>
        </w:rPr>
        <w:t>的官方文档，可以看到很多文档都有示例代码。比如</w:t>
      </w:r>
      <w:hyperlink r:id="rId67" w:tgtFrame="_blank" w:history="1">
        <w:r w:rsidRPr="004D07AA">
          <w:rPr>
            <w:rStyle w:val="a6"/>
            <w:rFonts w:ascii="Helvetica" w:hAnsi="Helvetica" w:cs="Helvetica"/>
            <w:color w:val="auto"/>
          </w:rPr>
          <w:t>re</w:t>
        </w:r>
        <w:r w:rsidRPr="004D07AA">
          <w:rPr>
            <w:rStyle w:val="a6"/>
            <w:rFonts w:ascii="Helvetica" w:hAnsi="Helvetica" w:cs="Helvetica"/>
            <w:color w:val="auto"/>
          </w:rPr>
          <w:t>模块</w:t>
        </w:r>
      </w:hyperlink>
      <w:r w:rsidRPr="004D07AA">
        <w:rPr>
          <w:rFonts w:ascii="Helvetica" w:hAnsi="Helvetica" w:cs="Helvetica"/>
        </w:rPr>
        <w:t>就带了很多示例代码：</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keyword"/>
          <w:b/>
          <w:bCs/>
        </w:rPr>
        <w:t>import</w:t>
      </w:r>
      <w:r w:rsidRPr="004D07AA">
        <w:rPr>
          <w:rStyle w:val="HTML"/>
        </w:rPr>
        <w:t xml:space="preserve"> re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 = re.search(</w:t>
      </w:r>
      <w:r w:rsidRPr="004D07AA">
        <w:rPr>
          <w:rStyle w:val="string"/>
        </w:rPr>
        <w:t>'(?&lt;=abc)def'</w:t>
      </w:r>
      <w:r w:rsidRPr="004D07AA">
        <w:rPr>
          <w:rStyle w:val="HTML"/>
        </w:rPr>
        <w:t xml:space="preserve">, </w:t>
      </w:r>
      <w:r w:rsidRPr="004D07AA">
        <w:rPr>
          <w:rStyle w:val="string"/>
        </w:rPr>
        <w:t>'abcdef'</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m.group(</w:t>
      </w:r>
      <w:r w:rsidRPr="004D07AA">
        <w:rPr>
          <w:rStyle w:val="number"/>
        </w:rPr>
        <w:t>0</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'def'</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可以把这些示例代码在</w:t>
      </w:r>
      <w:r w:rsidRPr="004D07AA">
        <w:rPr>
          <w:rFonts w:ascii="Helvetica" w:hAnsi="Helvetica" w:cs="Helvetica"/>
        </w:rPr>
        <w:t>Python</w:t>
      </w:r>
      <w:r w:rsidRPr="004D07AA">
        <w:rPr>
          <w:rFonts w:ascii="Helvetica" w:hAnsi="Helvetica" w:cs="Helvetica"/>
        </w:rPr>
        <w:t>的交互式环境下输入并执行，结果与文档中的示例代码显示的一致。</w:t>
      </w:r>
    </w:p>
    <w:p w:rsidR="004D07AA" w:rsidRPr="00D17CF1" w:rsidRDefault="004D07AA" w:rsidP="004D07AA">
      <w:pPr>
        <w:pStyle w:val="a5"/>
        <w:shd w:val="clear" w:color="auto" w:fill="FFFFFF"/>
        <w:spacing w:before="225" w:beforeAutospacing="0" w:after="225" w:afterAutospacing="0" w:line="300" w:lineRule="atLeast"/>
        <w:rPr>
          <w:rFonts w:ascii="Helvetica" w:hAnsi="Helvetica" w:cs="Helvetica"/>
          <w:color w:val="70AD47" w:themeColor="accent6"/>
        </w:rPr>
      </w:pPr>
      <w:r w:rsidRPr="00D17CF1">
        <w:rPr>
          <w:rFonts w:ascii="Helvetica" w:hAnsi="Helvetica" w:cs="Helvetica"/>
          <w:color w:val="70AD47" w:themeColor="accent6"/>
        </w:rPr>
        <w:lastRenderedPageBreak/>
        <w:t>这些代码与其他说明可以写在注释中，然后，由一些工具来自动生成文档。既然这些代码本身就可以粘贴出来直接运行，那么，可不可以自动执行写在注释中的这些代码呢？</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答案是肯定的。</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当我们编写注释时，如果写上这样的注释：</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def</w:t>
      </w:r>
      <w:r w:rsidRPr="004D07AA">
        <w:rPr>
          <w:rStyle w:val="function"/>
        </w:rPr>
        <w:t xml:space="preserve"> </w:t>
      </w:r>
      <w:r w:rsidRPr="004D07AA">
        <w:rPr>
          <w:rStyle w:val="8"/>
          <w:b/>
          <w:bCs/>
        </w:rPr>
        <w:t>abs</w:t>
      </w:r>
      <w:r w:rsidRPr="004D07AA">
        <w:rPr>
          <w:rStyle w:val="params"/>
        </w:rPr>
        <w:t>(n)</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t xml:space="preserve">    </w:t>
      </w:r>
      <w:r w:rsidRPr="004D07AA">
        <w:rPr>
          <w:rStyle w:val="string"/>
        </w:rPr>
        <w:t>'''</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string"/>
        </w:rPr>
      </w:pPr>
      <w:r w:rsidRPr="004D07AA">
        <w:rPr>
          <w:rStyle w:val="string"/>
        </w:rPr>
        <w:t xml:space="preserve">    Function to get absolute value of number.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n </w:t>
      </w:r>
      <w:r w:rsidRPr="004D07AA">
        <w:rPr>
          <w:rStyle w:val="keyword"/>
          <w:b/>
          <w:bCs/>
        </w:rPr>
        <w:t>if</w:t>
      </w:r>
      <w:r w:rsidRPr="004D07AA">
        <w:rPr>
          <w:rStyle w:val="HTML"/>
        </w:rPr>
        <w:t xml:space="preserve"> n &gt;= </w:t>
      </w:r>
      <w:r w:rsidRPr="004D07AA">
        <w:rPr>
          <w:rStyle w:val="number"/>
        </w:rPr>
        <w:t>0</w:t>
      </w:r>
      <w:r w:rsidRPr="004D07AA">
        <w:rPr>
          <w:rStyle w:val="HTML"/>
        </w:rPr>
        <w:t xml:space="preserve"> </w:t>
      </w:r>
      <w:r w:rsidRPr="004D07AA">
        <w:rPr>
          <w:rStyle w:val="keyword"/>
          <w:b/>
          <w:bCs/>
        </w:rPr>
        <w:t>else</w:t>
      </w:r>
      <w:r w:rsidRPr="004D07AA">
        <w:rPr>
          <w:rStyle w:val="HTML"/>
        </w:rPr>
        <w:t xml:space="preserve"> (-n)</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无疑更明确地告诉函数的调用者该函数的期望输入和输出。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并且</w:t>
      </w:r>
      <w:r w:rsidRPr="00D17CF1">
        <w:rPr>
          <w:rFonts w:ascii="Helvetica" w:hAnsi="Helvetica" w:cs="Helvetica"/>
          <w:color w:val="70AD47" w:themeColor="accent6"/>
        </w:rPr>
        <w:t>，</w:t>
      </w:r>
      <w:r w:rsidRPr="00D17CF1">
        <w:rPr>
          <w:rFonts w:ascii="Helvetica" w:hAnsi="Helvetica" w:cs="Helvetica"/>
          <w:color w:val="70AD47" w:themeColor="accent6"/>
        </w:rPr>
        <w:t>Python</w:t>
      </w:r>
      <w:r w:rsidRPr="00D17CF1">
        <w:rPr>
          <w:rFonts w:ascii="Helvetica" w:hAnsi="Helvetica" w:cs="Helvetica"/>
          <w:color w:val="70AD47" w:themeColor="accent6"/>
        </w:rPr>
        <w:t>内置的</w:t>
      </w:r>
      <w:r w:rsidRPr="00D17CF1">
        <w:rPr>
          <w:rFonts w:ascii="Helvetica" w:hAnsi="Helvetica" w:cs="Helvetica"/>
          <w:color w:val="70AD47" w:themeColor="accent6"/>
        </w:rPr>
        <w:t>“</w:t>
      </w:r>
      <w:r w:rsidRPr="00D17CF1">
        <w:rPr>
          <w:rFonts w:ascii="Helvetica" w:hAnsi="Helvetica" w:cs="Helvetica"/>
          <w:color w:val="70AD47" w:themeColor="accent6"/>
        </w:rPr>
        <w:t>文档测试</w:t>
      </w:r>
      <w:r w:rsidRPr="00D17CF1">
        <w:rPr>
          <w:rFonts w:ascii="Helvetica" w:hAnsi="Helvetica" w:cs="Helvetica"/>
          <w:color w:val="70AD47" w:themeColor="accent6"/>
        </w:rPr>
        <w:t>”</w:t>
      </w:r>
      <w:r w:rsidRPr="00D17CF1">
        <w:rPr>
          <w:rFonts w:ascii="Helvetica" w:hAnsi="Helvetica" w:cs="Helvetica"/>
          <w:color w:val="70AD47" w:themeColor="accent6"/>
        </w:rPr>
        <w:t>（</w:t>
      </w:r>
      <w:r w:rsidRPr="00D17CF1">
        <w:rPr>
          <w:rFonts w:ascii="Helvetica" w:hAnsi="Helvetica" w:cs="Helvetica"/>
          <w:color w:val="70AD47" w:themeColor="accent6"/>
        </w:rPr>
        <w:t>doctest</w:t>
      </w:r>
      <w:r w:rsidRPr="00D17CF1">
        <w:rPr>
          <w:rFonts w:ascii="Helvetica" w:hAnsi="Helvetica" w:cs="Helvetica"/>
          <w:color w:val="70AD47" w:themeColor="accent6"/>
        </w:rPr>
        <w:t>）模块可以直接提取注释中的代码并执行测试。</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doctest</w:t>
      </w:r>
      <w:r w:rsidRPr="004D07AA">
        <w:rPr>
          <w:rFonts w:ascii="Helvetica" w:hAnsi="Helvetica" w:cs="Helvetica"/>
        </w:rPr>
        <w:t>严格按照</w:t>
      </w:r>
      <w:r w:rsidRPr="004D07AA">
        <w:rPr>
          <w:rFonts w:ascii="Helvetica" w:hAnsi="Helvetica" w:cs="Helvetica"/>
        </w:rPr>
        <w:t>Python</w:t>
      </w:r>
      <w:r w:rsidRPr="004D07AA">
        <w:rPr>
          <w:rFonts w:ascii="Helvetica" w:hAnsi="Helvetica" w:cs="Helvetica"/>
        </w:rPr>
        <w:t>交互式命令行的输入和输出来判断测试结果是否正确。只有测试异常的时候，可以用</w:t>
      </w:r>
      <w:r w:rsidRPr="004D07AA">
        <w:rPr>
          <w:rStyle w:val="HTML"/>
          <w:rFonts w:ascii="Consolas" w:hAnsi="Consolas" w:cs="Consolas"/>
          <w:bdr w:val="single" w:sz="6" w:space="0" w:color="DDDDDD" w:frame="1"/>
          <w:shd w:val="clear" w:color="auto" w:fill="FAFAFA"/>
        </w:rPr>
        <w:t>...</w:t>
      </w:r>
      <w:r w:rsidRPr="004D07AA">
        <w:rPr>
          <w:rFonts w:ascii="Helvetica" w:hAnsi="Helvetica" w:cs="Helvetica"/>
        </w:rPr>
        <w:t>表示中间一大段烦人的输出。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让我们用</w:t>
      </w:r>
      <w:r w:rsidRPr="004D07AA">
        <w:rPr>
          <w:rFonts w:ascii="Helvetica" w:hAnsi="Helvetica" w:cs="Helvetica"/>
        </w:rPr>
        <w:t>doctest</w:t>
      </w:r>
      <w:r w:rsidRPr="004D07AA">
        <w:rPr>
          <w:rFonts w:ascii="Helvetica" w:hAnsi="Helvetica" w:cs="Helvetica"/>
        </w:rPr>
        <w:t>来测试上次编写的</w:t>
      </w:r>
      <w:r w:rsidRPr="004D07AA">
        <w:rPr>
          <w:rStyle w:val="HTML"/>
          <w:rFonts w:ascii="Consolas" w:hAnsi="Consolas" w:cs="Consolas"/>
          <w:bdr w:val="single" w:sz="6" w:space="0" w:color="DDDDDD" w:frame="1"/>
          <w:shd w:val="clear" w:color="auto" w:fill="FAFAFA"/>
        </w:rPr>
        <w:t>Dict</w:t>
      </w:r>
      <w:r w:rsidRPr="004D07AA">
        <w:rPr>
          <w:rFonts w:ascii="Helvetica" w:hAnsi="Helvetica" w:cs="Helvetica"/>
        </w:rPr>
        <w:t>类：</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D07AA">
        <w:rPr>
          <w:rStyle w:val="comment"/>
          <w:i/>
          <w:iCs/>
        </w:rPr>
        <w:t>#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class</w:t>
      </w:r>
      <w:r w:rsidRPr="004D07AA">
        <w:rPr>
          <w:rStyle w:val="class"/>
          <w:b/>
          <w:bCs/>
        </w:rPr>
        <w:t xml:space="preserve"> </w:t>
      </w:r>
      <w:r w:rsidRPr="004D07AA">
        <w:rPr>
          <w:rStyle w:val="8"/>
          <w:b/>
          <w:bCs/>
        </w:rPr>
        <w:t>Dict</w:t>
      </w:r>
      <w:r w:rsidRPr="004D07AA">
        <w:rPr>
          <w:rStyle w:val="params"/>
          <w:b/>
          <w:bCs/>
        </w:rPr>
        <w:t>(dict)</w:t>
      </w:r>
      <w:r w:rsidRPr="004D07AA">
        <w:rPr>
          <w:rStyle w:val="class"/>
          <w:b/>
          <w:bCs/>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lastRenderedPageBreak/>
        <w:t xml:space="preserve">    </w:t>
      </w:r>
      <w:r w:rsidRPr="004D07AA">
        <w:rPr>
          <w:rStyle w:val="string"/>
        </w:rPr>
        <w:t>'''</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string"/>
        </w:rPr>
      </w:pPr>
      <w:r w:rsidRPr="004D07AA">
        <w:rPr>
          <w:rStyle w:val="string"/>
        </w:rPr>
        <w:t xml:space="preserve">    Simple dict but also support access as x.y style.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 = 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 =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 =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 = Dict(a=1, b=2, c='3')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string"/>
        </w:rPr>
      </w:pPr>
      <w:r w:rsidRPr="004D07AA">
        <w:rPr>
          <w:rStyle w:val="string"/>
        </w:rPr>
        <w:t xml:space="preserve">    KeyError: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string"/>
        </w:rPr>
      </w:pPr>
      <w:r w:rsidRPr="004D07AA">
        <w:rPr>
          <w:rStyle w:val="string"/>
        </w:rPr>
        <w:t xml:space="preserve">    AttributeError: 'Dict' object has no attribute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__init__</w:t>
      </w:r>
      <w:r w:rsidRPr="004D07AA">
        <w:rPr>
          <w:rStyle w:val="params"/>
        </w:rPr>
        <w:t>(self, **kw)</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super(Dict, self).__init__(**kw)</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__getattr__</w:t>
      </w:r>
      <w:r w:rsidRPr="004D07AA">
        <w:rPr>
          <w:rStyle w:val="params"/>
        </w:rPr>
        <w:t>(self, key)</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lastRenderedPageBreak/>
        <w:t xml:space="preserve">        </w:t>
      </w:r>
      <w:r w:rsidRPr="004D07AA">
        <w:rPr>
          <w:rStyle w:val="keyword"/>
          <w:b/>
          <w:bCs/>
        </w:rPr>
        <w:t>try</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self[key]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except</w:t>
      </w:r>
      <w:r w:rsidRPr="004D07AA">
        <w:rPr>
          <w:rStyle w:val="HTML"/>
        </w:rPr>
        <w:t xml:space="preserve"> KeyError: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raise</w:t>
      </w:r>
      <w:r w:rsidRPr="004D07AA">
        <w:rPr>
          <w:rStyle w:val="HTML"/>
        </w:rPr>
        <w:t xml:space="preserve"> AttributeError(</w:t>
      </w:r>
      <w:r w:rsidRPr="004D07AA">
        <w:rPr>
          <w:rStyle w:val="string"/>
        </w:rPr>
        <w:t>r"'Dict' object has no attribute '%s'"</w:t>
      </w:r>
      <w:r w:rsidRPr="004D07AA">
        <w:rPr>
          <w:rStyle w:val="HTML"/>
        </w:rPr>
        <w:t xml:space="preserve"> % 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__setattr__</w:t>
      </w:r>
      <w:r w:rsidRPr="004D07AA">
        <w:rPr>
          <w:rStyle w:val="params"/>
        </w:rPr>
        <w:t>(self, key, value)</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self[key] = value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if</w:t>
      </w:r>
      <w:r w:rsidRPr="004D07AA">
        <w:rPr>
          <w:rStyle w:val="HTML"/>
        </w:rPr>
        <w:t xml:space="preserve"> __name__==</w:t>
      </w:r>
      <w:r w:rsidRPr="004D07AA">
        <w:rPr>
          <w:rStyle w:val="string"/>
        </w:rPr>
        <w:t>'__main__'</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import</w:t>
      </w:r>
      <w:r w:rsidRPr="004D07AA">
        <w:rPr>
          <w:rStyle w:val="HTML"/>
        </w:rPr>
        <w:t xml:space="preserve"> doctest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doctest.testmod()</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运行</w:t>
      </w:r>
      <w:r w:rsidRPr="004D07AA">
        <w:rPr>
          <w:rStyle w:val="HTML"/>
          <w:rFonts w:ascii="Consolas" w:hAnsi="Consolas" w:cs="Consolas"/>
          <w:bdr w:val="single" w:sz="6" w:space="0" w:color="DDDDDD" w:frame="1"/>
          <w:shd w:val="clear" w:color="auto" w:fill="FAFAFA"/>
        </w:rPr>
        <w:t>python3 mydict2.py</w:t>
      </w:r>
      <w:r w:rsidRPr="004D07AA">
        <w:rPr>
          <w:rFonts w:ascii="Helvetica" w:hAnsi="Helvetica" w:cs="Helvetica"/>
        </w:rPr>
        <w:t>：</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D07AA">
        <w:rPr>
          <w:rStyle w:val="variable"/>
        </w:rPr>
        <w:t xml:space="preserve">$ </w:t>
      </w:r>
      <w:r w:rsidRPr="004D07AA">
        <w:rPr>
          <w:rStyle w:val="HTML"/>
        </w:rPr>
        <w:t>python3 mydict2.py</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什么输出也没有。这说明我们编写的</w:t>
      </w:r>
      <w:r w:rsidRPr="004D07AA">
        <w:rPr>
          <w:rFonts w:ascii="Helvetica" w:hAnsi="Helvetica" w:cs="Helvetica"/>
        </w:rPr>
        <w:t>doctest</w:t>
      </w:r>
      <w:r w:rsidRPr="004D07AA">
        <w:rPr>
          <w:rFonts w:ascii="Helvetica" w:hAnsi="Helvetica" w:cs="Helvetica"/>
        </w:rPr>
        <w:t>运行都是正确的。如果程序有问题，比如把</w:t>
      </w:r>
      <w:r w:rsidRPr="004D07AA">
        <w:rPr>
          <w:rStyle w:val="HTML"/>
          <w:rFonts w:ascii="Consolas" w:hAnsi="Consolas" w:cs="Consolas"/>
          <w:bdr w:val="single" w:sz="6" w:space="0" w:color="DDDDDD" w:frame="1"/>
          <w:shd w:val="clear" w:color="auto" w:fill="FAFAFA"/>
        </w:rPr>
        <w:t>__getattr__()</w:t>
      </w:r>
      <w:r w:rsidRPr="004D07AA">
        <w:rPr>
          <w:rFonts w:ascii="Helvetica" w:hAnsi="Helvetica" w:cs="Helvetica"/>
        </w:rPr>
        <w:t>方法注释掉，再运行就会报错：</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4D07AA">
        <w:rPr>
          <w:rStyle w:val="HTML"/>
        </w:rPr>
        <w:t>$ python3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File "/Users/michael/Github/learn-python3/samples/debug/mydict2.py", line 10, in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Exception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HTML"/>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D07AA">
        <w:rPr>
          <w:rStyle w:val="operator"/>
        </w:rPr>
        <w:lastRenderedPageBreak/>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File </w:t>
      </w:r>
      <w:r w:rsidRPr="004D07AA">
        <w:rPr>
          <w:rStyle w:val="string"/>
        </w:rPr>
        <w:t>"/Users/michael/Github/learn-python3/samples/debug/mydict2.py"</w:t>
      </w:r>
      <w:r w:rsidRPr="004D07AA">
        <w:rPr>
          <w:rStyle w:val="operator"/>
        </w:rPr>
        <w:t xml:space="preserve">, line </w:t>
      </w:r>
      <w:r w:rsidRPr="004D07AA">
        <w:rPr>
          <w:rStyle w:val="number"/>
        </w:rPr>
        <w:t>16</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keyword"/>
          <w:b/>
          <w:bCs/>
        </w:rPr>
        <w:t>Exception</w:t>
      </w:r>
      <w:r w:rsidRPr="004D07AA">
        <w:rPr>
          <w:rStyle w:val="operator"/>
        </w:rPr>
        <w:t xml:space="preserve">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D07AA">
        <w:rPr>
          <w:rStyle w:val="operator"/>
        </w:rPr>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number"/>
        </w:rPr>
        <w:t>1</w:t>
      </w:r>
      <w:r w:rsidRPr="004D07AA">
        <w:rPr>
          <w:rStyle w:val="operator"/>
        </w:rPr>
        <w:t xml:space="preserve"> items had failures:</w:t>
      </w:r>
    </w:p>
    <w:p w:rsidR="004D07AA" w:rsidRPr="004D07AA" w:rsidRDefault="004D07AA"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4D07AA">
        <w:rPr>
          <w:rStyle w:val="operator"/>
        </w:rPr>
        <w:t xml:space="preserve">   </w:t>
      </w:r>
      <w:r w:rsidRPr="004D07AA">
        <w:rPr>
          <w:rStyle w:val="number"/>
        </w:rPr>
        <w:t>2</w:t>
      </w:r>
      <w:r w:rsidRPr="004D07AA">
        <w:rPr>
          <w:rStyle w:val="operator"/>
        </w:rPr>
        <w:t xml:space="preserve"> </w:t>
      </w:r>
      <w:r w:rsidRPr="004D07AA">
        <w:rPr>
          <w:rStyle w:val="keyword"/>
          <w:b/>
          <w:bCs/>
        </w:rPr>
        <w:t>of</w:t>
      </w:r>
      <w:r w:rsidRPr="004D07AA">
        <w:rPr>
          <w:rStyle w:val="operator"/>
        </w:rPr>
        <w:t xml:space="preserve">   </w:t>
      </w:r>
      <w:r w:rsidRPr="004D07AA">
        <w:rPr>
          <w:rStyle w:val="number"/>
        </w:rPr>
        <w:t>9</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***Test Failed*** </w:t>
      </w:r>
      <w:r w:rsidRPr="004D07AA">
        <w:rPr>
          <w:rStyle w:val="number"/>
        </w:rPr>
        <w:t>2</w:t>
      </w:r>
      <w:r w:rsidRPr="004D07AA">
        <w:rPr>
          <w:rStyle w:val="operator"/>
        </w:rPr>
        <w:t xml:space="preserve"> failures.</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注意到最后</w:t>
      </w:r>
      <w:r w:rsidRPr="004D07AA">
        <w:rPr>
          <w:rFonts w:ascii="Helvetica" w:hAnsi="Helvetica" w:cs="Helvetica"/>
        </w:rPr>
        <w:t>3</w:t>
      </w:r>
      <w:r w:rsidRPr="004D07AA">
        <w:rPr>
          <w:rFonts w:ascii="Helvetica" w:hAnsi="Helvetica" w:cs="Helvetica"/>
        </w:rPr>
        <w:t>行代码。当模块正常导入时，</w:t>
      </w:r>
      <w:r w:rsidRPr="004D07AA">
        <w:rPr>
          <w:rFonts w:ascii="Helvetica" w:hAnsi="Helvetica" w:cs="Helvetica"/>
        </w:rPr>
        <w:t>doctest</w:t>
      </w:r>
      <w:r w:rsidRPr="004D07AA">
        <w:rPr>
          <w:rFonts w:ascii="Helvetica" w:hAnsi="Helvetica" w:cs="Helvetica"/>
        </w:rPr>
        <w:t>不会被执行。只有在命令行直接运行时，才执行</w:t>
      </w:r>
      <w:r w:rsidRPr="004D07AA">
        <w:rPr>
          <w:rFonts w:ascii="Helvetica" w:hAnsi="Helvetica" w:cs="Helvetica"/>
        </w:rPr>
        <w:t>doctest</w:t>
      </w:r>
      <w:r w:rsidRPr="004D07AA">
        <w:rPr>
          <w:rFonts w:ascii="Helvetica" w:hAnsi="Helvetica" w:cs="Helvetica"/>
        </w:rPr>
        <w:t>。所以，不必担心</w:t>
      </w:r>
      <w:r w:rsidRPr="004D07AA">
        <w:rPr>
          <w:rFonts w:ascii="Helvetica" w:hAnsi="Helvetica" w:cs="Helvetica"/>
        </w:rPr>
        <w:t>doctest</w:t>
      </w:r>
      <w:r w:rsidRPr="004D07AA">
        <w:rPr>
          <w:rFonts w:ascii="Helvetica" w:hAnsi="Helvetica" w:cs="Helvetica"/>
        </w:rPr>
        <w:t>会在非测试环境下执行。</w:t>
      </w:r>
    </w:p>
    <w:p w:rsidR="004D07AA" w:rsidRDefault="004D07AA" w:rsidP="004D07AA"/>
    <w:p w:rsidR="00F61F19" w:rsidRPr="00F61F19" w:rsidRDefault="00F61F19" w:rsidP="00E83F69">
      <w:pPr>
        <w:pStyle w:val="2"/>
        <w:rPr>
          <w:sz w:val="24"/>
        </w:rPr>
      </w:pPr>
      <w:bookmarkStart w:id="167" w:name="_Toc454522400"/>
      <w:r w:rsidRPr="00F61F19">
        <w:rPr>
          <w:rFonts w:hint="eastAsia"/>
          <w:sz w:val="24"/>
        </w:rPr>
        <w:t>第</w:t>
      </w:r>
      <w:r w:rsidRPr="00F61F19">
        <w:rPr>
          <w:rFonts w:hint="eastAsia"/>
          <w:sz w:val="24"/>
        </w:rPr>
        <w:t>49</w:t>
      </w:r>
      <w:r w:rsidRPr="00F61F19">
        <w:rPr>
          <w:rFonts w:hint="eastAsia"/>
          <w:sz w:val="24"/>
        </w:rPr>
        <w:t>课</w:t>
      </w:r>
      <w:r w:rsidRPr="00F61F19">
        <w:rPr>
          <w:rFonts w:hint="eastAsia"/>
          <w:sz w:val="24"/>
        </w:rPr>
        <w:t xml:space="preserve">  IO</w:t>
      </w:r>
      <w:r w:rsidRPr="00F61F19">
        <w:rPr>
          <w:rFonts w:hint="eastAsia"/>
          <w:sz w:val="24"/>
        </w:rPr>
        <w:t>编程</w:t>
      </w:r>
      <w:bookmarkEnd w:id="167"/>
    </w:p>
    <w:p w:rsidR="00F61F19" w:rsidRPr="008E49AF" w:rsidRDefault="00F61F19" w:rsidP="00F61F19">
      <w:pPr>
        <w:pStyle w:val="a5"/>
        <w:shd w:val="clear" w:color="auto" w:fill="FFFFFF"/>
        <w:spacing w:before="0" w:beforeAutospacing="0" w:after="225" w:afterAutospacing="0" w:line="360" w:lineRule="auto"/>
        <w:rPr>
          <w:rFonts w:ascii="Helvetica" w:hAnsi="Helvetica" w:cs="Helvetica"/>
          <w:color w:val="70AD47" w:themeColor="accent6"/>
          <w:szCs w:val="21"/>
        </w:rPr>
      </w:pPr>
      <w:r>
        <w:br/>
      </w:r>
      <w:r w:rsidRPr="00F61F19">
        <w:rPr>
          <w:rFonts w:ascii="Helvetica" w:hAnsi="Helvetica" w:cs="Helvetica"/>
          <w:szCs w:val="21"/>
        </w:rPr>
        <w:t>IO</w:t>
      </w:r>
      <w:r w:rsidRPr="00F61F19">
        <w:rPr>
          <w:rFonts w:ascii="Helvetica" w:hAnsi="Helvetica" w:cs="Helvetica"/>
          <w:szCs w:val="21"/>
        </w:rPr>
        <w:t>在计算机中指</w:t>
      </w:r>
      <w:r w:rsidRPr="00F61F19">
        <w:rPr>
          <w:rFonts w:ascii="Helvetica" w:hAnsi="Helvetica" w:cs="Helvetica"/>
          <w:szCs w:val="21"/>
        </w:rPr>
        <w:t>Input/Output</w:t>
      </w:r>
      <w:r w:rsidRPr="00F61F19">
        <w:rPr>
          <w:rFonts w:ascii="Helvetica" w:hAnsi="Helvetica" w:cs="Helvetica"/>
          <w:szCs w:val="21"/>
        </w:rPr>
        <w:t>，也就是输入和输出。</w:t>
      </w:r>
      <w:r w:rsidRPr="008E49AF">
        <w:rPr>
          <w:rFonts w:ascii="Helvetica" w:hAnsi="Helvetica" w:cs="Helvetica"/>
          <w:color w:val="70AD47" w:themeColor="accent6"/>
          <w:szCs w:val="21"/>
        </w:rPr>
        <w:t>由于程序和运行时数据是在内存中驻留，由</w:t>
      </w:r>
      <w:r w:rsidRPr="008E49AF">
        <w:rPr>
          <w:rFonts w:ascii="Helvetica" w:hAnsi="Helvetica" w:cs="Helvetica"/>
          <w:color w:val="70AD47" w:themeColor="accent6"/>
          <w:szCs w:val="21"/>
        </w:rPr>
        <w:t>CPU</w:t>
      </w:r>
      <w:r w:rsidRPr="008E49AF">
        <w:rPr>
          <w:rFonts w:ascii="Helvetica" w:hAnsi="Helvetica" w:cs="Helvetica"/>
          <w:color w:val="70AD47" w:themeColor="accent6"/>
          <w:szCs w:val="21"/>
        </w:rPr>
        <w:t>这个超快的计算核心来执行，涉及到数据交换的地方，通常是磁盘、网络等，就需要</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接口。</w:t>
      </w:r>
      <w:r w:rsidR="00B24E7A">
        <w:rPr>
          <w:rFonts w:ascii="Helvetica" w:hAnsi="Helvetica" w:cs="Helvetica" w:hint="eastAsia"/>
          <w:color w:val="70AD47" w:themeColor="accent6"/>
          <w:szCs w:val="21"/>
        </w:rPr>
        <w:t>（</w:t>
      </w:r>
      <w:r w:rsidR="00B24E7A">
        <w:rPr>
          <w:rFonts w:ascii="Helvetica" w:hAnsi="Helvetica" w:cs="Helvetica" w:hint="eastAsia"/>
          <w:color w:val="70AD47" w:themeColor="accent6"/>
          <w:szCs w:val="21"/>
        </w:rPr>
        <w:t>inout</w:t>
      </w:r>
      <w:r w:rsidR="00B24E7A">
        <w:rPr>
          <w:rFonts w:ascii="Helvetica" w:hAnsi="Helvetica" w:cs="Helvetica" w:hint="eastAsia"/>
          <w:color w:val="70AD47" w:themeColor="accent6"/>
          <w:szCs w:val="21"/>
        </w:rPr>
        <w:t>和</w:t>
      </w:r>
      <w:r w:rsidR="00B24E7A">
        <w:rPr>
          <w:rFonts w:ascii="Helvetica" w:hAnsi="Helvetica" w:cs="Helvetica" w:hint="eastAsia"/>
          <w:color w:val="70AD47" w:themeColor="accent6"/>
          <w:szCs w:val="21"/>
        </w:rPr>
        <w:t>output</w:t>
      </w:r>
      <w:r w:rsidR="00D54F27">
        <w:rPr>
          <w:rFonts w:ascii="Helvetica" w:hAnsi="Helvetica" w:cs="Helvetica" w:hint="eastAsia"/>
          <w:color w:val="70AD47" w:themeColor="accent6"/>
          <w:szCs w:val="21"/>
        </w:rPr>
        <w:t>一般</w:t>
      </w:r>
      <w:r w:rsidR="00B24E7A">
        <w:rPr>
          <w:rFonts w:ascii="Helvetica" w:hAnsi="Helvetica" w:cs="Helvetica" w:hint="eastAsia"/>
          <w:color w:val="70AD47" w:themeColor="accent6"/>
          <w:szCs w:val="21"/>
        </w:rPr>
        <w:t>相对内存而言）</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比如你打开浏览器，访问新浪首页，浏览器这个程序就需要通过网络</w:t>
      </w:r>
      <w:r w:rsidRPr="00F61F19">
        <w:rPr>
          <w:rFonts w:ascii="Helvetica" w:hAnsi="Helvetica" w:cs="Helvetica"/>
          <w:szCs w:val="21"/>
        </w:rPr>
        <w:t>IO</w:t>
      </w:r>
      <w:r w:rsidRPr="00F61F19">
        <w:rPr>
          <w:rFonts w:ascii="Helvetica" w:hAnsi="Helvetica" w:cs="Helvetica"/>
          <w:szCs w:val="21"/>
        </w:rPr>
        <w:t>获取新浪的网页。浏览器首先会发送数据给新浪服务器，告诉它我想要首页的</w:t>
      </w:r>
      <w:r w:rsidRPr="00F61F19">
        <w:rPr>
          <w:rFonts w:ascii="Helvetica" w:hAnsi="Helvetica" w:cs="Helvetica"/>
          <w:szCs w:val="21"/>
        </w:rPr>
        <w:t>HTML</w:t>
      </w:r>
      <w:r w:rsidRPr="00F61F19">
        <w:rPr>
          <w:rFonts w:ascii="Helvetica" w:hAnsi="Helvetica" w:cs="Helvetica"/>
          <w:szCs w:val="21"/>
        </w:rPr>
        <w:t>，这个动作是往外发数据，叫</w:t>
      </w:r>
      <w:r w:rsidRPr="00F61F19">
        <w:rPr>
          <w:rFonts w:ascii="Helvetica" w:hAnsi="Helvetica" w:cs="Helvetica"/>
          <w:szCs w:val="21"/>
        </w:rPr>
        <w:t>Output</w:t>
      </w:r>
      <w:r w:rsidRPr="00F61F19">
        <w:rPr>
          <w:rFonts w:ascii="Helvetica" w:hAnsi="Helvetica" w:cs="Helvetica"/>
          <w:szCs w:val="21"/>
        </w:rPr>
        <w:t>，随后新浪服务器把网页发过来，这个动作</w:t>
      </w:r>
      <w:r w:rsidRPr="00F61F19">
        <w:rPr>
          <w:rFonts w:ascii="Helvetica" w:hAnsi="Helvetica" w:cs="Helvetica"/>
          <w:szCs w:val="21"/>
        </w:rPr>
        <w:lastRenderedPageBreak/>
        <w:t>是从外面接收数据，叫</w:t>
      </w:r>
      <w:r w:rsidRPr="00F61F19">
        <w:rPr>
          <w:rFonts w:ascii="Helvetica" w:hAnsi="Helvetica" w:cs="Helvetica"/>
          <w:szCs w:val="21"/>
        </w:rPr>
        <w:t>Input</w:t>
      </w:r>
      <w:r w:rsidRPr="00F61F19">
        <w:rPr>
          <w:rFonts w:ascii="Helvetica" w:hAnsi="Helvetica" w:cs="Helvetica"/>
          <w:szCs w:val="21"/>
        </w:rPr>
        <w:t>。所以，</w:t>
      </w:r>
      <w:r w:rsidRPr="008E49AF">
        <w:rPr>
          <w:rFonts w:ascii="Helvetica" w:hAnsi="Helvetica" w:cs="Helvetica"/>
          <w:color w:val="70AD47" w:themeColor="accent6"/>
          <w:szCs w:val="21"/>
        </w:rPr>
        <w:t>通常，程序完成</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操作会有</w:t>
      </w:r>
      <w:r w:rsidRPr="008E49AF">
        <w:rPr>
          <w:rFonts w:ascii="Helvetica" w:hAnsi="Helvetica" w:cs="Helvetica"/>
          <w:color w:val="70AD47" w:themeColor="accent6"/>
          <w:szCs w:val="21"/>
        </w:rPr>
        <w:t>Input</w:t>
      </w:r>
      <w:r w:rsidRPr="008E49AF">
        <w:rPr>
          <w:rFonts w:ascii="Helvetica" w:hAnsi="Helvetica" w:cs="Helvetica"/>
          <w:color w:val="70AD47" w:themeColor="accent6"/>
          <w:szCs w:val="21"/>
        </w:rPr>
        <w:t>和</w:t>
      </w:r>
      <w:r w:rsidRPr="008E49AF">
        <w:rPr>
          <w:rFonts w:ascii="Helvetica" w:hAnsi="Helvetica" w:cs="Helvetica"/>
          <w:color w:val="70AD47" w:themeColor="accent6"/>
          <w:szCs w:val="21"/>
        </w:rPr>
        <w:t>Output</w:t>
      </w:r>
      <w:r w:rsidRPr="008E49AF">
        <w:rPr>
          <w:rFonts w:ascii="Helvetica" w:hAnsi="Helvetica" w:cs="Helvetica"/>
          <w:color w:val="70AD47" w:themeColor="accent6"/>
          <w:szCs w:val="21"/>
        </w:rPr>
        <w:t>两个数据流。当然也有只用一个的情况</w:t>
      </w:r>
      <w:r w:rsidRPr="00F61F19">
        <w:rPr>
          <w:rFonts w:ascii="Helvetica" w:hAnsi="Helvetica" w:cs="Helvetica"/>
          <w:szCs w:val="21"/>
        </w:rPr>
        <w:t>，比如，从磁盘读取文件到内存，就只有</w:t>
      </w:r>
      <w:r w:rsidRPr="00F61F19">
        <w:rPr>
          <w:rFonts w:ascii="Helvetica" w:hAnsi="Helvetica" w:cs="Helvetica"/>
          <w:szCs w:val="21"/>
        </w:rPr>
        <w:t>Input</w:t>
      </w:r>
      <w:r w:rsidRPr="00F61F19">
        <w:rPr>
          <w:rFonts w:ascii="Helvetica" w:hAnsi="Helvetica" w:cs="Helvetica"/>
          <w:szCs w:val="21"/>
        </w:rPr>
        <w:t>操作，反过来，把数据写到磁盘文件里，就只是一个</w:t>
      </w:r>
      <w:r w:rsidRPr="00F61F19">
        <w:rPr>
          <w:rFonts w:ascii="Helvetica" w:hAnsi="Helvetica" w:cs="Helvetica"/>
          <w:szCs w:val="21"/>
        </w:rPr>
        <w:t>Output</w:t>
      </w:r>
      <w:r w:rsidRPr="00F61F19">
        <w:rPr>
          <w:rFonts w:ascii="Helvetica" w:hAnsi="Helvetica" w:cs="Helvetica"/>
          <w:szCs w:val="21"/>
        </w:rPr>
        <w:t>操作。</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B24E7A">
        <w:rPr>
          <w:rFonts w:ascii="Helvetica" w:hAnsi="Helvetica" w:cs="Helvetica"/>
          <w:color w:val="70AD47" w:themeColor="accent6"/>
          <w:szCs w:val="21"/>
        </w:rPr>
        <w:t>IO</w:t>
      </w:r>
      <w:r w:rsidRPr="00B24E7A">
        <w:rPr>
          <w:rFonts w:ascii="Helvetica" w:hAnsi="Helvetica" w:cs="Helvetica"/>
          <w:color w:val="70AD47" w:themeColor="accent6"/>
          <w:szCs w:val="21"/>
        </w:rPr>
        <w:t>编程中，</w:t>
      </w:r>
      <w:r w:rsidRPr="00B24E7A">
        <w:rPr>
          <w:rFonts w:ascii="Helvetica" w:hAnsi="Helvetica" w:cs="Helvetica"/>
          <w:color w:val="70AD47" w:themeColor="accent6"/>
          <w:szCs w:val="21"/>
        </w:rPr>
        <w:t>Stream</w:t>
      </w:r>
      <w:r w:rsidRPr="00B24E7A">
        <w:rPr>
          <w:rFonts w:ascii="Helvetica" w:hAnsi="Helvetica" w:cs="Helvetica"/>
          <w:color w:val="70AD47" w:themeColor="accent6"/>
          <w:szCs w:val="21"/>
        </w:rPr>
        <w:t>（流）是一个很重要的概念，可以把流想象成一个水管，数据就是水管里的水，但是只能单向流动</w:t>
      </w:r>
      <w:r w:rsidRPr="00F61F19">
        <w:rPr>
          <w:rFonts w:ascii="Helvetica" w:hAnsi="Helvetica" w:cs="Helvetica"/>
          <w:szCs w:val="21"/>
        </w:rPr>
        <w:t>。</w:t>
      </w:r>
      <w:r w:rsidRPr="00F61F19">
        <w:rPr>
          <w:rFonts w:ascii="Helvetica" w:hAnsi="Helvetica" w:cs="Helvetica"/>
          <w:szCs w:val="21"/>
        </w:rPr>
        <w:t>Input Stream</w:t>
      </w:r>
      <w:r w:rsidRPr="00F61F19">
        <w:rPr>
          <w:rFonts w:ascii="Helvetica" w:hAnsi="Helvetica" w:cs="Helvetica"/>
          <w:szCs w:val="21"/>
        </w:rPr>
        <w:t>就是数据从外面（磁盘、网络）流进内存，</w:t>
      </w:r>
      <w:r w:rsidRPr="00F61F19">
        <w:rPr>
          <w:rFonts w:ascii="Helvetica" w:hAnsi="Helvetica" w:cs="Helvetica"/>
          <w:szCs w:val="21"/>
        </w:rPr>
        <w:t>Output Stream</w:t>
      </w:r>
      <w:r w:rsidRPr="00F61F19">
        <w:rPr>
          <w:rFonts w:ascii="Helvetica" w:hAnsi="Helvetica" w:cs="Helvetica"/>
          <w:szCs w:val="21"/>
        </w:rPr>
        <w:t>就是数据从内存流到外面去。对于浏览网页来说，浏览器和新浪服务器之间至少需要建立两根水管，才可以既能发数据，又能收数据。</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90304">
        <w:rPr>
          <w:rFonts w:ascii="Helvetica" w:hAnsi="Helvetica" w:cs="Helvetica"/>
          <w:color w:val="70AD47" w:themeColor="accent6"/>
          <w:szCs w:val="21"/>
        </w:rPr>
        <w:t>由于</w:t>
      </w:r>
      <w:r w:rsidRPr="00F90304">
        <w:rPr>
          <w:rFonts w:ascii="Helvetica" w:hAnsi="Helvetica" w:cs="Helvetica"/>
          <w:color w:val="70AD47" w:themeColor="accent6"/>
          <w:szCs w:val="21"/>
        </w:rPr>
        <w:t>CPU</w:t>
      </w:r>
      <w:r w:rsidRPr="00F90304">
        <w:rPr>
          <w:rFonts w:ascii="Helvetica" w:hAnsi="Helvetica" w:cs="Helvetica"/>
          <w:color w:val="70AD47" w:themeColor="accent6"/>
          <w:szCs w:val="21"/>
        </w:rPr>
        <w:t>和内存的速度远远高于外设的速度，所以，在</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编程中，就存在速度严重不匹配的问题</w:t>
      </w:r>
      <w:r w:rsidRPr="00F61F19">
        <w:rPr>
          <w:rFonts w:ascii="Helvetica" w:hAnsi="Helvetica" w:cs="Helvetica"/>
          <w:szCs w:val="21"/>
        </w:rPr>
        <w:t>。举个例子来说，比如要把</w:t>
      </w:r>
      <w:r w:rsidRPr="00F61F19">
        <w:rPr>
          <w:rFonts w:ascii="Helvetica" w:hAnsi="Helvetica" w:cs="Helvetica"/>
          <w:szCs w:val="21"/>
        </w:rPr>
        <w:t>100M</w:t>
      </w:r>
      <w:r w:rsidRPr="00F61F19">
        <w:rPr>
          <w:rFonts w:ascii="Helvetica" w:hAnsi="Helvetica" w:cs="Helvetica"/>
          <w:szCs w:val="21"/>
        </w:rPr>
        <w:t>的数据写入磁盘，</w:t>
      </w:r>
      <w:r w:rsidRPr="00F61F19">
        <w:rPr>
          <w:rFonts w:ascii="Helvetica" w:hAnsi="Helvetica" w:cs="Helvetica"/>
          <w:szCs w:val="21"/>
        </w:rPr>
        <w:t>CPU</w:t>
      </w:r>
      <w:r w:rsidRPr="00F61F19">
        <w:rPr>
          <w:rFonts w:ascii="Helvetica" w:hAnsi="Helvetica" w:cs="Helvetica"/>
          <w:szCs w:val="21"/>
        </w:rPr>
        <w:t>输出</w:t>
      </w:r>
      <w:r w:rsidRPr="00F61F19">
        <w:rPr>
          <w:rFonts w:ascii="Helvetica" w:hAnsi="Helvetica" w:cs="Helvetica"/>
          <w:szCs w:val="21"/>
        </w:rPr>
        <w:t>100M</w:t>
      </w:r>
      <w:r w:rsidRPr="00F61F19">
        <w:rPr>
          <w:rFonts w:ascii="Helvetica" w:hAnsi="Helvetica" w:cs="Helvetica"/>
          <w:szCs w:val="21"/>
        </w:rPr>
        <w:t>的数据只需要</w:t>
      </w:r>
      <w:r w:rsidRPr="00F61F19">
        <w:rPr>
          <w:rFonts w:ascii="Helvetica" w:hAnsi="Helvetica" w:cs="Helvetica"/>
          <w:szCs w:val="21"/>
        </w:rPr>
        <w:t>0.01</w:t>
      </w:r>
      <w:r w:rsidRPr="00F61F19">
        <w:rPr>
          <w:rFonts w:ascii="Helvetica" w:hAnsi="Helvetica" w:cs="Helvetica"/>
          <w:szCs w:val="21"/>
        </w:rPr>
        <w:t>秒，可是磁盘要接收这</w:t>
      </w:r>
      <w:r w:rsidRPr="00F61F19">
        <w:rPr>
          <w:rFonts w:ascii="Helvetica" w:hAnsi="Helvetica" w:cs="Helvetica"/>
          <w:szCs w:val="21"/>
        </w:rPr>
        <w:t>100M</w:t>
      </w:r>
      <w:r w:rsidRPr="00F61F19">
        <w:rPr>
          <w:rFonts w:ascii="Helvetica" w:hAnsi="Helvetica" w:cs="Helvetica"/>
          <w:szCs w:val="21"/>
        </w:rPr>
        <w:t>数据可能需要</w:t>
      </w:r>
      <w:r w:rsidRPr="00F61F19">
        <w:rPr>
          <w:rFonts w:ascii="Helvetica" w:hAnsi="Helvetica" w:cs="Helvetica"/>
          <w:szCs w:val="21"/>
        </w:rPr>
        <w:t>10</w:t>
      </w:r>
      <w:r w:rsidRPr="00F61F19">
        <w:rPr>
          <w:rFonts w:ascii="Helvetica" w:hAnsi="Helvetica" w:cs="Helvetica"/>
          <w:szCs w:val="21"/>
        </w:rPr>
        <w:t>秒，怎么办呢？有两种办法：</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第一种是</w:t>
      </w:r>
      <w:r w:rsidRPr="00F61F19">
        <w:rPr>
          <w:rFonts w:ascii="Helvetica" w:hAnsi="Helvetica" w:cs="Helvetica"/>
          <w:szCs w:val="21"/>
        </w:rPr>
        <w:t>CPU</w:t>
      </w:r>
      <w:r w:rsidRPr="00F61F19">
        <w:rPr>
          <w:rFonts w:ascii="Helvetica" w:hAnsi="Helvetica" w:cs="Helvetica"/>
          <w:szCs w:val="21"/>
        </w:rPr>
        <w:t>等着，也就是程序暂停执行后续代码，等</w:t>
      </w:r>
      <w:r w:rsidRPr="00F61F19">
        <w:rPr>
          <w:rFonts w:ascii="Helvetica" w:hAnsi="Helvetica" w:cs="Helvetica"/>
          <w:szCs w:val="21"/>
        </w:rPr>
        <w:t>100M</w:t>
      </w:r>
      <w:r w:rsidRPr="00F61F19">
        <w:rPr>
          <w:rFonts w:ascii="Helvetica" w:hAnsi="Helvetica" w:cs="Helvetica"/>
          <w:szCs w:val="21"/>
        </w:rPr>
        <w:t>的数据在</w:t>
      </w:r>
      <w:r w:rsidRPr="00F61F19">
        <w:rPr>
          <w:rFonts w:ascii="Helvetica" w:hAnsi="Helvetica" w:cs="Helvetica"/>
          <w:szCs w:val="21"/>
        </w:rPr>
        <w:t>10</w:t>
      </w:r>
      <w:r w:rsidRPr="00F61F19">
        <w:rPr>
          <w:rFonts w:ascii="Helvetica" w:hAnsi="Helvetica" w:cs="Helvetica"/>
          <w:szCs w:val="21"/>
        </w:rPr>
        <w:t>秒后写入磁盘，再接着往下执行，这种模式称为</w:t>
      </w:r>
      <w:r w:rsidRPr="00F90304">
        <w:rPr>
          <w:rFonts w:ascii="Helvetica" w:hAnsi="Helvetica" w:cs="Helvetica"/>
          <w:color w:val="70AD47" w:themeColor="accent6"/>
          <w:szCs w:val="21"/>
        </w:rPr>
        <w:t>同步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另一种方法是</w:t>
      </w:r>
      <w:r w:rsidRPr="00F61F19">
        <w:rPr>
          <w:rFonts w:ascii="Helvetica" w:hAnsi="Helvetica" w:cs="Helvetica"/>
          <w:szCs w:val="21"/>
        </w:rPr>
        <w:t>CPU</w:t>
      </w:r>
      <w:r w:rsidRPr="00F61F19">
        <w:rPr>
          <w:rFonts w:ascii="Helvetica" w:hAnsi="Helvetica" w:cs="Helvetica"/>
          <w:szCs w:val="21"/>
        </w:rPr>
        <w:t>不等待，只是告诉磁盘，</w:t>
      </w:r>
      <w:r w:rsidRPr="00F61F19">
        <w:rPr>
          <w:rFonts w:ascii="Helvetica" w:hAnsi="Helvetica" w:cs="Helvetica"/>
          <w:szCs w:val="21"/>
        </w:rPr>
        <w:t>“</w:t>
      </w:r>
      <w:r w:rsidRPr="00F61F19">
        <w:rPr>
          <w:rFonts w:ascii="Helvetica" w:hAnsi="Helvetica" w:cs="Helvetica"/>
          <w:szCs w:val="21"/>
        </w:rPr>
        <w:t>您老慢慢写，不着急，我接着干别的事去了</w:t>
      </w:r>
      <w:r w:rsidRPr="00F61F19">
        <w:rPr>
          <w:rFonts w:ascii="Helvetica" w:hAnsi="Helvetica" w:cs="Helvetica"/>
          <w:szCs w:val="21"/>
        </w:rPr>
        <w:t>”</w:t>
      </w:r>
      <w:r w:rsidRPr="00F61F19">
        <w:rPr>
          <w:rFonts w:ascii="Helvetica" w:hAnsi="Helvetica" w:cs="Helvetica"/>
          <w:szCs w:val="21"/>
        </w:rPr>
        <w:t>，于是，后续代码可以立刻接着执行，这种模式称为</w:t>
      </w:r>
      <w:r w:rsidRPr="00F90304">
        <w:rPr>
          <w:rFonts w:ascii="Helvetica" w:hAnsi="Helvetica" w:cs="Helvetica"/>
          <w:color w:val="70AD47" w:themeColor="accent6"/>
          <w:szCs w:val="21"/>
        </w:rPr>
        <w:t>异步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同步和异步的区别就在于是否等待</w:t>
      </w:r>
      <w:r w:rsidRPr="00F61F19">
        <w:rPr>
          <w:rFonts w:ascii="Helvetica" w:hAnsi="Helvetica" w:cs="Helvetica"/>
          <w:szCs w:val="21"/>
        </w:rPr>
        <w:t>IO</w:t>
      </w:r>
      <w:r w:rsidRPr="00F61F19">
        <w:rPr>
          <w:rFonts w:ascii="Helvetica" w:hAnsi="Helvetica" w:cs="Helvetica"/>
          <w:szCs w:val="21"/>
        </w:rPr>
        <w:t>执行的结果。好比你去麦当劳点餐，你说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，服务员告诉你，对不起，汉堡要现做，需要等</w:t>
      </w:r>
      <w:r w:rsidRPr="00F61F19">
        <w:rPr>
          <w:rFonts w:ascii="Helvetica" w:hAnsi="Helvetica" w:cs="Helvetica"/>
          <w:szCs w:val="21"/>
        </w:rPr>
        <w:t>5</w:t>
      </w:r>
      <w:r w:rsidRPr="00F61F19">
        <w:rPr>
          <w:rFonts w:ascii="Helvetica" w:hAnsi="Helvetica" w:cs="Helvetica"/>
          <w:szCs w:val="21"/>
        </w:rPr>
        <w:t>分钟，于是你站在收银台前面等了</w:t>
      </w:r>
      <w:r w:rsidRPr="00F61F19">
        <w:rPr>
          <w:rFonts w:ascii="Helvetica" w:hAnsi="Helvetica" w:cs="Helvetica"/>
          <w:szCs w:val="21"/>
        </w:rPr>
        <w:t>5</w:t>
      </w:r>
      <w:r w:rsidRPr="00F61F19">
        <w:rPr>
          <w:rFonts w:ascii="Helvetica" w:hAnsi="Helvetica" w:cs="Helvetica"/>
          <w:szCs w:val="21"/>
        </w:rPr>
        <w:t>分钟，拿到汉堡再去逛商场，这是同步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，服务员告诉你，汉堡需要等</w:t>
      </w:r>
      <w:r w:rsidRPr="00F61F19">
        <w:rPr>
          <w:rFonts w:ascii="Helvetica" w:hAnsi="Helvetica" w:cs="Helvetica"/>
          <w:szCs w:val="21"/>
        </w:rPr>
        <w:t>5</w:t>
      </w:r>
      <w:r w:rsidRPr="00F61F19">
        <w:rPr>
          <w:rFonts w:ascii="Helvetica" w:hAnsi="Helvetica" w:cs="Helvetica"/>
          <w:szCs w:val="21"/>
        </w:rPr>
        <w:t>分钟，你可以先去逛商场，等做好了，我们再通知你，这样你可以立刻去干别的事情（逛商场），这是异步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很明显，</w:t>
      </w:r>
      <w:r w:rsidRPr="00F90304">
        <w:rPr>
          <w:rFonts w:ascii="Helvetica" w:hAnsi="Helvetica" w:cs="Helvetica"/>
          <w:color w:val="70AD47" w:themeColor="accent6"/>
          <w:szCs w:val="21"/>
        </w:rPr>
        <w:t>使用异步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来编写程序性能会远远高于同步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，但是异步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的缺点是编程模型复杂</w:t>
      </w:r>
      <w:r w:rsidRPr="00F61F19">
        <w:rPr>
          <w:rFonts w:ascii="Helvetica" w:hAnsi="Helvetica" w:cs="Helvetica"/>
          <w:szCs w:val="21"/>
        </w:rPr>
        <w:t>。想想看，你得知道什么时候通知你</w:t>
      </w:r>
      <w:r w:rsidRPr="00F61F19">
        <w:rPr>
          <w:rFonts w:ascii="Helvetica" w:hAnsi="Helvetica" w:cs="Helvetica"/>
          <w:szCs w:val="21"/>
        </w:rPr>
        <w:t>“</w:t>
      </w:r>
      <w:r w:rsidRPr="00F61F19">
        <w:rPr>
          <w:rFonts w:ascii="Helvetica" w:hAnsi="Helvetica" w:cs="Helvetica"/>
          <w:szCs w:val="21"/>
        </w:rPr>
        <w:t>汉堡做好了</w:t>
      </w:r>
      <w:r w:rsidRPr="00F61F19">
        <w:rPr>
          <w:rFonts w:ascii="Helvetica" w:hAnsi="Helvetica" w:cs="Helvetica"/>
          <w:szCs w:val="21"/>
        </w:rPr>
        <w:t>”</w:t>
      </w:r>
      <w:r w:rsidRPr="00F61F19">
        <w:rPr>
          <w:rFonts w:ascii="Helvetica" w:hAnsi="Helvetica" w:cs="Helvetica"/>
          <w:szCs w:val="21"/>
        </w:rPr>
        <w:t>，而通知你的方法也各不相同。如果是服务员跑过来找到你，这是</w:t>
      </w:r>
      <w:r w:rsidRPr="00F90304">
        <w:rPr>
          <w:rFonts w:ascii="Helvetica" w:hAnsi="Helvetica" w:cs="Helvetica"/>
          <w:color w:val="70AD47" w:themeColor="accent6"/>
          <w:szCs w:val="21"/>
        </w:rPr>
        <w:t>回调模式</w:t>
      </w:r>
      <w:r w:rsidRPr="00F61F19">
        <w:rPr>
          <w:rFonts w:ascii="Helvetica" w:hAnsi="Helvetica" w:cs="Helvetica"/>
          <w:szCs w:val="21"/>
        </w:rPr>
        <w:t>，如果服务员发短信通知你，你就得不停地检查手机，这是</w:t>
      </w:r>
      <w:r w:rsidRPr="00F90304">
        <w:rPr>
          <w:rFonts w:ascii="Helvetica" w:hAnsi="Helvetica" w:cs="Helvetica"/>
          <w:color w:val="70AD47" w:themeColor="accent6"/>
          <w:szCs w:val="21"/>
        </w:rPr>
        <w:t>轮询模式</w:t>
      </w:r>
      <w:r w:rsidRPr="00F61F19">
        <w:rPr>
          <w:rFonts w:ascii="Helvetica" w:hAnsi="Helvetica" w:cs="Helvetica"/>
          <w:szCs w:val="21"/>
        </w:rPr>
        <w:t>。总之，异步</w:t>
      </w:r>
      <w:r w:rsidRPr="00F61F19">
        <w:rPr>
          <w:rFonts w:ascii="Helvetica" w:hAnsi="Helvetica" w:cs="Helvetica"/>
          <w:szCs w:val="21"/>
        </w:rPr>
        <w:t>IO</w:t>
      </w:r>
      <w:r w:rsidRPr="00F61F19">
        <w:rPr>
          <w:rFonts w:ascii="Helvetica" w:hAnsi="Helvetica" w:cs="Helvetica"/>
          <w:szCs w:val="21"/>
        </w:rPr>
        <w:t>的复杂度远远高于同步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lastRenderedPageBreak/>
        <w:t>操作</w:t>
      </w:r>
      <w:r w:rsidRPr="00F61F19">
        <w:rPr>
          <w:rFonts w:ascii="Helvetica" w:hAnsi="Helvetica" w:cs="Helvetica"/>
          <w:szCs w:val="21"/>
        </w:rPr>
        <w:t>IO</w:t>
      </w:r>
      <w:r w:rsidRPr="00F61F19">
        <w:rPr>
          <w:rFonts w:ascii="Helvetica" w:hAnsi="Helvetica" w:cs="Helvetica"/>
          <w:szCs w:val="21"/>
        </w:rPr>
        <w:t>的能力都是由操作系统提供的，每一种编程语言都会把操作系统提供的低级</w:t>
      </w:r>
      <w:r w:rsidRPr="00F61F19">
        <w:rPr>
          <w:rFonts w:ascii="Helvetica" w:hAnsi="Helvetica" w:cs="Helvetica"/>
          <w:szCs w:val="21"/>
        </w:rPr>
        <w:t>C</w:t>
      </w:r>
      <w:r w:rsidRPr="00F61F19">
        <w:rPr>
          <w:rFonts w:ascii="Helvetica" w:hAnsi="Helvetica" w:cs="Helvetica"/>
          <w:szCs w:val="21"/>
        </w:rPr>
        <w:t>接口封装起来方便使用，</w:t>
      </w:r>
      <w:r w:rsidRPr="00F61F19">
        <w:rPr>
          <w:rFonts w:ascii="Helvetica" w:hAnsi="Helvetica" w:cs="Helvetica"/>
          <w:szCs w:val="21"/>
        </w:rPr>
        <w:t>Python</w:t>
      </w:r>
      <w:r w:rsidRPr="00F61F19">
        <w:rPr>
          <w:rFonts w:ascii="Helvetica" w:hAnsi="Helvetica" w:cs="Helvetica"/>
          <w:szCs w:val="21"/>
        </w:rPr>
        <w:t>也不例外。我们后面会详细讨论</w:t>
      </w:r>
      <w:r w:rsidRPr="00F61F19">
        <w:rPr>
          <w:rFonts w:ascii="Helvetica" w:hAnsi="Helvetica" w:cs="Helvetica"/>
          <w:szCs w:val="21"/>
        </w:rPr>
        <w:t>Python</w:t>
      </w:r>
      <w:r w:rsidRPr="00F61F19">
        <w:rPr>
          <w:rFonts w:ascii="Helvetica" w:hAnsi="Helvetica" w:cs="Helvetica"/>
          <w:szCs w:val="21"/>
        </w:rPr>
        <w:t>的</w:t>
      </w:r>
      <w:r w:rsidRPr="00F61F19">
        <w:rPr>
          <w:rFonts w:ascii="Helvetica" w:hAnsi="Helvetica" w:cs="Helvetica"/>
          <w:szCs w:val="21"/>
        </w:rPr>
        <w:t>IO</w:t>
      </w:r>
      <w:r w:rsidRPr="00F61F19">
        <w:rPr>
          <w:rFonts w:ascii="Helvetica" w:hAnsi="Helvetica" w:cs="Helvetica"/>
          <w:szCs w:val="21"/>
        </w:rPr>
        <w:t>编程接口。</w:t>
      </w:r>
    </w:p>
    <w:p w:rsidR="001C2175"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注意，本章的</w:t>
      </w:r>
      <w:r w:rsidRPr="00F61F19">
        <w:rPr>
          <w:rFonts w:ascii="Helvetica" w:hAnsi="Helvetica" w:cs="Helvetica"/>
          <w:szCs w:val="21"/>
        </w:rPr>
        <w:t>IO</w:t>
      </w:r>
      <w:r w:rsidRPr="00F61F19">
        <w:rPr>
          <w:rFonts w:ascii="Helvetica" w:hAnsi="Helvetica" w:cs="Helvetica"/>
          <w:szCs w:val="21"/>
        </w:rPr>
        <w:t>编程都是同步模式，异步</w:t>
      </w:r>
      <w:r w:rsidRPr="00F61F19">
        <w:rPr>
          <w:rFonts w:ascii="Helvetica" w:hAnsi="Helvetica" w:cs="Helvetica"/>
          <w:szCs w:val="21"/>
        </w:rPr>
        <w:t>IO</w:t>
      </w:r>
      <w:r w:rsidRPr="00F61F19">
        <w:rPr>
          <w:rFonts w:ascii="Helvetica" w:hAnsi="Helvetica" w:cs="Helvetica"/>
          <w:szCs w:val="21"/>
        </w:rPr>
        <w:t>由于复杂度太高，后续涉及到服务器端程序开发时我们再讨论。</w:t>
      </w:r>
    </w:p>
    <w:p w:rsidR="00F90304" w:rsidRDefault="00F90304" w:rsidP="00F61F19">
      <w:pPr>
        <w:pStyle w:val="a5"/>
        <w:shd w:val="clear" w:color="auto" w:fill="FFFFFF"/>
        <w:spacing w:before="225" w:beforeAutospacing="0" w:after="225" w:afterAutospacing="0" w:line="360" w:lineRule="auto"/>
        <w:rPr>
          <w:rFonts w:ascii="Helvetica" w:hAnsi="Helvetica" w:cs="Helvetica"/>
          <w:szCs w:val="21"/>
        </w:rPr>
      </w:pPr>
    </w:p>
    <w:p w:rsidR="00F90304" w:rsidRPr="002366D0" w:rsidRDefault="002366D0" w:rsidP="00E83F69">
      <w:pPr>
        <w:pStyle w:val="2"/>
        <w:rPr>
          <w:sz w:val="24"/>
        </w:rPr>
      </w:pPr>
      <w:bookmarkStart w:id="168" w:name="_Toc454522401"/>
      <w:r w:rsidRPr="002366D0">
        <w:rPr>
          <w:sz w:val="24"/>
        </w:rPr>
        <w:t>第</w:t>
      </w:r>
      <w:r w:rsidRPr="002366D0">
        <w:rPr>
          <w:rFonts w:hint="eastAsia"/>
          <w:sz w:val="24"/>
        </w:rPr>
        <w:t>50</w:t>
      </w:r>
      <w:r w:rsidRPr="002366D0">
        <w:rPr>
          <w:rFonts w:hint="eastAsia"/>
          <w:sz w:val="24"/>
        </w:rPr>
        <w:t>课</w:t>
      </w:r>
      <w:r w:rsidRPr="002366D0">
        <w:rPr>
          <w:rFonts w:hint="eastAsia"/>
          <w:sz w:val="24"/>
        </w:rPr>
        <w:t xml:space="preserve">  </w:t>
      </w:r>
      <w:r w:rsidRPr="002366D0">
        <w:rPr>
          <w:rFonts w:hint="eastAsia"/>
          <w:sz w:val="24"/>
        </w:rPr>
        <w:t>文件读写</w:t>
      </w:r>
      <w:bookmarkEnd w:id="168"/>
    </w:p>
    <w:p w:rsidR="002366D0" w:rsidRPr="002366D0" w:rsidRDefault="002366D0" w:rsidP="002366D0">
      <w:pPr>
        <w:pStyle w:val="a5"/>
        <w:shd w:val="clear" w:color="auto" w:fill="FFFFFF"/>
        <w:spacing w:before="0" w:beforeAutospacing="0" w:after="225" w:afterAutospacing="0" w:line="300" w:lineRule="atLeast"/>
        <w:rPr>
          <w:rFonts w:ascii="Helvetica" w:hAnsi="Helvetica" w:cs="Helvetica"/>
        </w:rPr>
      </w:pPr>
      <w:r w:rsidRPr="002366D0">
        <w:rPr>
          <w:rFonts w:ascii="Helvetica" w:hAnsi="Helvetica" w:cs="Helvetica"/>
        </w:rPr>
        <w:t>读写文件是最常见的</w:t>
      </w:r>
      <w:r w:rsidRPr="002366D0">
        <w:rPr>
          <w:rFonts w:ascii="Helvetica" w:hAnsi="Helvetica" w:cs="Helvetica"/>
        </w:rPr>
        <w:t>IO</w:t>
      </w:r>
      <w:r w:rsidRPr="002366D0">
        <w:rPr>
          <w:rFonts w:ascii="Helvetica" w:hAnsi="Helvetica" w:cs="Helvetica"/>
        </w:rPr>
        <w:t>操作。</w:t>
      </w:r>
      <w:r w:rsidRPr="002366D0">
        <w:rPr>
          <w:rFonts w:ascii="Helvetica" w:hAnsi="Helvetica" w:cs="Helvetica"/>
        </w:rPr>
        <w:t>Python</w:t>
      </w:r>
      <w:r w:rsidRPr="002366D0">
        <w:rPr>
          <w:rFonts w:ascii="Helvetica" w:hAnsi="Helvetica" w:cs="Helvetica"/>
        </w:rPr>
        <w:t>内置了读写文件的函数，用法和</w:t>
      </w:r>
      <w:r w:rsidRPr="002366D0">
        <w:rPr>
          <w:rFonts w:ascii="Helvetica" w:hAnsi="Helvetica" w:cs="Helvetica"/>
        </w:rPr>
        <w:t>C</w:t>
      </w:r>
      <w:r w:rsidRPr="002366D0">
        <w:rPr>
          <w:rFonts w:ascii="Helvetica" w:hAnsi="Helvetica" w:cs="Helvetica"/>
        </w:rPr>
        <w:t>是兼容的。</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读写文件前，我们先必须了解一下，</w:t>
      </w:r>
      <w:r w:rsidRPr="00D8114A">
        <w:rPr>
          <w:rFonts w:ascii="Helvetica" w:hAnsi="Helvetica" w:cs="Helvetica"/>
          <w:color w:val="70AD47" w:themeColor="accent6"/>
        </w:rPr>
        <w:t>在磁盘上读写文件的功能都是由操作系统提供的，现代操作系统不允许普通的程序直接操作磁盘</w:t>
      </w:r>
      <w:r w:rsidRPr="002366D0">
        <w:rPr>
          <w:rFonts w:ascii="Helvetica" w:hAnsi="Helvetica" w:cs="Helvetica"/>
        </w:rPr>
        <w:t>，所以，读写文件就是请求操作系统打开一个文件对象（通常称为文件描述符），然后，通过操作系统提供的接口从这个文件对象中读取数据（读文件），或者把数据写入这个文件对象（写文件）。</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69" w:name="_Toc454522402"/>
      <w:r w:rsidRPr="002366D0">
        <w:rPr>
          <w:rFonts w:ascii="Helvetica" w:hAnsi="Helvetica" w:cs="Helvetica"/>
          <w:b w:val="0"/>
          <w:bCs w:val="0"/>
          <w:sz w:val="24"/>
          <w:szCs w:val="24"/>
        </w:rPr>
        <w:t>读文件</w:t>
      </w:r>
      <w:bookmarkEnd w:id="169"/>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要以读文件的模式打开一个文件对象，使用</w:t>
      </w:r>
      <w:r w:rsidRPr="002366D0">
        <w:rPr>
          <w:rFonts w:ascii="Helvetica" w:hAnsi="Helvetica" w:cs="Helvetica"/>
        </w:rPr>
        <w:t>Python</w:t>
      </w:r>
      <w:r w:rsidRPr="002366D0">
        <w:rPr>
          <w:rFonts w:ascii="Helvetica" w:hAnsi="Helvetica" w:cs="Helvetica"/>
        </w:rPr>
        <w:t>内置的</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函数，传入文件名和标示符：</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标示符</w:t>
      </w:r>
      <w:r w:rsidRPr="002366D0">
        <w:rPr>
          <w:rFonts w:ascii="Helvetica" w:hAnsi="Helvetica" w:cs="Helvetica"/>
        </w:rPr>
        <w:t>'r'</w:t>
      </w:r>
      <w:r w:rsidRPr="002366D0">
        <w:rPr>
          <w:rFonts w:ascii="Helvetica" w:hAnsi="Helvetica" w:cs="Helvetica"/>
        </w:rPr>
        <w:t>表示读，这样，我们就成功地打开了一个文件。</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如果文件不存在，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函数就会抛出一个</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的错误，并且给出错误码和详细的信息告诉你文件不存在：</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&gt;&gt;&gt; f=open('/Users/michael/notfound.txt', 'r')</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HTML"/>
        </w:rPr>
        <w:t xml:space="preserve">Traceback (most recent </w:t>
      </w:r>
      <w:r w:rsidRPr="002366D0">
        <w:rPr>
          <w:rStyle w:val="keyword"/>
          <w:b/>
          <w:bCs/>
        </w:rPr>
        <w:t>call</w:t>
      </w:r>
      <w:r w:rsidRPr="002366D0">
        <w:rPr>
          <w:rStyle w:val="operator"/>
        </w:rPr>
        <w:t xml:space="preserve"> </w:t>
      </w:r>
      <w:r w:rsidRPr="002366D0">
        <w:rPr>
          <w:rStyle w:val="keyword"/>
          <w:b/>
          <w:bCs/>
        </w:rPr>
        <w:t>last</w:t>
      </w:r>
      <w:r w:rsidRPr="002366D0">
        <w:rPr>
          <w:rStyle w:val="operator"/>
        </w:rPr>
        <w:t>):</w:t>
      </w:r>
    </w:p>
    <w:p w:rsidR="002366D0" w:rsidRPr="002366D0" w:rsidRDefault="002366D0"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operator"/>
        </w:rPr>
      </w:pPr>
      <w:r w:rsidRPr="002366D0">
        <w:rPr>
          <w:rStyle w:val="operator"/>
        </w:rPr>
        <w:t xml:space="preserve">  File </w:t>
      </w:r>
      <w:r w:rsidRPr="002366D0">
        <w:rPr>
          <w:rStyle w:val="string"/>
        </w:rPr>
        <w:t>"&lt;stdin&gt;"</w:t>
      </w:r>
      <w:r w:rsidRPr="002366D0">
        <w:rPr>
          <w:rStyle w:val="operator"/>
        </w:rPr>
        <w:t xml:space="preserve">, line </w:t>
      </w:r>
      <w:r w:rsidRPr="002366D0">
        <w:rPr>
          <w:rStyle w:val="number"/>
        </w:rPr>
        <w:t>1</w:t>
      </w:r>
      <w:r w:rsidRPr="002366D0">
        <w:rPr>
          <w:rStyle w:val="operator"/>
        </w:rPr>
        <w:t xml:space="preserve">, </w:t>
      </w:r>
      <w:r w:rsidRPr="002366D0">
        <w:rPr>
          <w:rStyle w:val="keyword"/>
          <w:b/>
          <w:bCs/>
        </w:rPr>
        <w:t>in</w:t>
      </w:r>
      <w:r w:rsidRPr="002366D0">
        <w:rPr>
          <w:rStyle w:val="operator"/>
        </w:rPr>
        <w:t xml:space="preserve"> &lt;</w:t>
      </w:r>
      <w:r w:rsidRPr="002366D0">
        <w:rPr>
          <w:rStyle w:val="keyword"/>
          <w:b/>
          <w:bCs/>
        </w:rPr>
        <w:t>module</w:t>
      </w:r>
      <w:r w:rsidRPr="002366D0">
        <w:rPr>
          <w:rStyle w:val="operator"/>
        </w:rPr>
        <w:t>&gt;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operator"/>
        </w:rPr>
        <w:t xml:space="preserve">FileNotFoundError: [Errno </w:t>
      </w:r>
      <w:r w:rsidRPr="002366D0">
        <w:rPr>
          <w:rStyle w:val="number"/>
        </w:rPr>
        <w:t>2</w:t>
      </w:r>
      <w:r w:rsidRPr="002366D0">
        <w:rPr>
          <w:rStyle w:val="operator"/>
        </w:rPr>
        <w:t xml:space="preserve">] </w:t>
      </w:r>
      <w:r w:rsidRPr="002366D0">
        <w:rPr>
          <w:rStyle w:val="keyword"/>
          <w:b/>
          <w:bCs/>
        </w:rPr>
        <w:t>No</w:t>
      </w:r>
      <w:r w:rsidRPr="002366D0">
        <w:rPr>
          <w:rStyle w:val="operator"/>
        </w:rPr>
        <w:t xml:space="preserve"> such file </w:t>
      </w:r>
      <w:r w:rsidRPr="002366D0">
        <w:rPr>
          <w:rStyle w:val="keyword"/>
          <w:b/>
          <w:bCs/>
        </w:rPr>
        <w:t>or</w:t>
      </w:r>
      <w:r w:rsidRPr="002366D0">
        <w:rPr>
          <w:rStyle w:val="operator"/>
        </w:rPr>
        <w:t xml:space="preserve"> directory: </w:t>
      </w:r>
      <w:r w:rsidRPr="002366D0">
        <w:rPr>
          <w:rStyle w:val="string"/>
        </w:rPr>
        <w:t>'/Users/michael/notfound.txt'</w:t>
      </w:r>
    </w:p>
    <w:p w:rsidR="002366D0" w:rsidRPr="00380144"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lastRenderedPageBreak/>
        <w:t>如果文件打开成功，接下来，调用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方法可以一次读取文件的全部内容，</w:t>
      </w:r>
      <w:r w:rsidRPr="00380144">
        <w:rPr>
          <w:rFonts w:ascii="Helvetica" w:hAnsi="Helvetica" w:cs="Helvetica"/>
          <w:color w:val="70AD47" w:themeColor="accent6"/>
        </w:rPr>
        <w:t>Python</w:t>
      </w:r>
      <w:r w:rsidRPr="00380144">
        <w:rPr>
          <w:rFonts w:ascii="Helvetica" w:hAnsi="Helvetica" w:cs="Helvetica"/>
          <w:color w:val="70AD47" w:themeColor="accent6"/>
        </w:rPr>
        <w:t>把内容读到内存，用一个</w:t>
      </w:r>
      <w:r w:rsidRPr="00380144">
        <w:rPr>
          <w:rStyle w:val="HTML"/>
          <w:rFonts w:ascii="Consolas" w:hAnsi="Consolas" w:cs="Consolas"/>
          <w:color w:val="70AD47" w:themeColor="accent6"/>
          <w:bdr w:val="single" w:sz="6" w:space="0" w:color="DDDDDD" w:frame="1"/>
          <w:shd w:val="clear" w:color="auto" w:fill="FAFAFA"/>
        </w:rPr>
        <w:t>str</w:t>
      </w:r>
      <w:r w:rsidRPr="00380144">
        <w:rPr>
          <w:rFonts w:ascii="Helvetica" w:hAnsi="Helvetica" w:cs="Helvetica"/>
          <w:color w:val="70AD47" w:themeColor="accent6"/>
        </w:rPr>
        <w:t>对象表示：</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'Hello, world!'</w:t>
      </w:r>
    </w:p>
    <w:p w:rsidR="002366D0" w:rsidRPr="00013EAE"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013EAE">
        <w:rPr>
          <w:rFonts w:ascii="Helvetica" w:hAnsi="Helvetica" w:cs="Helvetica"/>
          <w:color w:val="70AD47" w:themeColor="accent6"/>
        </w:rPr>
        <w:t>最后一步是调用</w:t>
      </w:r>
      <w:r w:rsidRPr="00013EAE">
        <w:rPr>
          <w:rStyle w:val="HTML"/>
          <w:rFonts w:ascii="Consolas" w:hAnsi="Consolas" w:cs="Consolas"/>
          <w:color w:val="70AD47" w:themeColor="accent6"/>
          <w:bdr w:val="single" w:sz="6" w:space="0" w:color="DDDDDD" w:frame="1"/>
          <w:shd w:val="clear" w:color="auto" w:fill="FAFAFA"/>
        </w:rPr>
        <w:t>close()</w:t>
      </w:r>
      <w:r w:rsidRPr="00013EAE">
        <w:rPr>
          <w:rFonts w:ascii="Helvetica" w:hAnsi="Helvetica" w:cs="Helvetica"/>
          <w:color w:val="70AD47" w:themeColor="accent6"/>
        </w:rPr>
        <w:t>方法关闭文件。文件使用完毕后必须关闭，因为文件对象会占用操作系统的资源，并且操作系统同一时间能打开的文件数量也是有限的：</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由于文件读写时都有可能产生</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，一旦出错，后面的</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就不会调用。所以，为了保证无论是否出错都能正确地关闭文件，我们可以使用</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来实现：</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try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 = open(</w:t>
      </w:r>
      <w:r w:rsidRPr="002366D0">
        <w:rPr>
          <w:rStyle w:val="string"/>
        </w:rPr>
        <w:t>'/path/to/file'</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finally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w:t>
      </w:r>
      <w:r w:rsidRPr="002366D0">
        <w:rPr>
          <w:rStyle w:val="keyword"/>
          <w:b/>
          <w:bCs/>
        </w:rPr>
        <w:t>if</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f.close()</w:t>
      </w:r>
    </w:p>
    <w:p w:rsidR="002366D0" w:rsidRPr="0047097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但是每次都这么写实在太繁琐，所以，</w:t>
      </w:r>
      <w:r w:rsidRPr="00470973">
        <w:rPr>
          <w:rFonts w:ascii="Helvetica" w:hAnsi="Helvetica" w:cs="Helvetica"/>
          <w:color w:val="70AD47" w:themeColor="accent6"/>
        </w:rPr>
        <w:t>Python</w:t>
      </w:r>
      <w:r w:rsidRPr="00470973">
        <w:rPr>
          <w:rFonts w:ascii="Helvetica" w:hAnsi="Helvetica" w:cs="Helvetica"/>
          <w:color w:val="70AD47" w:themeColor="accent6"/>
        </w:rPr>
        <w:t>引入了</w:t>
      </w:r>
      <w:r w:rsidRPr="00470973">
        <w:rPr>
          <w:rStyle w:val="HTML"/>
          <w:rFonts w:ascii="Consolas" w:hAnsi="Consolas" w:cs="Consolas"/>
          <w:color w:val="70AD47" w:themeColor="accent6"/>
          <w:bdr w:val="single" w:sz="6" w:space="0" w:color="DDDDDD" w:frame="1"/>
          <w:shd w:val="clear" w:color="auto" w:fill="FAFAFA"/>
        </w:rPr>
        <w:t>with</w:t>
      </w:r>
      <w:r w:rsidRPr="00470973">
        <w:rPr>
          <w:rFonts w:ascii="Helvetica" w:hAnsi="Helvetica" w:cs="Helvetica"/>
          <w:color w:val="70AD47" w:themeColor="accent6"/>
        </w:rPr>
        <w:t>语句来自动帮我们调用</w:t>
      </w:r>
      <w:r w:rsidRPr="00470973">
        <w:rPr>
          <w:rStyle w:val="HTML"/>
          <w:rFonts w:ascii="Consolas" w:hAnsi="Consolas" w:cs="Consolas"/>
          <w:color w:val="70AD47" w:themeColor="accent6"/>
          <w:bdr w:val="single" w:sz="6" w:space="0" w:color="DDDDDD" w:frame="1"/>
          <w:shd w:val="clear" w:color="auto" w:fill="FAFAFA"/>
        </w:rPr>
        <w:t>close()</w:t>
      </w:r>
      <w:r w:rsidRPr="00470973">
        <w:rPr>
          <w:rFonts w:ascii="Helvetica" w:hAnsi="Helvetica" w:cs="Helvetica"/>
          <w:color w:val="70AD47" w:themeColor="accent6"/>
        </w:rPr>
        <w:t>方法：</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'/path/to/file'</w:t>
      </w:r>
      <w:r w:rsidRPr="002366D0">
        <w:rPr>
          <w:rStyle w:val="HTML"/>
        </w:rPr>
        <w:t xml:space="preserve">, </w:t>
      </w:r>
      <w:r w:rsidRPr="002366D0">
        <w:rPr>
          <w:rStyle w:val="string"/>
        </w:rPr>
        <w:t>'r'</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这和前面的</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是一样的，但是代码更佳简洁，并且不必调用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方法。</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 xml:space="preserve">with </w:t>
      </w:r>
      <w:r w:rsidRPr="00116FB1">
        <w:rPr>
          <w:rFonts w:hint="eastAsia"/>
          <w:shd w:val="pct15" w:color="auto" w:fill="FFFFFF"/>
        </w:rPr>
        <w:t>语句适用于对资源进行访问的场合，确保不管使用过程中是否发生异常都会执行必要的“清理”操作，释放资源，比如文件使用后自动关闭、线程中锁的自动获取和释放等。</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语法：</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lastRenderedPageBreak/>
        <w:t>with context_expression [as target(s)]:</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t xml:space="preserve">        with-body</w:t>
      </w:r>
    </w:p>
    <w:p w:rsidR="00546C6E" w:rsidRPr="00116FB1" w:rsidRDefault="00546C6E" w:rsidP="00116FB1">
      <w:pPr>
        <w:tabs>
          <w:tab w:val="left" w:pos="2279"/>
        </w:tabs>
        <w:spacing w:line="360" w:lineRule="auto"/>
        <w:rPr>
          <w:shd w:val="pct15" w:color="auto" w:fill="FFFFFF"/>
        </w:rPr>
      </w:pPr>
      <w:r w:rsidRPr="00116FB1">
        <w:rPr>
          <w:rFonts w:hint="eastAsia"/>
          <w:shd w:val="pct15" w:color="auto" w:fill="FFFFFF"/>
        </w:rPr>
        <w:t>这里</w:t>
      </w:r>
      <w:r w:rsidRPr="00116FB1">
        <w:rPr>
          <w:rFonts w:hint="eastAsia"/>
          <w:shd w:val="pct15" w:color="auto" w:fill="FFFFFF"/>
        </w:rPr>
        <w:t xml:space="preserve"> context_expression </w:t>
      </w:r>
      <w:r w:rsidRPr="00116FB1">
        <w:rPr>
          <w:rFonts w:hint="eastAsia"/>
          <w:shd w:val="pct15" w:color="auto" w:fill="FFFFFF"/>
        </w:rPr>
        <w:t>要返回一个上下文管理器对象，该对象并不赋值给</w:t>
      </w:r>
      <w:r w:rsidRPr="00116FB1">
        <w:rPr>
          <w:rFonts w:hint="eastAsia"/>
          <w:shd w:val="pct15" w:color="auto" w:fill="FFFFFF"/>
        </w:rPr>
        <w:t xml:space="preserve"> as </w:t>
      </w:r>
      <w:r w:rsidRPr="00116FB1">
        <w:rPr>
          <w:rFonts w:hint="eastAsia"/>
          <w:shd w:val="pct15" w:color="auto" w:fill="FFFFFF"/>
        </w:rPr>
        <w:t>子句中的</w:t>
      </w:r>
      <w:r w:rsidRPr="00116FB1">
        <w:rPr>
          <w:rFonts w:hint="eastAsia"/>
          <w:shd w:val="pct15" w:color="auto" w:fill="FFFFFF"/>
        </w:rPr>
        <w:t xml:space="preserve"> target(s) </w:t>
      </w:r>
      <w:r w:rsidRPr="00116FB1">
        <w:rPr>
          <w:rFonts w:hint="eastAsia"/>
          <w:shd w:val="pct15" w:color="auto" w:fill="FFFFFF"/>
        </w:rPr>
        <w:t>，如果指定了</w:t>
      </w:r>
      <w:r w:rsidRPr="00116FB1">
        <w:rPr>
          <w:rFonts w:hint="eastAsia"/>
          <w:shd w:val="pct15" w:color="auto" w:fill="FFFFFF"/>
        </w:rPr>
        <w:t xml:space="preserve"> as </w:t>
      </w:r>
      <w:r w:rsidRPr="00116FB1">
        <w:rPr>
          <w:rFonts w:hint="eastAsia"/>
          <w:shd w:val="pct15" w:color="auto" w:fill="FFFFFF"/>
        </w:rPr>
        <w:t>子句的话，会将上下文管理器的</w:t>
      </w:r>
      <w:r w:rsidRPr="00116FB1">
        <w:rPr>
          <w:rFonts w:hint="eastAsia"/>
          <w:shd w:val="pct15" w:color="auto" w:fill="FFFFFF"/>
        </w:rPr>
        <w:t xml:space="preserve"> __enter__() </w:t>
      </w:r>
      <w:r w:rsidRPr="00116FB1">
        <w:rPr>
          <w:rFonts w:hint="eastAsia"/>
          <w:shd w:val="pct15" w:color="auto" w:fill="FFFFFF"/>
        </w:rPr>
        <w:t>方法的返回值赋值给</w:t>
      </w:r>
      <w:r w:rsidRPr="00116FB1">
        <w:rPr>
          <w:rFonts w:hint="eastAsia"/>
          <w:shd w:val="pct15" w:color="auto" w:fill="FFFFFF"/>
        </w:rPr>
        <w:t xml:space="preserve"> target(s)</w:t>
      </w:r>
      <w:r w:rsidRPr="00116FB1">
        <w:rPr>
          <w:rFonts w:hint="eastAsia"/>
          <w:shd w:val="pct15" w:color="auto" w:fill="FFFFFF"/>
        </w:rPr>
        <w:t>。</w:t>
      </w:r>
      <w:r w:rsidRPr="00116FB1">
        <w:rPr>
          <w:rFonts w:hint="eastAsia"/>
          <w:shd w:val="pct15" w:color="auto" w:fill="FFFFFF"/>
        </w:rPr>
        <w:t xml:space="preserve">target(s) </w:t>
      </w:r>
      <w:r w:rsidRPr="00116FB1">
        <w:rPr>
          <w:rFonts w:hint="eastAsia"/>
          <w:shd w:val="pct15" w:color="auto" w:fill="FFFFFF"/>
        </w:rPr>
        <w:t>可以是单个变量，或者由“</w:t>
      </w:r>
      <w:r w:rsidRPr="00116FB1">
        <w:rPr>
          <w:rFonts w:hint="eastAsia"/>
          <w:shd w:val="pct15" w:color="auto" w:fill="FFFFFF"/>
        </w:rPr>
        <w:t>()</w:t>
      </w:r>
      <w:r w:rsidRPr="00116FB1">
        <w:rPr>
          <w:rFonts w:hint="eastAsia"/>
          <w:shd w:val="pct15" w:color="auto" w:fill="FFFFFF"/>
        </w:rPr>
        <w:t>”括起来的元组（不能是仅仅由“</w:t>
      </w:r>
      <w:r w:rsidRPr="00116FB1">
        <w:rPr>
          <w:rFonts w:hint="eastAsia"/>
          <w:shd w:val="pct15" w:color="auto" w:fill="FFFFFF"/>
        </w:rPr>
        <w:t>,</w:t>
      </w:r>
      <w:r w:rsidRPr="00116FB1">
        <w:rPr>
          <w:rFonts w:hint="eastAsia"/>
          <w:shd w:val="pct15" w:color="auto" w:fill="FFFFFF"/>
        </w:rPr>
        <w:t>”分隔的变量列表，必须加“</w:t>
      </w:r>
      <w:r w:rsidRPr="00116FB1">
        <w:rPr>
          <w:rFonts w:hint="eastAsia"/>
          <w:shd w:val="pct15" w:color="auto" w:fill="FFFFFF"/>
        </w:rPr>
        <w:t>()</w:t>
      </w:r>
      <w:r w:rsidRPr="00116FB1">
        <w:rPr>
          <w:rFonts w:hint="eastAsia"/>
          <w:shd w:val="pct15" w:color="auto" w:fill="FFFFFF"/>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会一次性读取文件的全部内容，如果文件有</w:t>
      </w:r>
      <w:r w:rsidRPr="002366D0">
        <w:rPr>
          <w:rFonts w:ascii="Helvetica" w:hAnsi="Helvetica" w:cs="Helvetica"/>
        </w:rPr>
        <w:t>10G</w:t>
      </w:r>
      <w:r w:rsidRPr="002366D0">
        <w:rPr>
          <w:rFonts w:ascii="Helvetica" w:hAnsi="Helvetica" w:cs="Helvetica"/>
        </w:rPr>
        <w:t>，内存就爆了，所以，要保险起见，可以反复调用</w:t>
      </w:r>
      <w:r w:rsidRPr="00470973">
        <w:rPr>
          <w:rStyle w:val="HTML"/>
          <w:rFonts w:ascii="Consolas" w:hAnsi="Consolas" w:cs="Consolas"/>
          <w:color w:val="70AD47" w:themeColor="accent6"/>
          <w:bdr w:val="single" w:sz="6" w:space="0" w:color="DDDDDD" w:frame="1"/>
          <w:shd w:val="clear" w:color="auto" w:fill="FAFAFA"/>
        </w:rPr>
        <w:t>read(size)</w:t>
      </w:r>
      <w:r w:rsidRPr="00470973">
        <w:rPr>
          <w:rFonts w:ascii="Helvetica" w:hAnsi="Helvetica" w:cs="Helvetica"/>
          <w:color w:val="70AD47" w:themeColor="accent6"/>
        </w:rPr>
        <w:t>方法，每次最多读取</w:t>
      </w:r>
      <w:r w:rsidRPr="00470973">
        <w:rPr>
          <w:rFonts w:ascii="Helvetica" w:hAnsi="Helvetica" w:cs="Helvetica"/>
          <w:color w:val="70AD47" w:themeColor="accent6"/>
        </w:rPr>
        <w:t>size</w:t>
      </w:r>
      <w:r w:rsidRPr="00470973">
        <w:rPr>
          <w:rFonts w:ascii="Helvetica" w:hAnsi="Helvetica" w:cs="Helvetica"/>
          <w:color w:val="70AD47" w:themeColor="accent6"/>
        </w:rPr>
        <w:t>个字节的内容。另外，调用</w:t>
      </w:r>
      <w:r w:rsidRPr="00470973">
        <w:rPr>
          <w:rStyle w:val="HTML"/>
          <w:rFonts w:ascii="Consolas" w:hAnsi="Consolas" w:cs="Consolas"/>
          <w:color w:val="70AD47" w:themeColor="accent6"/>
          <w:bdr w:val="single" w:sz="6" w:space="0" w:color="DDDDDD" w:frame="1"/>
          <w:shd w:val="clear" w:color="auto" w:fill="FAFAFA"/>
        </w:rPr>
        <w:t>readline()</w:t>
      </w:r>
      <w:r w:rsidRPr="00470973">
        <w:rPr>
          <w:rFonts w:ascii="Helvetica" w:hAnsi="Helvetica" w:cs="Helvetica"/>
          <w:color w:val="70AD47" w:themeColor="accent6"/>
        </w:rPr>
        <w:t>可以每次读取一行内容，调用</w:t>
      </w:r>
      <w:r w:rsidRPr="00470973">
        <w:rPr>
          <w:rStyle w:val="HTML"/>
          <w:rFonts w:ascii="Consolas" w:hAnsi="Consolas" w:cs="Consolas"/>
          <w:color w:val="70AD47" w:themeColor="accent6"/>
          <w:bdr w:val="single" w:sz="6" w:space="0" w:color="DDDDDD" w:frame="1"/>
          <w:shd w:val="clear" w:color="auto" w:fill="FAFAFA"/>
        </w:rPr>
        <w:t>readlines()</w:t>
      </w:r>
      <w:r w:rsidRPr="00470973">
        <w:rPr>
          <w:rFonts w:ascii="Helvetica" w:hAnsi="Helvetica" w:cs="Helvetica"/>
          <w:color w:val="70AD47" w:themeColor="accent6"/>
        </w:rPr>
        <w:t>一次读取所有内容并按行返回</w:t>
      </w:r>
      <w:r w:rsidRPr="00470973">
        <w:rPr>
          <w:rStyle w:val="HTML"/>
          <w:rFonts w:ascii="Consolas" w:hAnsi="Consolas" w:cs="Consolas"/>
          <w:color w:val="70AD47" w:themeColor="accent6"/>
          <w:bdr w:val="single" w:sz="6" w:space="0" w:color="DDDDDD" w:frame="1"/>
          <w:shd w:val="clear" w:color="auto" w:fill="FAFAFA"/>
        </w:rPr>
        <w:t>list</w:t>
      </w:r>
      <w:r w:rsidRPr="00470973">
        <w:rPr>
          <w:rFonts w:ascii="Helvetica" w:hAnsi="Helvetica" w:cs="Helvetica"/>
          <w:color w:val="70AD47" w:themeColor="accent6"/>
        </w:rPr>
        <w:t>。</w:t>
      </w:r>
      <w:r w:rsidRPr="002366D0">
        <w:rPr>
          <w:rFonts w:ascii="Helvetica" w:hAnsi="Helvetica" w:cs="Helvetica"/>
        </w:rPr>
        <w:t>因此，要根据需要决定怎么调用。</w:t>
      </w:r>
    </w:p>
    <w:p w:rsidR="002366D0" w:rsidRPr="00F3786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F37863">
        <w:rPr>
          <w:rFonts w:ascii="Helvetica" w:hAnsi="Helvetica" w:cs="Helvetica"/>
          <w:color w:val="70AD47" w:themeColor="accent6"/>
        </w:rPr>
        <w:t>如果文件很小，</w:t>
      </w:r>
      <w:r w:rsidRPr="00F37863">
        <w:rPr>
          <w:rStyle w:val="HTML"/>
          <w:rFonts w:ascii="Consolas" w:hAnsi="Consolas" w:cs="Consolas"/>
          <w:color w:val="70AD47" w:themeColor="accent6"/>
          <w:bdr w:val="single" w:sz="6" w:space="0" w:color="DDDDDD" w:frame="1"/>
          <w:shd w:val="clear" w:color="auto" w:fill="FAFAFA"/>
        </w:rPr>
        <w:t>read()</w:t>
      </w:r>
      <w:r w:rsidRPr="00F37863">
        <w:rPr>
          <w:rFonts w:ascii="Helvetica" w:hAnsi="Helvetica" w:cs="Helvetica"/>
          <w:color w:val="70AD47" w:themeColor="accent6"/>
        </w:rPr>
        <w:t>一次性读取最方便；如果不能确定文件大小，反复调用</w:t>
      </w:r>
      <w:r w:rsidRPr="00F37863">
        <w:rPr>
          <w:rStyle w:val="HTML"/>
          <w:rFonts w:ascii="Consolas" w:hAnsi="Consolas" w:cs="Consolas"/>
          <w:color w:val="70AD47" w:themeColor="accent6"/>
          <w:bdr w:val="single" w:sz="6" w:space="0" w:color="DDDDDD" w:frame="1"/>
          <w:shd w:val="clear" w:color="auto" w:fill="FAFAFA"/>
        </w:rPr>
        <w:t>read(size)</w:t>
      </w:r>
      <w:r w:rsidRPr="00F37863">
        <w:rPr>
          <w:rFonts w:ascii="Helvetica" w:hAnsi="Helvetica" w:cs="Helvetica"/>
          <w:color w:val="70AD47" w:themeColor="accent6"/>
        </w:rPr>
        <w:t>比较保险；如果是配置文件，调用</w:t>
      </w:r>
      <w:r w:rsidRPr="00F37863">
        <w:rPr>
          <w:rStyle w:val="HTML"/>
          <w:rFonts w:ascii="Consolas" w:hAnsi="Consolas" w:cs="Consolas"/>
          <w:color w:val="70AD47" w:themeColor="accent6"/>
          <w:bdr w:val="single" w:sz="6" w:space="0" w:color="DDDDDD" w:frame="1"/>
          <w:shd w:val="clear" w:color="auto" w:fill="FAFAFA"/>
        </w:rPr>
        <w:t>readlines()</w:t>
      </w:r>
      <w:r w:rsidRPr="00F37863">
        <w:rPr>
          <w:rFonts w:ascii="Helvetica" w:hAnsi="Helvetica" w:cs="Helvetica"/>
          <w:color w:val="70AD47" w:themeColor="accent6"/>
        </w:rPr>
        <w:t>最方便：</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for</w:t>
      </w:r>
      <w:r w:rsidRPr="002366D0">
        <w:rPr>
          <w:rStyle w:val="HTML"/>
        </w:rPr>
        <w:t xml:space="preserve"> line </w:t>
      </w:r>
      <w:r w:rsidRPr="002366D0">
        <w:rPr>
          <w:rStyle w:val="keyword"/>
          <w:b/>
          <w:bCs/>
        </w:rPr>
        <w:t>in</w:t>
      </w:r>
      <w:r w:rsidRPr="002366D0">
        <w:rPr>
          <w:rStyle w:val="HTML"/>
        </w:rPr>
        <w:t xml:space="preserve"> f.readlines():</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print(line.strip()) </w:t>
      </w:r>
      <w:r w:rsidRPr="002366D0">
        <w:rPr>
          <w:rStyle w:val="comment"/>
          <w:i/>
          <w:iCs/>
        </w:rPr>
        <w:t># 把末尾的'\n'删掉</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70" w:name="_Toc454522403"/>
      <w:r w:rsidRPr="002366D0">
        <w:rPr>
          <w:rFonts w:ascii="Helvetica" w:hAnsi="Helvetica" w:cs="Helvetica"/>
          <w:b w:val="0"/>
          <w:bCs w:val="0"/>
          <w:sz w:val="24"/>
          <w:szCs w:val="24"/>
        </w:rPr>
        <w:t>file-like Object</w:t>
      </w:r>
      <w:bookmarkEnd w:id="170"/>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像</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函数返回的这种有个</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方法的对象，在</w:t>
      </w:r>
      <w:r w:rsidRPr="002366D0">
        <w:rPr>
          <w:rFonts w:ascii="Helvetica" w:hAnsi="Helvetica" w:cs="Helvetica"/>
        </w:rPr>
        <w:t>Python</w:t>
      </w:r>
      <w:r w:rsidRPr="002366D0">
        <w:rPr>
          <w:rFonts w:ascii="Helvetica" w:hAnsi="Helvetica" w:cs="Helvetica"/>
        </w:rPr>
        <w:t>中统称为</w:t>
      </w:r>
      <w:r w:rsidRPr="002366D0">
        <w:rPr>
          <w:rFonts w:ascii="Helvetica" w:hAnsi="Helvetica" w:cs="Helvetica"/>
        </w:rPr>
        <w:t>file-like Object</w:t>
      </w:r>
      <w:r w:rsidRPr="002366D0">
        <w:rPr>
          <w:rFonts w:ascii="Helvetica" w:hAnsi="Helvetica" w:cs="Helvetica"/>
        </w:rPr>
        <w:t>。除了</w:t>
      </w:r>
      <w:r w:rsidRPr="002366D0">
        <w:rPr>
          <w:rFonts w:ascii="Helvetica" w:hAnsi="Helvetica" w:cs="Helvetica"/>
        </w:rPr>
        <w:t>file</w:t>
      </w:r>
      <w:r w:rsidRPr="002366D0">
        <w:rPr>
          <w:rFonts w:ascii="Helvetica" w:hAnsi="Helvetica" w:cs="Helvetica"/>
        </w:rPr>
        <w:t>外，还可以是内存的字节流，网络流，自定义流等等。</w:t>
      </w:r>
      <w:r w:rsidRPr="00316667">
        <w:rPr>
          <w:rFonts w:ascii="Helvetica" w:hAnsi="Helvetica" w:cs="Helvetica"/>
          <w:color w:val="70AD47" w:themeColor="accent6"/>
        </w:rPr>
        <w:t>file-like Object</w:t>
      </w:r>
      <w:r w:rsidRPr="00316667">
        <w:rPr>
          <w:rFonts w:ascii="Helvetica" w:hAnsi="Helvetica" w:cs="Helvetica"/>
          <w:color w:val="70AD47" w:themeColor="accent6"/>
        </w:rPr>
        <w:t>不要求从特定类继承，只要写个</w:t>
      </w:r>
      <w:r w:rsidRPr="00316667">
        <w:rPr>
          <w:rStyle w:val="HTML"/>
          <w:rFonts w:ascii="Consolas" w:hAnsi="Consolas" w:cs="Consolas"/>
          <w:color w:val="70AD47" w:themeColor="accent6"/>
          <w:bdr w:val="single" w:sz="6" w:space="0" w:color="DDDDDD" w:frame="1"/>
          <w:shd w:val="clear" w:color="auto" w:fill="FAFAFA"/>
        </w:rPr>
        <w:t>read()</w:t>
      </w:r>
      <w:r w:rsidRPr="00316667">
        <w:rPr>
          <w:rFonts w:ascii="Helvetica" w:hAnsi="Helvetica" w:cs="Helvetica"/>
          <w:color w:val="70AD47" w:themeColor="accent6"/>
        </w:rPr>
        <w:t>方法就行。</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Style w:val="HTML"/>
          <w:rFonts w:ascii="Consolas" w:hAnsi="Consolas" w:cs="Consolas"/>
          <w:bdr w:val="single" w:sz="6" w:space="0" w:color="DDDDDD" w:frame="1"/>
          <w:shd w:val="clear" w:color="auto" w:fill="FAFAFA"/>
        </w:rPr>
        <w:t>StringIO</w:t>
      </w:r>
      <w:r w:rsidRPr="002366D0">
        <w:rPr>
          <w:rFonts w:ascii="Helvetica" w:hAnsi="Helvetica" w:cs="Helvetica"/>
        </w:rPr>
        <w:t>就是在内存中创建的</w:t>
      </w:r>
      <w:r w:rsidRPr="002366D0">
        <w:rPr>
          <w:rFonts w:ascii="Helvetica" w:hAnsi="Helvetica" w:cs="Helvetica"/>
        </w:rPr>
        <w:t>file-like Object</w:t>
      </w:r>
      <w:r w:rsidRPr="002366D0">
        <w:rPr>
          <w:rFonts w:ascii="Helvetica" w:hAnsi="Helvetica" w:cs="Helvetica"/>
        </w:rPr>
        <w:t>，常用作临时缓冲。</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71" w:name="_Toc454522404"/>
      <w:r w:rsidRPr="002366D0">
        <w:rPr>
          <w:rFonts w:ascii="Helvetica" w:hAnsi="Helvetica" w:cs="Helvetica"/>
          <w:b w:val="0"/>
          <w:bCs w:val="0"/>
          <w:sz w:val="24"/>
          <w:szCs w:val="24"/>
        </w:rPr>
        <w:t>二进制文件</w:t>
      </w:r>
      <w:bookmarkEnd w:id="171"/>
    </w:p>
    <w:p w:rsidR="002366D0" w:rsidRPr="00316667"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前面讲的默认都是读取文本文件，并且是</w:t>
      </w:r>
      <w:r w:rsidRPr="002366D0">
        <w:rPr>
          <w:rFonts w:ascii="Helvetica" w:hAnsi="Helvetica" w:cs="Helvetica"/>
        </w:rPr>
        <w:t>UTF-8</w:t>
      </w:r>
      <w:r w:rsidRPr="002366D0">
        <w:rPr>
          <w:rFonts w:ascii="Helvetica" w:hAnsi="Helvetica" w:cs="Helvetica"/>
        </w:rPr>
        <w:t>编码的文本文件。</w:t>
      </w:r>
      <w:r w:rsidRPr="00316667">
        <w:rPr>
          <w:rFonts w:ascii="Helvetica" w:hAnsi="Helvetica" w:cs="Helvetica"/>
          <w:color w:val="70AD47" w:themeColor="accent6"/>
        </w:rPr>
        <w:t>要读取二进制文件，比如图片、视频等等，用</w:t>
      </w:r>
      <w:r w:rsidRPr="00316667">
        <w:rPr>
          <w:rStyle w:val="HTML"/>
          <w:rFonts w:ascii="Consolas" w:hAnsi="Consolas" w:cs="Consolas"/>
          <w:color w:val="70AD47" w:themeColor="accent6"/>
          <w:bdr w:val="single" w:sz="6" w:space="0" w:color="DDDDDD" w:frame="1"/>
          <w:shd w:val="clear" w:color="auto" w:fill="FAFAFA"/>
        </w:rPr>
        <w:t>'rb'</w:t>
      </w:r>
      <w:r w:rsidRPr="00316667">
        <w:rPr>
          <w:rFonts w:ascii="Helvetica" w:hAnsi="Helvetica" w:cs="Helvetica"/>
          <w:color w:val="70AD47" w:themeColor="accent6"/>
        </w:rPr>
        <w:t>模式打开文件即可：</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'/Users/michael/test.jpg'</w:t>
      </w:r>
      <w:r w:rsidRPr="002366D0">
        <w:rPr>
          <w:rStyle w:val="HTML"/>
        </w:rPr>
        <w:t xml:space="preserve">, </w:t>
      </w:r>
      <w:r w:rsidRPr="002366D0">
        <w:rPr>
          <w:rStyle w:val="string"/>
        </w:rPr>
        <w:t>'rb'</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b'\xff\xd8\xff\xe1\x00\x18Exif\x00\x00...'</w:t>
      </w:r>
      <w:r w:rsidRPr="002366D0">
        <w:rPr>
          <w:rStyle w:val="HTML"/>
        </w:rPr>
        <w:t xml:space="preserve"> </w:t>
      </w:r>
      <w:r w:rsidRPr="002366D0">
        <w:rPr>
          <w:rStyle w:val="comment"/>
          <w:i/>
          <w:iCs/>
        </w:rPr>
        <w:t># 十六进制表示的字节</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72" w:name="_Toc454522405"/>
      <w:r w:rsidRPr="002366D0">
        <w:rPr>
          <w:rFonts w:ascii="Helvetica" w:hAnsi="Helvetica" w:cs="Helvetica"/>
          <w:b w:val="0"/>
          <w:bCs w:val="0"/>
          <w:sz w:val="24"/>
          <w:szCs w:val="24"/>
        </w:rPr>
        <w:lastRenderedPageBreak/>
        <w:t>字符编码</w:t>
      </w:r>
      <w:bookmarkEnd w:id="172"/>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要读取非</w:t>
      </w:r>
      <w:r w:rsidRPr="002366D0">
        <w:rPr>
          <w:rFonts w:ascii="Helvetica" w:hAnsi="Helvetica" w:cs="Helvetica"/>
        </w:rPr>
        <w:t>UTF-8</w:t>
      </w:r>
      <w:r w:rsidRPr="002366D0">
        <w:rPr>
          <w:rFonts w:ascii="Helvetica" w:hAnsi="Helvetica" w:cs="Helvetica"/>
        </w:rPr>
        <w:t>编码的文本文件，需要给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参数，例如，读取</w:t>
      </w:r>
      <w:r w:rsidRPr="002366D0">
        <w:rPr>
          <w:rFonts w:ascii="Helvetica" w:hAnsi="Helvetica" w:cs="Helvetica"/>
        </w:rPr>
        <w:t>GBK</w:t>
      </w:r>
      <w:r w:rsidRPr="002366D0">
        <w:rPr>
          <w:rFonts w:ascii="Helvetica" w:hAnsi="Helvetica" w:cs="Helvetica"/>
        </w:rPr>
        <w:t>编码的文件：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'测试'</w:t>
      </w:r>
    </w:p>
    <w:p w:rsidR="002366D0" w:rsidRPr="0061287D"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遇到有些编码不规范的文件，你可能会遇到</w:t>
      </w:r>
      <w:r w:rsidRPr="002366D0">
        <w:rPr>
          <w:rStyle w:val="HTML"/>
          <w:rFonts w:ascii="Consolas" w:hAnsi="Consolas" w:cs="Consolas"/>
          <w:bdr w:val="single" w:sz="6" w:space="0" w:color="DDDDDD" w:frame="1"/>
          <w:shd w:val="clear" w:color="auto" w:fill="FAFAFA"/>
        </w:rPr>
        <w:t>UnicodeDecodeError</w:t>
      </w:r>
      <w:r w:rsidRPr="002366D0">
        <w:rPr>
          <w:rFonts w:ascii="Helvetica" w:hAnsi="Helvetica" w:cs="Helvetica"/>
        </w:rPr>
        <w:t>，因为在文本文件中可能夹杂了一些非法编码的字符。遇到这种情况，</w:t>
      </w:r>
      <w:r w:rsidRPr="0061287D">
        <w:rPr>
          <w:rStyle w:val="HTML"/>
          <w:rFonts w:ascii="Consolas" w:hAnsi="Consolas" w:cs="Consolas"/>
          <w:color w:val="70AD47" w:themeColor="accent6"/>
          <w:bdr w:val="single" w:sz="6" w:space="0" w:color="DDDDDD" w:frame="1"/>
          <w:shd w:val="clear" w:color="auto" w:fill="FAFAFA"/>
        </w:rPr>
        <w:t>open()</w:t>
      </w:r>
      <w:r w:rsidRPr="0061287D">
        <w:rPr>
          <w:rFonts w:ascii="Helvetica" w:hAnsi="Helvetica" w:cs="Helvetica"/>
          <w:color w:val="70AD47" w:themeColor="accent6"/>
        </w:rPr>
        <w:t>函数还接收一个</w:t>
      </w:r>
      <w:r w:rsidRPr="0061287D">
        <w:rPr>
          <w:rStyle w:val="HTML"/>
          <w:rFonts w:ascii="Consolas" w:hAnsi="Consolas" w:cs="Consolas"/>
          <w:color w:val="70AD47" w:themeColor="accent6"/>
          <w:bdr w:val="single" w:sz="6" w:space="0" w:color="DDDDDD" w:frame="1"/>
          <w:shd w:val="clear" w:color="auto" w:fill="FAFAFA"/>
        </w:rPr>
        <w:t>errors</w:t>
      </w:r>
      <w:r w:rsidRPr="0061287D">
        <w:rPr>
          <w:rFonts w:ascii="Helvetica" w:hAnsi="Helvetica" w:cs="Helvetica"/>
          <w:color w:val="70AD47" w:themeColor="accent6"/>
        </w:rPr>
        <w:t>参数，表示如果遇到编码错误后如何处理。最简单的方式是直接忽略：</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 errors=</w:t>
      </w:r>
      <w:r w:rsidRPr="002366D0">
        <w:rPr>
          <w:rStyle w:val="string"/>
        </w:rPr>
        <w:t>'ignore'</w:t>
      </w:r>
      <w:r w:rsidRPr="002366D0">
        <w:rPr>
          <w:rStyle w:val="HTML"/>
        </w:rPr>
        <w:t>)</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73" w:name="_Toc454522406"/>
      <w:r w:rsidRPr="002366D0">
        <w:rPr>
          <w:rFonts w:ascii="Helvetica" w:hAnsi="Helvetica" w:cs="Helvetica"/>
          <w:b w:val="0"/>
          <w:bCs w:val="0"/>
          <w:sz w:val="24"/>
          <w:szCs w:val="24"/>
        </w:rPr>
        <w:t>写文件</w:t>
      </w:r>
      <w:bookmarkEnd w:id="173"/>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写文件和读文件是一样的，唯一区别是调用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函数时，传入标识符</w:t>
      </w:r>
      <w:r w:rsidRPr="002366D0">
        <w:rPr>
          <w:rStyle w:val="HTML"/>
          <w:rFonts w:ascii="Consolas" w:hAnsi="Consolas" w:cs="Consolas"/>
          <w:bdr w:val="single" w:sz="6" w:space="0" w:color="DDDDDD" w:frame="1"/>
          <w:shd w:val="clear" w:color="auto" w:fill="FAFAFA"/>
        </w:rPr>
        <w:t>'w'</w:t>
      </w:r>
      <w:r w:rsidRPr="002366D0">
        <w:rPr>
          <w:rFonts w:ascii="Helvetica" w:hAnsi="Helvetica" w:cs="Helvetica"/>
        </w:rPr>
        <w:t>或者</w:t>
      </w:r>
      <w:r w:rsidRPr="002366D0">
        <w:rPr>
          <w:rStyle w:val="HTML"/>
          <w:rFonts w:ascii="Consolas" w:hAnsi="Consolas" w:cs="Consolas"/>
          <w:bdr w:val="single" w:sz="6" w:space="0" w:color="DDDDDD" w:frame="1"/>
          <w:shd w:val="clear" w:color="auto" w:fill="FAFAFA"/>
        </w:rPr>
        <w:t>'wb'</w:t>
      </w:r>
      <w:r w:rsidRPr="002366D0">
        <w:rPr>
          <w:rFonts w:ascii="Helvetica" w:hAnsi="Helvetica" w:cs="Helvetica"/>
        </w:rPr>
        <w:t>表示写文本文件或写二进制文件：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'w'</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f.write(</w:t>
      </w:r>
      <w:r w:rsidRPr="002366D0">
        <w:rPr>
          <w:rStyle w:val="string"/>
        </w:rPr>
        <w:t>'Hello, world!'</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你可以反复调用</w:t>
      </w:r>
      <w:r w:rsidRPr="002366D0">
        <w:rPr>
          <w:rStyle w:val="HTML"/>
          <w:rFonts w:ascii="Consolas" w:hAnsi="Consolas" w:cs="Consolas"/>
          <w:bdr w:val="single" w:sz="6" w:space="0" w:color="DDDDDD" w:frame="1"/>
          <w:shd w:val="clear" w:color="auto" w:fill="FAFAFA"/>
        </w:rPr>
        <w:t>write()</w:t>
      </w:r>
      <w:r w:rsidRPr="002366D0">
        <w:rPr>
          <w:rFonts w:ascii="Helvetica" w:hAnsi="Helvetica" w:cs="Helvetica"/>
        </w:rPr>
        <w:t>来写入文件，但是务必要调用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来关闭文件。</w:t>
      </w:r>
      <w:r w:rsidRPr="00240249">
        <w:rPr>
          <w:rFonts w:ascii="Helvetica" w:hAnsi="Helvetica" w:cs="Helvetica"/>
          <w:color w:val="70AD47" w:themeColor="accent6"/>
        </w:rPr>
        <w:t>当我们写文件时，操作系统往往不会立刻把数据写入磁盘，而是放到内存缓存起来，空闲的时候再慢慢写入</w:t>
      </w:r>
      <w:r w:rsidRPr="002366D0">
        <w:rPr>
          <w:rFonts w:ascii="Helvetica" w:hAnsi="Helvetica" w:cs="Helvetica"/>
        </w:rPr>
        <w:t>。</w:t>
      </w:r>
      <w:r w:rsidRPr="00BC53F3">
        <w:rPr>
          <w:rFonts w:ascii="Helvetica" w:hAnsi="Helvetica" w:cs="Helvetica"/>
          <w:color w:val="70AD47" w:themeColor="accent6"/>
        </w:rPr>
        <w:t>只有调用</w:t>
      </w:r>
      <w:r w:rsidRPr="00BC53F3">
        <w:rPr>
          <w:rStyle w:val="HTML"/>
          <w:rFonts w:ascii="Consolas" w:hAnsi="Consolas" w:cs="Consolas"/>
          <w:color w:val="70AD47" w:themeColor="accent6"/>
          <w:bdr w:val="single" w:sz="6" w:space="0" w:color="DDDDDD" w:frame="1"/>
          <w:shd w:val="clear" w:color="auto" w:fill="FAFAFA"/>
        </w:rPr>
        <w:t>close()</w:t>
      </w:r>
      <w:r w:rsidRPr="00BC53F3">
        <w:rPr>
          <w:rFonts w:ascii="Helvetica" w:hAnsi="Helvetica" w:cs="Helvetica"/>
          <w:color w:val="70AD47" w:themeColor="accent6"/>
        </w:rPr>
        <w:t>方法时，操作系统才保证把没有写入的数据全部写入磁盘</w:t>
      </w:r>
      <w:r w:rsidRPr="002366D0">
        <w:rPr>
          <w:rFonts w:ascii="Helvetica" w:hAnsi="Helvetica" w:cs="Helvetica"/>
        </w:rPr>
        <w:t>。忘记调用</w:t>
      </w:r>
      <w:r w:rsidRPr="002366D0">
        <w:rPr>
          <w:rStyle w:val="HTML"/>
          <w:rFonts w:ascii="Consolas" w:hAnsi="Consolas" w:cs="Consolas"/>
          <w:bdr w:val="single" w:sz="6" w:space="0" w:color="DDDDDD" w:frame="1"/>
          <w:shd w:val="clear" w:color="auto" w:fill="FAFAFA"/>
        </w:rPr>
        <w:t>close()</w:t>
      </w:r>
      <w:r w:rsidRPr="002366D0">
        <w:rPr>
          <w:rFonts w:ascii="Helvetica" w:hAnsi="Helvetica" w:cs="Helvetica"/>
        </w:rPr>
        <w:t>的后果是数据可能只写了一部分到磁盘，剩下的丢失了。所以，还是用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语句来得保险：</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'/Users/michael/test.txt'</w:t>
      </w:r>
      <w:r w:rsidRPr="002366D0">
        <w:rPr>
          <w:rStyle w:val="HTML"/>
        </w:rPr>
        <w:t xml:space="preserve">, </w:t>
      </w:r>
      <w:r w:rsidRPr="002366D0">
        <w:rPr>
          <w:rStyle w:val="string"/>
        </w:rPr>
        <w:t>'w'</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f.write(</w:t>
      </w:r>
      <w:r w:rsidRPr="002366D0">
        <w:rPr>
          <w:rStyle w:val="string"/>
        </w:rPr>
        <w:t>'Hello, world!'</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要写入特定编码的文本文件，请给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参数，将字符串自动转换成指定编码。</w:t>
      </w:r>
    </w:p>
    <w:p w:rsidR="002366D0" w:rsidRPr="002366D0" w:rsidRDefault="002366D0" w:rsidP="00E83F69">
      <w:pPr>
        <w:pStyle w:val="3"/>
        <w:shd w:val="clear" w:color="auto" w:fill="FFFFFF"/>
        <w:spacing w:before="375" w:after="225" w:line="360" w:lineRule="atLeast"/>
        <w:rPr>
          <w:rFonts w:ascii="Helvetica" w:hAnsi="Helvetica" w:cs="Helvetica"/>
          <w:b w:val="0"/>
          <w:bCs w:val="0"/>
          <w:sz w:val="24"/>
          <w:szCs w:val="24"/>
        </w:rPr>
      </w:pPr>
      <w:bookmarkStart w:id="174" w:name="_Toc454522407"/>
      <w:r w:rsidRPr="002366D0">
        <w:rPr>
          <w:rFonts w:ascii="Helvetica" w:hAnsi="Helvetica" w:cs="Helvetica"/>
          <w:b w:val="0"/>
          <w:bCs w:val="0"/>
          <w:sz w:val="24"/>
          <w:szCs w:val="24"/>
        </w:rPr>
        <w:lastRenderedPageBreak/>
        <w:t>小结</w:t>
      </w:r>
      <w:bookmarkEnd w:id="174"/>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在</w:t>
      </w:r>
      <w:r w:rsidRPr="002366D0">
        <w:rPr>
          <w:rFonts w:ascii="Helvetica" w:hAnsi="Helvetica" w:cs="Helvetica"/>
        </w:rPr>
        <w:t>Python</w:t>
      </w:r>
      <w:r w:rsidRPr="002366D0">
        <w:rPr>
          <w:rFonts w:ascii="Helvetica" w:hAnsi="Helvetica" w:cs="Helvetica"/>
        </w:rPr>
        <w:t>中，文件读写是通过</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函数打开的文件对象完成的。使用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语句操作文件</w:t>
      </w:r>
      <w:r w:rsidRPr="002366D0">
        <w:rPr>
          <w:rFonts w:ascii="Helvetica" w:hAnsi="Helvetica" w:cs="Helvetica"/>
        </w:rPr>
        <w:t>IO</w:t>
      </w:r>
      <w:r w:rsidRPr="002366D0">
        <w:rPr>
          <w:rFonts w:ascii="Helvetica" w:hAnsi="Helvetica" w:cs="Helvetica"/>
        </w:rPr>
        <w:t>是个好习惯。</w:t>
      </w:r>
    </w:p>
    <w:p w:rsidR="00967F76" w:rsidRPr="00672C23" w:rsidRDefault="00967F76" w:rsidP="00E83F69">
      <w:pPr>
        <w:pStyle w:val="3"/>
        <w:rPr>
          <w:sz w:val="24"/>
        </w:rPr>
      </w:pPr>
      <w:bookmarkStart w:id="175" w:name="_Toc454522408"/>
      <w:r w:rsidRPr="00672C23">
        <w:rPr>
          <w:sz w:val="24"/>
        </w:rPr>
        <w:t>附</w:t>
      </w:r>
      <w:r w:rsidR="007A6213" w:rsidRPr="00672C23">
        <w:rPr>
          <w:sz w:val="24"/>
        </w:rPr>
        <w:t>二进制文件与文本文件</w:t>
      </w:r>
      <w:bookmarkEnd w:id="175"/>
    </w:p>
    <w:p w:rsidR="007A6213" w:rsidRDefault="007A6213" w:rsidP="00E04085">
      <w:pPr>
        <w:spacing w:line="360" w:lineRule="auto"/>
        <w:rPr>
          <w:rFonts w:ascii="Verdana" w:hAnsi="Verdana"/>
          <w:szCs w:val="21"/>
          <w:shd w:val="clear" w:color="auto" w:fill="FAF7EF"/>
        </w:rPr>
      </w:pPr>
      <w:r w:rsidRPr="007A6213">
        <w:rPr>
          <w:rFonts w:ascii="Verdana" w:hAnsi="Verdana"/>
          <w:szCs w:val="21"/>
          <w:shd w:val="clear" w:color="auto" w:fill="FAF7EF"/>
        </w:rPr>
        <w:t>【具体到物理保存时都是二进制的，关键是保存前对数据的编码有区别。】</w:t>
      </w:r>
      <w:r w:rsidRPr="007A6213">
        <w:rPr>
          <w:rFonts w:ascii="Verdana" w:hAnsi="Verdana"/>
          <w:szCs w:val="21"/>
        </w:rPr>
        <w:br/>
      </w:r>
      <w:r w:rsidRPr="007A6213">
        <w:rPr>
          <w:rFonts w:ascii="Verdana" w:hAnsi="Verdana"/>
          <w:szCs w:val="21"/>
          <w:shd w:val="clear" w:color="auto" w:fill="FAF7EF"/>
        </w:rPr>
        <w:t>文本文件与二进制文件在计算机文件系统中的物理存储都是二进制的，也就是在物理存储方面没有区别都是</w:t>
      </w:r>
      <w:r w:rsidRPr="007A6213">
        <w:rPr>
          <w:rFonts w:ascii="Verdana" w:hAnsi="Verdana"/>
          <w:szCs w:val="21"/>
          <w:shd w:val="clear" w:color="auto" w:fill="FAF7EF"/>
        </w:rPr>
        <w:t>01</w:t>
      </w:r>
      <w:r w:rsidRPr="007A6213">
        <w:rPr>
          <w:rFonts w:ascii="Verdana" w:hAnsi="Verdana"/>
          <w:szCs w:val="21"/>
          <w:shd w:val="clear" w:color="auto" w:fill="FAF7EF"/>
        </w:rPr>
        <w:t>码，这个没有异议，他们的区别主要在逻辑存储上，也就是编码上。</w:t>
      </w:r>
      <w:r w:rsidRPr="007A6213">
        <w:rPr>
          <w:rFonts w:ascii="Verdana" w:hAnsi="Verdana"/>
          <w:szCs w:val="21"/>
        </w:rPr>
        <w:br/>
      </w:r>
      <w:r w:rsidRPr="009D4E8B">
        <w:rPr>
          <w:rFonts w:ascii="Verdana" w:hAnsi="Verdana"/>
          <w:color w:val="70AD47" w:themeColor="accent6"/>
          <w:szCs w:val="21"/>
          <w:shd w:val="clear" w:color="auto" w:fill="FAF7EF"/>
        </w:rPr>
        <w:t>文本文件格式存储时是将值作为字符然后存入其字符编码的二进制，文本文件用</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字符</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作为单位来表示和存储数据</w:t>
      </w:r>
      <w:r w:rsidRPr="007A6213">
        <w:rPr>
          <w:rFonts w:ascii="Verdana" w:hAnsi="Verdana"/>
          <w:szCs w:val="21"/>
          <w:shd w:val="clear" w:color="auto" w:fill="FAF7EF"/>
        </w:rPr>
        <w:t>，比如对于</w:t>
      </w:r>
      <w:r w:rsidRPr="007A6213">
        <w:rPr>
          <w:rFonts w:ascii="Verdana" w:hAnsi="Verdana"/>
          <w:szCs w:val="21"/>
          <w:shd w:val="clear" w:color="auto" w:fill="FAF7EF"/>
        </w:rPr>
        <w:t>1</w:t>
      </w:r>
      <w:r w:rsidRPr="007A6213">
        <w:rPr>
          <w:rFonts w:ascii="Verdana" w:hAnsi="Verdana"/>
          <w:szCs w:val="21"/>
          <w:shd w:val="clear" w:color="auto" w:fill="FAF7EF"/>
        </w:rPr>
        <w:t>这个值，文本文件会将其看做字符</w:t>
      </w:r>
      <w:r w:rsidRPr="007A6213">
        <w:rPr>
          <w:rFonts w:ascii="Verdana" w:hAnsi="Verdana"/>
          <w:szCs w:val="21"/>
          <w:shd w:val="clear" w:color="auto" w:fill="FAF7EF"/>
        </w:rPr>
        <w:t>‘1’</w:t>
      </w:r>
      <w:r w:rsidRPr="007A6213">
        <w:rPr>
          <w:rFonts w:ascii="Verdana" w:hAnsi="Verdana"/>
          <w:szCs w:val="21"/>
          <w:shd w:val="clear" w:color="auto" w:fill="FAF7EF"/>
        </w:rPr>
        <w:t>然后保存其</w:t>
      </w:r>
      <w:r w:rsidRPr="007A6213">
        <w:rPr>
          <w:rFonts w:ascii="Verdana" w:hAnsi="Verdana"/>
          <w:szCs w:val="21"/>
          <w:shd w:val="clear" w:color="auto" w:fill="FAF7EF"/>
        </w:rPr>
        <w:t>ASCII</w:t>
      </w:r>
      <w:r w:rsidRPr="007A6213">
        <w:rPr>
          <w:rFonts w:ascii="Verdana" w:hAnsi="Verdana"/>
          <w:szCs w:val="21"/>
          <w:shd w:val="clear" w:color="auto" w:fill="FAF7EF"/>
        </w:rPr>
        <w:t>编码值（这里假定是</w:t>
      </w:r>
      <w:r w:rsidRPr="007A6213">
        <w:rPr>
          <w:rFonts w:ascii="Verdana" w:hAnsi="Verdana"/>
          <w:szCs w:val="21"/>
          <w:shd w:val="clear" w:color="auto" w:fill="FAF7EF"/>
        </w:rPr>
        <w:t>ASCII</w:t>
      </w:r>
      <w:r w:rsidRPr="007A6213">
        <w:rPr>
          <w:rFonts w:ascii="Verdana" w:hAnsi="Verdana"/>
          <w:szCs w:val="21"/>
          <w:shd w:val="clear" w:color="auto" w:fill="FAF7EF"/>
        </w:rPr>
        <w:t>编码），这样在物理上就是</w:t>
      </w:r>
      <w:r w:rsidRPr="007A6213">
        <w:rPr>
          <w:rFonts w:ascii="Verdana" w:hAnsi="Verdana"/>
          <w:szCs w:val="21"/>
          <w:shd w:val="clear" w:color="auto" w:fill="FAF7EF"/>
        </w:rPr>
        <w:t>0x31</w:t>
      </w:r>
      <w:r w:rsidRPr="007A6213">
        <w:rPr>
          <w:rFonts w:ascii="Verdana" w:hAnsi="Verdana"/>
          <w:szCs w:val="21"/>
          <w:shd w:val="clear" w:color="auto" w:fill="FAF7EF"/>
        </w:rPr>
        <w:t>这个二进制值，而若是二进制保存</w:t>
      </w:r>
      <w:r w:rsidRPr="007A6213">
        <w:rPr>
          <w:rFonts w:ascii="Verdana" w:hAnsi="Verdana"/>
          <w:szCs w:val="21"/>
          <w:shd w:val="clear" w:color="auto" w:fill="FAF7EF"/>
        </w:rPr>
        <w:t>1</w:t>
      </w:r>
      <w:r w:rsidRPr="007A6213">
        <w:rPr>
          <w:rFonts w:ascii="Verdana" w:hAnsi="Verdana"/>
          <w:szCs w:val="21"/>
          <w:shd w:val="clear" w:color="auto" w:fill="FAF7EF"/>
        </w:rPr>
        <w:t>，则直接保存其二进制值，比如如果程序中是处理</w:t>
      </w:r>
      <w:r w:rsidRPr="007A6213">
        <w:rPr>
          <w:rFonts w:ascii="Verdana" w:hAnsi="Verdana"/>
          <w:szCs w:val="21"/>
          <w:shd w:val="clear" w:color="auto" w:fill="FAF7EF"/>
        </w:rPr>
        <w:t>1</w:t>
      </w:r>
      <w:r w:rsidRPr="007A6213">
        <w:rPr>
          <w:rFonts w:ascii="Verdana" w:hAnsi="Verdana"/>
          <w:szCs w:val="21"/>
          <w:shd w:val="clear" w:color="auto" w:fill="FAF7EF"/>
        </w:rPr>
        <w:t>为整数则保存的二进制值就是</w:t>
      </w:r>
      <w:r w:rsidRPr="007A6213">
        <w:rPr>
          <w:rFonts w:ascii="Verdana" w:hAnsi="Verdana"/>
          <w:szCs w:val="21"/>
          <w:shd w:val="clear" w:color="auto" w:fill="FAF7EF"/>
        </w:rPr>
        <w:t xml:space="preserve"> 0x00000001 (4</w:t>
      </w:r>
      <w:r w:rsidRPr="007A6213">
        <w:rPr>
          <w:rFonts w:ascii="Verdana" w:hAnsi="Verdana"/>
          <w:szCs w:val="21"/>
          <w:shd w:val="clear" w:color="auto" w:fill="FAF7EF"/>
        </w:rPr>
        <w:t>字节）。</w:t>
      </w:r>
      <w:r w:rsidRPr="007A6213">
        <w:rPr>
          <w:rFonts w:ascii="Verdana" w:hAnsi="Verdana"/>
          <w:szCs w:val="21"/>
        </w:rPr>
        <w:br/>
      </w:r>
      <w:r w:rsidRPr="007A6213">
        <w:rPr>
          <w:rFonts w:ascii="Verdana" w:hAnsi="Verdana"/>
          <w:szCs w:val="21"/>
          <w:shd w:val="clear" w:color="auto" w:fill="FAF7EF"/>
        </w:rPr>
        <w:t>当然如果程序本来就是按字符保存的</w:t>
      </w:r>
      <w:r w:rsidRPr="007A6213">
        <w:rPr>
          <w:rFonts w:ascii="Verdana" w:hAnsi="Verdana"/>
          <w:szCs w:val="21"/>
          <w:shd w:val="clear" w:color="auto" w:fill="FAF7EF"/>
        </w:rPr>
        <w:t xml:space="preserve"> </w:t>
      </w:r>
      <w:r w:rsidRPr="007A6213">
        <w:rPr>
          <w:rFonts w:ascii="Verdana" w:hAnsi="Verdana"/>
          <w:szCs w:val="21"/>
          <w:shd w:val="clear" w:color="auto" w:fill="FAF7EF"/>
        </w:rPr>
        <w:t>也就是</w:t>
      </w:r>
      <w:r w:rsidRPr="007A6213">
        <w:rPr>
          <w:rFonts w:ascii="Verdana" w:hAnsi="Verdana"/>
          <w:szCs w:val="21"/>
          <w:shd w:val="clear" w:color="auto" w:fill="FAF7EF"/>
        </w:rPr>
        <w:t xml:space="preserve"> char ch ='1' ; </w:t>
      </w:r>
      <w:r w:rsidRPr="007A6213">
        <w:rPr>
          <w:rFonts w:ascii="Verdana" w:hAnsi="Verdana"/>
          <w:szCs w:val="21"/>
          <w:shd w:val="clear" w:color="auto" w:fill="FAF7EF"/>
        </w:rPr>
        <w:t>则二进制保存后值就是其</w:t>
      </w:r>
      <w:r w:rsidRPr="007A6213">
        <w:rPr>
          <w:rFonts w:ascii="Verdana" w:hAnsi="Verdana"/>
          <w:szCs w:val="21"/>
          <w:shd w:val="clear" w:color="auto" w:fill="FAF7EF"/>
        </w:rPr>
        <w:t>ASCII</w:t>
      </w:r>
      <w:r w:rsidRPr="007A6213">
        <w:rPr>
          <w:rFonts w:ascii="Verdana" w:hAnsi="Verdana"/>
          <w:szCs w:val="21"/>
          <w:shd w:val="clear" w:color="auto" w:fill="FAF7EF"/>
        </w:rPr>
        <w:t>码，因为该变量的二进制本来就是其</w:t>
      </w:r>
      <w:r w:rsidRPr="007A6213">
        <w:rPr>
          <w:rFonts w:ascii="Verdana" w:hAnsi="Verdana"/>
          <w:szCs w:val="21"/>
          <w:shd w:val="clear" w:color="auto" w:fill="FAF7EF"/>
        </w:rPr>
        <w:t>ASCII</w:t>
      </w:r>
      <w:r w:rsidRPr="007A6213">
        <w:rPr>
          <w:rFonts w:ascii="Verdana" w:hAnsi="Verdana"/>
          <w:szCs w:val="21"/>
          <w:shd w:val="clear" w:color="auto" w:fill="FAF7EF"/>
        </w:rPr>
        <w:t>码。可以总结出二进制文件就是值本身的编码，那么就是不定长的编码了，因为值本身就是不等字节的，如整数</w:t>
      </w:r>
      <w:r w:rsidRPr="007A6213">
        <w:rPr>
          <w:rFonts w:ascii="Verdana" w:hAnsi="Verdana"/>
          <w:szCs w:val="21"/>
          <w:shd w:val="clear" w:color="auto" w:fill="FAF7EF"/>
        </w:rPr>
        <w:t>4</w:t>
      </w:r>
      <w:r w:rsidRPr="007A6213">
        <w:rPr>
          <w:rFonts w:ascii="Verdana" w:hAnsi="Verdana"/>
          <w:szCs w:val="21"/>
          <w:shd w:val="clear" w:color="auto" w:fill="FAF7EF"/>
        </w:rPr>
        <w:t>个字节那么保存在二进制文件就是这四个字节的原生二进制值。</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综上，</w:t>
      </w:r>
      <w:r w:rsidRPr="00584025">
        <w:rPr>
          <w:rFonts w:ascii="Verdana" w:hAnsi="Verdana"/>
          <w:color w:val="70AD47" w:themeColor="accent6"/>
          <w:szCs w:val="21"/>
          <w:shd w:val="clear" w:color="auto" w:fill="FAF7EF"/>
        </w:rPr>
        <w:t>可以知道文本文件与二进制文件就是编码方式不一样而已，而这个是用户行为，把一个数据以什么样的编码（字符还是值本身）存入文件是由用户主动选择的，也就是写入的接口选择</w:t>
      </w:r>
      <w:r w:rsidRPr="007A6213">
        <w:rPr>
          <w:rFonts w:ascii="Verdana" w:hAnsi="Verdana"/>
          <w:szCs w:val="21"/>
          <w:shd w:val="clear" w:color="auto" w:fill="FAF7EF"/>
        </w:rPr>
        <w:t>，如果以二进制接口方式写入文件那么就是一个二进制文件，如果以字符方式写入文件就是一个文本文件了。既然有写入时候的编码也就会有读出的编码，只有两个编码对应才能读出正确的结果，如用记事本打开一个二进制文件会呈现乱码的，这里稍微提一下后缀名，后缀名并不能确定其是否就是文本文件，二进制文件也可以是</w:t>
      </w:r>
      <w:r w:rsidRPr="007A6213">
        <w:rPr>
          <w:rFonts w:ascii="Verdana" w:hAnsi="Verdana"/>
          <w:szCs w:val="21"/>
          <w:shd w:val="clear" w:color="auto" w:fill="FAF7EF"/>
        </w:rPr>
        <w:t>txt</w:t>
      </w:r>
      <w:r w:rsidRPr="007A6213">
        <w:rPr>
          <w:rFonts w:ascii="Verdana" w:hAnsi="Verdana"/>
          <w:szCs w:val="21"/>
          <w:shd w:val="clear" w:color="auto" w:fill="FAF7EF"/>
        </w:rPr>
        <w:t>后缀名</w:t>
      </w:r>
      <w:r w:rsidRPr="00584025">
        <w:rPr>
          <w:rFonts w:ascii="Verdana" w:hAnsi="Verdana"/>
          <w:color w:val="70AD47" w:themeColor="accent6"/>
          <w:szCs w:val="21"/>
          <w:shd w:val="clear" w:color="auto" w:fill="FAF7EF"/>
        </w:rPr>
        <w:t>，后缀名只是用来关联打开程序，给用户做备注用的，与文件的具体编码没有关系。</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可以使用字符接口读写二进制文件，只需要做些处理即可，所以所谓的二进制文件，文本文件主要体现在读写方式这里。</w:t>
      </w:r>
      <w:r w:rsidRPr="007A6213">
        <w:rPr>
          <w:rFonts w:ascii="Verdana" w:hAnsi="Verdana"/>
          <w:szCs w:val="21"/>
        </w:rPr>
        <w:br/>
      </w:r>
      <w:r w:rsidRPr="007A6213">
        <w:rPr>
          <w:rFonts w:ascii="Verdana" w:hAnsi="Verdana"/>
          <w:szCs w:val="21"/>
          <w:shd w:val="clear" w:color="auto" w:fill="FAF7EF"/>
        </w:rPr>
        <w:lastRenderedPageBreak/>
        <w:t>此外</w:t>
      </w:r>
      <w:r w:rsidRPr="007A6213">
        <w:rPr>
          <w:rFonts w:ascii="Verdana" w:hAnsi="Verdana"/>
          <w:szCs w:val="21"/>
          <w:shd w:val="clear" w:color="auto" w:fill="FAF7EF"/>
        </w:rPr>
        <w:t>windows</w:t>
      </w:r>
      <w:r w:rsidRPr="007A6213">
        <w:rPr>
          <w:rFonts w:ascii="Verdana" w:hAnsi="Verdana"/>
          <w:szCs w:val="21"/>
          <w:shd w:val="clear" w:color="auto" w:fill="FAF7EF"/>
        </w:rPr>
        <w:t>有一个明显的区别是对待文本文件读写的时候，会将换行</w:t>
      </w:r>
      <w:r w:rsidRPr="007A6213">
        <w:rPr>
          <w:rFonts w:ascii="Verdana" w:hAnsi="Verdana"/>
          <w:szCs w:val="21"/>
          <w:shd w:val="clear" w:color="auto" w:fill="FAF7EF"/>
        </w:rPr>
        <w:t xml:space="preserve"> \n</w:t>
      </w:r>
      <w:r w:rsidRPr="007A6213">
        <w:rPr>
          <w:rFonts w:ascii="Verdana" w:hAnsi="Verdana"/>
          <w:szCs w:val="21"/>
          <w:shd w:val="clear" w:color="auto" w:fill="FAF7EF"/>
        </w:rPr>
        <w:t>自动替换成</w:t>
      </w:r>
      <w:r w:rsidRPr="007A6213">
        <w:rPr>
          <w:rFonts w:ascii="Verdana" w:hAnsi="Verdana"/>
          <w:szCs w:val="21"/>
          <w:shd w:val="clear" w:color="auto" w:fill="FAF7EF"/>
        </w:rPr>
        <w:t xml:space="preserve"> \r\n</w:t>
      </w:r>
      <w:r w:rsidRPr="007A6213">
        <w:rPr>
          <w:rFonts w:ascii="Verdana" w:hAnsi="Verdana"/>
          <w:szCs w:val="21"/>
          <w:shd w:val="clear" w:color="auto" w:fill="FAF7EF"/>
        </w:rPr>
        <w:t>。</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最后文本文件和二进制文件主要是</w:t>
      </w:r>
      <w:r w:rsidRPr="007A6213">
        <w:rPr>
          <w:rFonts w:ascii="Verdana" w:hAnsi="Verdana"/>
          <w:szCs w:val="21"/>
          <w:shd w:val="clear" w:color="auto" w:fill="FAF7EF"/>
        </w:rPr>
        <w:t>windows</w:t>
      </w:r>
      <w:r w:rsidRPr="007A6213">
        <w:rPr>
          <w:rFonts w:ascii="Verdana" w:hAnsi="Verdana"/>
          <w:szCs w:val="21"/>
          <w:shd w:val="clear" w:color="auto" w:fill="FAF7EF"/>
        </w:rPr>
        <w:t>下的概念，</w:t>
      </w:r>
      <w:r w:rsidRPr="007A6213">
        <w:rPr>
          <w:rFonts w:ascii="Verdana" w:hAnsi="Verdana"/>
          <w:szCs w:val="21"/>
          <w:shd w:val="clear" w:color="auto" w:fill="FAF7EF"/>
        </w:rPr>
        <w:t>UNIX/Linux</w:t>
      </w:r>
      <w:r w:rsidRPr="007A6213">
        <w:rPr>
          <w:rFonts w:ascii="Verdana" w:hAnsi="Verdana"/>
          <w:szCs w:val="21"/>
          <w:shd w:val="clear" w:color="auto" w:fill="FAF7EF"/>
        </w:rPr>
        <w:t>并没有区分这两种文件，他们对所有文件一视同仁，将所有文件都看成二进制文件。</w:t>
      </w:r>
    </w:p>
    <w:p w:rsidR="00584025" w:rsidRDefault="00584025" w:rsidP="00E04085">
      <w:pPr>
        <w:spacing w:line="360" w:lineRule="auto"/>
        <w:rPr>
          <w:rFonts w:ascii="Verdana" w:hAnsi="Verdana"/>
          <w:szCs w:val="21"/>
          <w:shd w:val="clear" w:color="auto" w:fill="FAF7EF"/>
        </w:rPr>
      </w:pPr>
    </w:p>
    <w:p w:rsidR="00584025" w:rsidRPr="0054668C" w:rsidRDefault="00F10248" w:rsidP="00E83F69">
      <w:pPr>
        <w:pStyle w:val="2"/>
        <w:rPr>
          <w:sz w:val="24"/>
          <w:shd w:val="clear" w:color="auto" w:fill="FAF7EF"/>
        </w:rPr>
      </w:pPr>
      <w:bookmarkStart w:id="176" w:name="_Toc454522409"/>
      <w:r w:rsidRPr="0054668C">
        <w:rPr>
          <w:sz w:val="24"/>
          <w:shd w:val="clear" w:color="auto" w:fill="FAF7EF"/>
        </w:rPr>
        <w:t>第</w:t>
      </w:r>
      <w:r w:rsidRPr="0054668C">
        <w:rPr>
          <w:rFonts w:hint="eastAsia"/>
          <w:sz w:val="24"/>
          <w:shd w:val="clear" w:color="auto" w:fill="FAF7EF"/>
        </w:rPr>
        <w:t>51</w:t>
      </w:r>
      <w:r w:rsidRPr="0054668C">
        <w:rPr>
          <w:rFonts w:hint="eastAsia"/>
          <w:sz w:val="24"/>
          <w:shd w:val="clear" w:color="auto" w:fill="FAF7EF"/>
        </w:rPr>
        <w:t>课</w:t>
      </w:r>
      <w:r w:rsidRPr="0054668C">
        <w:rPr>
          <w:rFonts w:hint="eastAsia"/>
          <w:sz w:val="24"/>
          <w:shd w:val="clear" w:color="auto" w:fill="FAF7EF"/>
        </w:rPr>
        <w:t xml:space="preserve"> StringIO</w:t>
      </w:r>
      <w:r w:rsidRPr="0054668C">
        <w:rPr>
          <w:rFonts w:hint="eastAsia"/>
          <w:sz w:val="24"/>
          <w:shd w:val="clear" w:color="auto" w:fill="FAF7EF"/>
        </w:rPr>
        <w:t>和</w:t>
      </w:r>
      <w:r w:rsidRPr="0054668C">
        <w:rPr>
          <w:rFonts w:hint="eastAsia"/>
          <w:sz w:val="24"/>
          <w:shd w:val="clear" w:color="auto" w:fill="FAF7EF"/>
        </w:rPr>
        <w:t>BytesIO</w:t>
      </w:r>
      <w:bookmarkEnd w:id="176"/>
    </w:p>
    <w:p w:rsidR="00BF0734" w:rsidRPr="00BF0734" w:rsidRDefault="00BF0734" w:rsidP="00E83F69">
      <w:pPr>
        <w:pStyle w:val="3"/>
        <w:shd w:val="clear" w:color="auto" w:fill="FFFFFF"/>
        <w:spacing w:before="0" w:after="225" w:line="360" w:lineRule="atLeast"/>
        <w:rPr>
          <w:rFonts w:ascii="Helvetica" w:hAnsi="Helvetica" w:cs="Helvetica"/>
          <w:b w:val="0"/>
          <w:bCs w:val="0"/>
          <w:sz w:val="24"/>
          <w:szCs w:val="24"/>
        </w:rPr>
      </w:pPr>
      <w:bookmarkStart w:id="177" w:name="_Toc454522410"/>
      <w:r w:rsidRPr="00BF0734">
        <w:rPr>
          <w:rFonts w:ascii="Helvetica" w:hAnsi="Helvetica" w:cs="Helvetica"/>
          <w:b w:val="0"/>
          <w:bCs w:val="0"/>
          <w:sz w:val="24"/>
          <w:szCs w:val="24"/>
        </w:rPr>
        <w:t>StringIO</w:t>
      </w:r>
      <w:bookmarkEnd w:id="177"/>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很多时候，数据读写不一定是文件，也可以在内存中读写。</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027EE0">
        <w:rPr>
          <w:rFonts w:ascii="Helvetica" w:hAnsi="Helvetica" w:cs="Helvetica"/>
          <w:color w:val="70AD47" w:themeColor="accent6"/>
        </w:rPr>
        <w:t>StringIO</w:t>
      </w:r>
      <w:r w:rsidRPr="00027EE0">
        <w:rPr>
          <w:rFonts w:ascii="Helvetica" w:hAnsi="Helvetica" w:cs="Helvetica"/>
          <w:color w:val="70AD47" w:themeColor="accent6"/>
        </w:rPr>
        <w:t>顾名思义就是在内存中读写</w:t>
      </w:r>
      <w:r w:rsidRPr="00027EE0">
        <w:rPr>
          <w:rFonts w:ascii="Helvetica" w:hAnsi="Helvetica" w:cs="Helvetica"/>
          <w:color w:val="70AD47" w:themeColor="accent6"/>
        </w:rPr>
        <w:t>str</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要把</w:t>
      </w:r>
      <w:r w:rsidRPr="00BF0734">
        <w:rPr>
          <w:rFonts w:ascii="Helvetica" w:hAnsi="Helvetica" w:cs="Helvetica"/>
        </w:rPr>
        <w:t>str</w:t>
      </w:r>
      <w:r w:rsidRPr="00BF0734">
        <w:rPr>
          <w:rFonts w:ascii="Helvetica" w:hAnsi="Helvetica" w:cs="Helvetica"/>
        </w:rPr>
        <w:t>写入</w:t>
      </w:r>
      <w:r w:rsidRPr="00BF0734">
        <w:rPr>
          <w:rFonts w:ascii="Helvetica" w:hAnsi="Helvetica" w:cs="Helvetica"/>
        </w:rPr>
        <w:t>StringIO</w:t>
      </w:r>
      <w:r w:rsidRPr="00BF0734">
        <w:rPr>
          <w:rFonts w:ascii="Helvetica" w:hAnsi="Helvetica" w:cs="Helvetica"/>
        </w:rPr>
        <w:t>，我们需要先创建一个</w:t>
      </w:r>
      <w:r w:rsidRPr="00BF0734">
        <w:rPr>
          <w:rFonts w:ascii="Helvetica" w:hAnsi="Helvetica" w:cs="Helvetica"/>
        </w:rPr>
        <w:t>StringIO</w:t>
      </w:r>
      <w:r w:rsidRPr="00BF0734">
        <w:rPr>
          <w:rFonts w:ascii="Helvetica" w:hAnsi="Helvetica" w:cs="Helvetica"/>
        </w:rPr>
        <w:t>，然后，像文件一样写入即可：</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'hello'</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5</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 '</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1</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'world!'</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hello world!</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Style w:val="HTML"/>
          <w:rFonts w:ascii="Consolas" w:hAnsi="Consolas" w:cs="Consolas"/>
          <w:bdr w:val="single" w:sz="6" w:space="0" w:color="DDDDDD" w:frame="1"/>
          <w:shd w:val="clear" w:color="auto" w:fill="FAFAFA"/>
        </w:rPr>
        <w:t>getvalue()</w:t>
      </w:r>
      <w:r w:rsidRPr="00BF0734">
        <w:rPr>
          <w:rFonts w:ascii="Helvetica" w:hAnsi="Helvetica" w:cs="Helvetica"/>
        </w:rPr>
        <w:t>方法用于获得写入后的</w:t>
      </w:r>
      <w:r w:rsidRPr="00BF0734">
        <w:rPr>
          <w:rFonts w:ascii="Helvetica" w:hAnsi="Helvetica" w:cs="Helvetica"/>
        </w:rPr>
        <w:t>str</w:t>
      </w:r>
      <w:r w:rsidRPr="00BF0734">
        <w:rPr>
          <w:rFonts w:ascii="Helvetica" w:hAnsi="Helvetica" w:cs="Helvetica"/>
        </w:rPr>
        <w:t>。</w:t>
      </w:r>
    </w:p>
    <w:p w:rsidR="00BF0734" w:rsidRPr="00110539"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要读取</w:t>
      </w:r>
      <w:r w:rsidRPr="00BF0734">
        <w:rPr>
          <w:rFonts w:ascii="Helvetica" w:hAnsi="Helvetica" w:cs="Helvetica"/>
        </w:rPr>
        <w:t>StringIO</w:t>
      </w:r>
      <w:r w:rsidRPr="00BF0734">
        <w:rPr>
          <w:rFonts w:ascii="Helvetica" w:hAnsi="Helvetica" w:cs="Helvetica"/>
        </w:rPr>
        <w:t>，</w:t>
      </w:r>
      <w:r w:rsidRPr="00110539">
        <w:rPr>
          <w:rFonts w:ascii="Helvetica" w:hAnsi="Helvetica" w:cs="Helvetica"/>
          <w:color w:val="70AD47" w:themeColor="accent6"/>
        </w:rPr>
        <w:t>可以用一个</w:t>
      </w:r>
      <w:r w:rsidRPr="00110539">
        <w:rPr>
          <w:rFonts w:ascii="Helvetica" w:hAnsi="Helvetica" w:cs="Helvetica"/>
          <w:color w:val="70AD47" w:themeColor="accent6"/>
        </w:rPr>
        <w:t>str</w:t>
      </w:r>
      <w:r w:rsidRPr="00110539">
        <w:rPr>
          <w:rFonts w:ascii="Helvetica" w:hAnsi="Helvetica" w:cs="Helvetica"/>
          <w:color w:val="70AD47" w:themeColor="accent6"/>
        </w:rPr>
        <w:t>初始化</w:t>
      </w:r>
      <w:r w:rsidRPr="00110539">
        <w:rPr>
          <w:rFonts w:ascii="Helvetica" w:hAnsi="Helvetica" w:cs="Helvetica"/>
          <w:color w:val="70AD47" w:themeColor="accent6"/>
        </w:rPr>
        <w:t>StringIO</w:t>
      </w:r>
      <w:r w:rsidRPr="00110539">
        <w:rPr>
          <w:rFonts w:ascii="Helvetica" w:hAnsi="Helvetica" w:cs="Helvetica"/>
          <w:color w:val="70AD47" w:themeColor="accent6"/>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lastRenderedPageBreak/>
        <w:t xml:space="preserve">&gt;&gt;&gt; </w:t>
      </w:r>
      <w:r w:rsidRPr="00BF0734">
        <w:rPr>
          <w:rStyle w:val="HTML"/>
        </w:rPr>
        <w:t>f = StringIO(</w:t>
      </w:r>
      <w:r w:rsidRPr="00BF0734">
        <w:rPr>
          <w:rStyle w:val="string"/>
        </w:rPr>
        <w:t>'Hello!\nHi!\nGoodbye!'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while</w:t>
      </w:r>
      <w:r w:rsidRPr="00BF0734">
        <w:rPr>
          <w:rStyle w:val="HTML"/>
        </w:rPr>
        <w:t xml:space="preserve"> </w:t>
      </w:r>
      <w:r w:rsidRPr="00BF0734">
        <w:rPr>
          <w:rStyle w:val="builtin"/>
        </w:rPr>
        <w:t>True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s = f.readline()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if</w:t>
      </w:r>
      <w:r w:rsidRPr="00BF0734">
        <w:rPr>
          <w:rStyle w:val="HTML"/>
        </w:rPr>
        <w:t xml:space="preserve"> s == </w:t>
      </w:r>
      <w:r w:rsidRPr="00BF0734">
        <w:rPr>
          <w:rStyle w:val="string"/>
        </w:rPr>
        <w:t>''</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break</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print(s.strip())</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w:t>
      </w:r>
    </w:p>
    <w:p w:rsidR="00BF0734" w:rsidRPr="00BF0734" w:rsidRDefault="00BF0734"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F0734">
        <w:rPr>
          <w:rStyle w:val="HTML"/>
        </w:rPr>
        <w:t>Hello!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Hi!</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Goodbye!</w:t>
      </w:r>
    </w:p>
    <w:p w:rsidR="00BF0734" w:rsidRPr="00BF0734" w:rsidRDefault="00BF0734" w:rsidP="00E83F69">
      <w:pPr>
        <w:pStyle w:val="3"/>
        <w:shd w:val="clear" w:color="auto" w:fill="FFFFFF"/>
        <w:spacing w:before="375" w:after="225" w:line="360" w:lineRule="atLeast"/>
        <w:rPr>
          <w:rFonts w:ascii="Helvetica" w:hAnsi="Helvetica" w:cs="Helvetica"/>
          <w:b w:val="0"/>
          <w:bCs w:val="0"/>
          <w:sz w:val="24"/>
          <w:szCs w:val="24"/>
        </w:rPr>
      </w:pPr>
      <w:bookmarkStart w:id="178" w:name="_Toc454522411"/>
      <w:r w:rsidRPr="00BF0734">
        <w:rPr>
          <w:rFonts w:ascii="Helvetica" w:hAnsi="Helvetica" w:cs="Helvetica"/>
          <w:b w:val="0"/>
          <w:bCs w:val="0"/>
          <w:sz w:val="24"/>
          <w:szCs w:val="24"/>
        </w:rPr>
        <w:t>BytesIO</w:t>
      </w:r>
      <w:bookmarkEnd w:id="178"/>
    </w:p>
    <w:p w:rsidR="00BF0734" w:rsidRPr="007850AB"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StringIO</w:t>
      </w:r>
      <w:r w:rsidRPr="00BF0734">
        <w:rPr>
          <w:rFonts w:ascii="Helvetica" w:hAnsi="Helvetica" w:cs="Helvetica"/>
        </w:rPr>
        <w:t>操作的只能是</w:t>
      </w:r>
      <w:r w:rsidRPr="00BF0734">
        <w:rPr>
          <w:rFonts w:ascii="Helvetica" w:hAnsi="Helvetica" w:cs="Helvetica"/>
        </w:rPr>
        <w:t>str</w:t>
      </w:r>
      <w:r w:rsidRPr="00BF0734">
        <w:rPr>
          <w:rFonts w:ascii="Helvetica" w:hAnsi="Helvetica" w:cs="Helvetica"/>
        </w:rPr>
        <w:t>，</w:t>
      </w:r>
      <w:r w:rsidRPr="007850AB">
        <w:rPr>
          <w:rFonts w:ascii="Helvetica" w:hAnsi="Helvetica" w:cs="Helvetica"/>
          <w:color w:val="70AD47" w:themeColor="accent6"/>
        </w:rPr>
        <w:t>如果要操作二进制数据，就需要使用</w:t>
      </w:r>
      <w:r w:rsidRPr="007850AB">
        <w:rPr>
          <w:rFonts w:ascii="Helvetica" w:hAnsi="Helvetica" w:cs="Helvetica"/>
          <w:color w:val="70AD47" w:themeColor="accent6"/>
        </w:rPr>
        <w:t>BytesIO</w:t>
      </w:r>
      <w:r w:rsidRPr="007850AB">
        <w:rPr>
          <w:rFonts w:ascii="Helvetica" w:hAnsi="Helvetica" w:cs="Helvetica"/>
          <w:color w:val="70AD47" w:themeColor="accent6"/>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BytesIO</w:t>
      </w:r>
      <w:r w:rsidRPr="00BF0734">
        <w:rPr>
          <w:rFonts w:ascii="Helvetica" w:hAnsi="Helvetica" w:cs="Helvetica"/>
        </w:rPr>
        <w:t>实现了在内存中读写</w:t>
      </w:r>
      <w:r w:rsidRPr="00BF0734">
        <w:rPr>
          <w:rFonts w:ascii="Helvetica" w:hAnsi="Helvetica" w:cs="Helvetica"/>
        </w:rPr>
        <w:t>bytes</w:t>
      </w:r>
      <w:r w:rsidRPr="00BF0734">
        <w:rPr>
          <w:rFonts w:ascii="Helvetica" w:hAnsi="Helvetica" w:cs="Helvetica"/>
        </w:rPr>
        <w:t>，我们创建一个</w:t>
      </w:r>
      <w:r w:rsidRPr="00BF0734">
        <w:rPr>
          <w:rFonts w:ascii="Helvetica" w:hAnsi="Helvetica" w:cs="Helvetica"/>
        </w:rPr>
        <w:t>BytesIO</w:t>
      </w:r>
      <w:r w:rsidRPr="00BF0734">
        <w:rPr>
          <w:rFonts w:ascii="Helvetica" w:hAnsi="Helvetica" w:cs="Helvetica"/>
        </w:rPr>
        <w:t>，然后写入一些</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'中文'</w:t>
      </w:r>
      <w:r w:rsidRPr="00BF0734">
        <w:rPr>
          <w:rStyle w:val="HTML"/>
        </w:rPr>
        <w:t>.encode(</w:t>
      </w:r>
      <w:r w:rsidRPr="00BF0734">
        <w:rPr>
          <w:rStyle w:val="string"/>
        </w:rPr>
        <w:t>'utf-8'</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t>b'\xe4\xb8\xad\xe6\x96\x87'</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请注意，写入的不是</w:t>
      </w:r>
      <w:r w:rsidRPr="00BF0734">
        <w:rPr>
          <w:rFonts w:ascii="Helvetica" w:hAnsi="Helvetica" w:cs="Helvetica"/>
        </w:rPr>
        <w:t>str</w:t>
      </w:r>
      <w:r w:rsidRPr="00BF0734">
        <w:rPr>
          <w:rFonts w:ascii="Helvetica" w:hAnsi="Helvetica" w:cs="Helvetica"/>
        </w:rPr>
        <w:t>，而是经过</w:t>
      </w:r>
      <w:r w:rsidRPr="00BF0734">
        <w:rPr>
          <w:rFonts w:ascii="Helvetica" w:hAnsi="Helvetica" w:cs="Helvetica"/>
        </w:rPr>
        <w:t>UTF-8</w:t>
      </w:r>
      <w:r w:rsidRPr="00BF0734">
        <w:rPr>
          <w:rFonts w:ascii="Helvetica" w:hAnsi="Helvetica" w:cs="Helvetica"/>
        </w:rPr>
        <w:t>编码的</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和</w:t>
      </w:r>
      <w:r w:rsidRPr="00BF0734">
        <w:rPr>
          <w:rFonts w:ascii="Helvetica" w:hAnsi="Helvetica" w:cs="Helvetica"/>
        </w:rPr>
        <w:t>StringIO</w:t>
      </w:r>
      <w:r w:rsidRPr="00BF0734">
        <w:rPr>
          <w:rFonts w:ascii="Helvetica" w:hAnsi="Helvetica" w:cs="Helvetica"/>
        </w:rPr>
        <w:t>类似，可以用一个</w:t>
      </w:r>
      <w:r w:rsidRPr="00BF0734">
        <w:rPr>
          <w:rFonts w:ascii="Helvetica" w:hAnsi="Helvetica" w:cs="Helvetica"/>
        </w:rPr>
        <w:t>bytes</w:t>
      </w:r>
      <w:r w:rsidRPr="00BF0734">
        <w:rPr>
          <w:rFonts w:ascii="Helvetica" w:hAnsi="Helvetica" w:cs="Helvetica"/>
        </w:rPr>
        <w:t>初始化</w:t>
      </w:r>
      <w:r w:rsidRPr="00BF0734">
        <w:rPr>
          <w:rFonts w:ascii="Helvetica" w:hAnsi="Helvetica" w:cs="Helvetica"/>
        </w:rPr>
        <w:t>BytesIO</w:t>
      </w:r>
      <w:r w:rsidRPr="00BF0734">
        <w:rPr>
          <w:rFonts w:ascii="Helvetica" w:hAnsi="Helvetica" w:cs="Helvetica"/>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r w:rsidRPr="00BF0734">
        <w:rPr>
          <w:rStyle w:val="string"/>
        </w:rPr>
        <w:t>b'\xe4\xb8\xad\xe6\x96\x87'</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f.read()</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lastRenderedPageBreak/>
        <w:t>b'\xe4\xb8\xad\xe6\x96\x87'</w:t>
      </w:r>
    </w:p>
    <w:p w:rsidR="00BF0734" w:rsidRPr="00BF0734" w:rsidRDefault="00BF0734" w:rsidP="00E83F69">
      <w:pPr>
        <w:pStyle w:val="3"/>
        <w:shd w:val="clear" w:color="auto" w:fill="FFFFFF"/>
        <w:spacing w:before="375" w:after="225" w:line="360" w:lineRule="atLeast"/>
        <w:rPr>
          <w:rFonts w:ascii="Helvetica" w:hAnsi="Helvetica" w:cs="Helvetica"/>
          <w:b w:val="0"/>
          <w:bCs w:val="0"/>
          <w:sz w:val="24"/>
          <w:szCs w:val="24"/>
        </w:rPr>
      </w:pPr>
      <w:bookmarkStart w:id="179" w:name="_Toc454522412"/>
      <w:r w:rsidRPr="00BF0734">
        <w:rPr>
          <w:rFonts w:ascii="Helvetica" w:hAnsi="Helvetica" w:cs="Helvetica"/>
          <w:b w:val="0"/>
          <w:bCs w:val="0"/>
          <w:sz w:val="24"/>
          <w:szCs w:val="24"/>
        </w:rPr>
        <w:t>小结</w:t>
      </w:r>
      <w:bookmarkEnd w:id="179"/>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StringIO</w:t>
      </w:r>
      <w:r w:rsidRPr="00BF0734">
        <w:rPr>
          <w:rFonts w:ascii="Helvetica" w:hAnsi="Helvetica" w:cs="Helvetica"/>
        </w:rPr>
        <w:t>和</w:t>
      </w:r>
      <w:r w:rsidRPr="00BF0734">
        <w:rPr>
          <w:rFonts w:ascii="Helvetica" w:hAnsi="Helvetica" w:cs="Helvetica"/>
        </w:rPr>
        <w:t>BytesIO</w:t>
      </w:r>
      <w:r w:rsidRPr="00BF0734">
        <w:rPr>
          <w:rFonts w:ascii="Helvetica" w:hAnsi="Helvetica" w:cs="Helvetica"/>
        </w:rPr>
        <w:t>是在内存中操作</w:t>
      </w:r>
      <w:r w:rsidRPr="00BF0734">
        <w:rPr>
          <w:rFonts w:ascii="Helvetica" w:hAnsi="Helvetica" w:cs="Helvetica"/>
        </w:rPr>
        <w:t>str</w:t>
      </w:r>
      <w:r w:rsidRPr="00BF0734">
        <w:rPr>
          <w:rFonts w:ascii="Helvetica" w:hAnsi="Helvetica" w:cs="Helvetica"/>
        </w:rPr>
        <w:t>和</w:t>
      </w:r>
      <w:r w:rsidRPr="00BF0734">
        <w:rPr>
          <w:rFonts w:ascii="Helvetica" w:hAnsi="Helvetica" w:cs="Helvetica"/>
        </w:rPr>
        <w:t>bytes</w:t>
      </w:r>
      <w:r w:rsidRPr="00BF0734">
        <w:rPr>
          <w:rFonts w:ascii="Helvetica" w:hAnsi="Helvetica" w:cs="Helvetica"/>
        </w:rPr>
        <w:t>的方法，使得和读写文件具有一致的接口。</w:t>
      </w:r>
    </w:p>
    <w:p w:rsidR="00F10248" w:rsidRDefault="00F10248" w:rsidP="00E04085">
      <w:pPr>
        <w:spacing w:line="360" w:lineRule="auto"/>
        <w:rPr>
          <w:sz w:val="32"/>
        </w:rPr>
      </w:pPr>
    </w:p>
    <w:p w:rsidR="00696092" w:rsidRDefault="00AC6F91" w:rsidP="00E83F69">
      <w:pPr>
        <w:pStyle w:val="2"/>
        <w:rPr>
          <w:sz w:val="24"/>
        </w:rPr>
      </w:pPr>
      <w:bookmarkStart w:id="180" w:name="_Toc454522413"/>
      <w:r w:rsidRPr="009E7FA0">
        <w:rPr>
          <w:rFonts w:hint="eastAsia"/>
          <w:sz w:val="24"/>
        </w:rPr>
        <w:t>第</w:t>
      </w:r>
      <w:r w:rsidRPr="009E7FA0">
        <w:rPr>
          <w:rFonts w:hint="eastAsia"/>
          <w:sz w:val="24"/>
        </w:rPr>
        <w:t>5</w:t>
      </w:r>
      <w:r w:rsidRPr="009E7FA0">
        <w:rPr>
          <w:sz w:val="24"/>
        </w:rPr>
        <w:t>2</w:t>
      </w:r>
      <w:r w:rsidRPr="009E7FA0">
        <w:rPr>
          <w:sz w:val="24"/>
        </w:rPr>
        <w:t>课</w:t>
      </w:r>
      <w:r w:rsidRPr="009E7FA0">
        <w:rPr>
          <w:rFonts w:hint="eastAsia"/>
          <w:sz w:val="24"/>
        </w:rPr>
        <w:t xml:space="preserve"> </w:t>
      </w:r>
      <w:r w:rsidRPr="009E7FA0">
        <w:rPr>
          <w:sz w:val="24"/>
        </w:rPr>
        <w:t xml:space="preserve"> </w:t>
      </w:r>
      <w:r w:rsidRPr="009E7FA0">
        <w:rPr>
          <w:sz w:val="24"/>
        </w:rPr>
        <w:t>操作文件和目录</w:t>
      </w:r>
      <w:bookmarkEnd w:id="180"/>
    </w:p>
    <w:p w:rsidR="009E7FA0" w:rsidRPr="002E205E" w:rsidRDefault="009E7FA0" w:rsidP="009E7FA0">
      <w:pPr>
        <w:widowControl/>
        <w:shd w:val="clear" w:color="auto" w:fill="FFFFFF"/>
        <w:spacing w:after="225" w:line="300" w:lineRule="atLeast"/>
        <w:jc w:val="left"/>
        <w:rPr>
          <w:rFonts w:ascii="Helvetica" w:hAnsi="Helvetica" w:cs="Helvetica"/>
          <w:kern w:val="0"/>
          <w:szCs w:val="24"/>
        </w:rPr>
      </w:pPr>
      <w:r w:rsidRPr="002E205E">
        <w:rPr>
          <w:rFonts w:ascii="Helvetica" w:hAnsi="Helvetica" w:cs="Helvetica"/>
          <w:kern w:val="0"/>
          <w:szCs w:val="24"/>
        </w:rPr>
        <w:t>如果我们要操作文件、目录，可以在命令行下面输入操作系统提供的各种命令来完成。比如</w:t>
      </w:r>
      <w:r w:rsidRPr="002E205E">
        <w:rPr>
          <w:rFonts w:ascii="Consolas" w:hAnsi="Consolas" w:cs="Consolas"/>
          <w:kern w:val="0"/>
          <w:szCs w:val="24"/>
          <w:bdr w:val="single" w:sz="6" w:space="0" w:color="DDDDDD" w:frame="1"/>
          <w:shd w:val="clear" w:color="auto" w:fill="FAFAFA"/>
        </w:rPr>
        <w:t>dir</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cp</w:t>
      </w:r>
      <w:r w:rsidRPr="002E205E">
        <w:rPr>
          <w:rFonts w:ascii="Helvetica" w:hAnsi="Helvetica" w:cs="Helvetica"/>
          <w:kern w:val="0"/>
          <w:szCs w:val="24"/>
        </w:rPr>
        <w:t>等命令。</w:t>
      </w:r>
    </w:p>
    <w:p w:rsidR="009E7FA0" w:rsidRPr="002E205E"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2E205E">
        <w:rPr>
          <w:rFonts w:ascii="Helvetica" w:hAnsi="Helvetica" w:cs="Helvetica"/>
          <w:kern w:val="0"/>
          <w:szCs w:val="24"/>
        </w:rPr>
        <w:t>如果要在</w:t>
      </w:r>
      <w:r w:rsidRPr="002E205E">
        <w:rPr>
          <w:rFonts w:ascii="Helvetica" w:hAnsi="Helvetica" w:cs="Helvetica"/>
          <w:kern w:val="0"/>
          <w:szCs w:val="24"/>
        </w:rPr>
        <w:t>Python</w:t>
      </w:r>
      <w:r w:rsidRPr="002E205E">
        <w:rPr>
          <w:rFonts w:ascii="Helvetica" w:hAnsi="Helvetica" w:cs="Helvetica"/>
          <w:kern w:val="0"/>
          <w:szCs w:val="24"/>
        </w:rPr>
        <w:t>程序中执行这些目录和文件的操作怎么办？其实操作系统提供的命令只是简单地调用了操作系统提供的接口函数，</w:t>
      </w:r>
      <w:r w:rsidRPr="002E205E">
        <w:rPr>
          <w:rFonts w:ascii="Helvetica" w:hAnsi="Helvetica" w:cs="Helvetica"/>
          <w:color w:val="70AD47" w:themeColor="accent6"/>
          <w:kern w:val="0"/>
          <w:szCs w:val="24"/>
        </w:rPr>
        <w:t>Python</w:t>
      </w:r>
      <w:r w:rsidRPr="002E205E">
        <w:rPr>
          <w:rFonts w:ascii="Helvetica" w:hAnsi="Helvetica" w:cs="Helvetica"/>
          <w:color w:val="70AD47" w:themeColor="accent6"/>
          <w:kern w:val="0"/>
          <w:szCs w:val="24"/>
        </w:rPr>
        <w:t>内置的</w:t>
      </w:r>
      <w:r w:rsidRPr="002E205E">
        <w:rPr>
          <w:rFonts w:ascii="Consolas" w:hAnsi="Consolas" w:cs="Consolas"/>
          <w:color w:val="70AD47" w:themeColor="accent6"/>
          <w:kern w:val="0"/>
          <w:szCs w:val="24"/>
          <w:bdr w:val="single" w:sz="6" w:space="0" w:color="DDDDDD" w:frame="1"/>
          <w:shd w:val="clear" w:color="auto" w:fill="FAFAFA"/>
        </w:rPr>
        <w:t>os</w:t>
      </w:r>
      <w:r w:rsidRPr="002E205E">
        <w:rPr>
          <w:rFonts w:ascii="Helvetica" w:hAnsi="Helvetica" w:cs="Helvetica"/>
          <w:color w:val="70AD47" w:themeColor="accent6"/>
          <w:kern w:val="0"/>
          <w:szCs w:val="24"/>
        </w:rPr>
        <w:t>模块也可以直接调用操作系统提供的接口函数。</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打开</w:t>
      </w:r>
      <w:r w:rsidRPr="002E205E">
        <w:rPr>
          <w:rFonts w:ascii="Helvetica" w:hAnsi="Helvetica" w:cs="Helvetica"/>
          <w:kern w:val="0"/>
          <w:szCs w:val="24"/>
        </w:rPr>
        <w:t>Python</w:t>
      </w:r>
      <w:r w:rsidRPr="002E205E">
        <w:rPr>
          <w:rFonts w:ascii="Helvetica" w:hAnsi="Helvetica" w:cs="Helvetica"/>
          <w:kern w:val="0"/>
          <w:szCs w:val="24"/>
        </w:rPr>
        <w:t>交互式命令行，我们来看看如何使用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模块的基本功能：</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w:t>
      </w:r>
      <w:r w:rsidRPr="002E205E">
        <w:rPr>
          <w:rFonts w:ascii="宋体" w:hAnsi="宋体" w:cs="宋体"/>
          <w:b/>
          <w:bCs/>
          <w:kern w:val="0"/>
          <w:szCs w:val="24"/>
        </w:rPr>
        <w:t>import</w:t>
      </w:r>
      <w:r w:rsidRPr="002E205E">
        <w:rPr>
          <w:rFonts w:ascii="宋体" w:hAnsi="宋体" w:cs="宋体"/>
          <w:kern w:val="0"/>
          <w:szCs w:val="24"/>
        </w:rPr>
        <w:t xml:space="preserve"> os</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os.name </w:t>
      </w:r>
      <w:r w:rsidRPr="002E205E">
        <w:rPr>
          <w:rFonts w:ascii="宋体" w:hAnsi="宋体" w:cs="宋体"/>
          <w:i/>
          <w:iCs/>
          <w:kern w:val="0"/>
          <w:szCs w:val="24"/>
        </w:rPr>
        <w:t># 操作系统类型</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posix</w:t>
      </w:r>
      <w:r w:rsidRPr="002E205E">
        <w:rPr>
          <w:rFonts w:ascii="Helvetica" w:hAnsi="Helvetica" w:cs="Helvetica"/>
          <w:kern w:val="0"/>
          <w:szCs w:val="24"/>
        </w:rPr>
        <w:t>，说明系统是</w:t>
      </w:r>
      <w:r w:rsidRPr="002E205E">
        <w:rPr>
          <w:rFonts w:ascii="Consolas" w:hAnsi="Consolas" w:cs="Consolas"/>
          <w:kern w:val="0"/>
          <w:szCs w:val="24"/>
          <w:bdr w:val="single" w:sz="6" w:space="0" w:color="DDDDDD" w:frame="1"/>
          <w:shd w:val="clear" w:color="auto" w:fill="FAFAFA"/>
        </w:rPr>
        <w:t>Linux</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Unix</w:t>
      </w:r>
      <w:r w:rsidRPr="002E205E">
        <w:rPr>
          <w:rFonts w:ascii="Helvetica" w:hAnsi="Helvetica" w:cs="Helvetica"/>
          <w:kern w:val="0"/>
          <w:szCs w:val="24"/>
        </w:rPr>
        <w:t>或</w:t>
      </w:r>
      <w:r w:rsidRPr="002E205E">
        <w:rPr>
          <w:rFonts w:ascii="Consolas" w:hAnsi="Consolas" w:cs="Consolas"/>
          <w:kern w:val="0"/>
          <w:szCs w:val="24"/>
          <w:bdr w:val="single" w:sz="6" w:space="0" w:color="DDDDDD" w:frame="1"/>
          <w:shd w:val="clear" w:color="auto" w:fill="FAFAFA"/>
        </w:rPr>
        <w:t>Mac OS X</w:t>
      </w: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nt</w:t>
      </w:r>
      <w:r w:rsidRPr="002E205E">
        <w:rPr>
          <w:rFonts w:ascii="Helvetica" w:hAnsi="Helvetica" w:cs="Helvetica"/>
          <w:kern w:val="0"/>
          <w:szCs w:val="24"/>
        </w:rPr>
        <w:t>，就是</w:t>
      </w:r>
      <w:r w:rsidRPr="002E205E">
        <w:rPr>
          <w:rFonts w:ascii="Consolas" w:hAnsi="Consolas" w:cs="Consolas"/>
          <w:kern w:val="0"/>
          <w:szCs w:val="24"/>
          <w:bdr w:val="single" w:sz="6" w:space="0" w:color="DDDDDD" w:frame="1"/>
          <w:shd w:val="clear" w:color="auto" w:fill="FAFAFA"/>
        </w:rPr>
        <w:t>Windows</w:t>
      </w:r>
      <w:r w:rsidRPr="002E205E">
        <w:rPr>
          <w:rFonts w:ascii="Helvetica" w:hAnsi="Helvetica" w:cs="Helvetica"/>
          <w:kern w:val="0"/>
          <w:szCs w:val="24"/>
        </w:rPr>
        <w:t>系统。</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要获取详细的系统信息，可以调用</w:t>
      </w:r>
      <w:r w:rsidRPr="002E205E">
        <w:rPr>
          <w:rFonts w:ascii="Consolas" w:hAnsi="Consolas" w:cs="Consolas"/>
          <w:kern w:val="0"/>
          <w:szCs w:val="24"/>
          <w:bdr w:val="single" w:sz="6" w:space="0" w:color="DDDDDD" w:frame="1"/>
          <w:shd w:val="clear" w:color="auto" w:fill="FAFAFA"/>
        </w:rPr>
        <w:t>uname()</w:t>
      </w:r>
      <w:r w:rsidRPr="002E205E">
        <w:rPr>
          <w:rFonts w:ascii="Helvetica" w:hAnsi="Helvetica" w:cs="Helvetica"/>
          <w:kern w:val="0"/>
          <w:szCs w:val="24"/>
        </w:rPr>
        <w:t>函数：</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os.uname()</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posix.uname_result(sysname='Darwin', nodename='MichaelMacPro.local', release='14.3.0', version='Darwin Kernel Version 14.3.0: Mon Mar 23 11:59:05 PDT 2015; root:xnu-2782.20.48~5/RELEASE_X86_64', machine='x86_64')</w:t>
      </w:r>
    </w:p>
    <w:p w:rsidR="009E7FA0" w:rsidRPr="005E75F2"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5E75F2">
        <w:rPr>
          <w:rFonts w:ascii="Helvetica" w:hAnsi="Helvetica" w:cs="Helvetica"/>
          <w:color w:val="70AD47" w:themeColor="accent6"/>
          <w:kern w:val="0"/>
          <w:szCs w:val="24"/>
        </w:rPr>
        <w:t>注意</w:t>
      </w:r>
      <w:r w:rsidRPr="005E75F2">
        <w:rPr>
          <w:rFonts w:ascii="Consolas" w:hAnsi="Consolas" w:cs="Consolas"/>
          <w:color w:val="70AD47" w:themeColor="accent6"/>
          <w:kern w:val="0"/>
          <w:szCs w:val="24"/>
          <w:bdr w:val="single" w:sz="6" w:space="0" w:color="DDDDDD" w:frame="1"/>
          <w:shd w:val="clear" w:color="auto" w:fill="FAFAFA"/>
        </w:rPr>
        <w:t>uname()</w:t>
      </w:r>
      <w:r w:rsidRPr="005E75F2">
        <w:rPr>
          <w:rFonts w:ascii="Helvetica" w:hAnsi="Helvetica" w:cs="Helvetica"/>
          <w:color w:val="70AD47" w:themeColor="accent6"/>
          <w:kern w:val="0"/>
          <w:szCs w:val="24"/>
        </w:rPr>
        <w:t>函数在</w:t>
      </w:r>
      <w:r w:rsidRPr="005E75F2">
        <w:rPr>
          <w:rFonts w:ascii="Helvetica" w:hAnsi="Helvetica" w:cs="Helvetica"/>
          <w:color w:val="70AD47" w:themeColor="accent6"/>
          <w:kern w:val="0"/>
          <w:szCs w:val="24"/>
        </w:rPr>
        <w:t>Windows</w:t>
      </w:r>
      <w:r w:rsidRPr="005E75F2">
        <w:rPr>
          <w:rFonts w:ascii="Helvetica" w:hAnsi="Helvetica" w:cs="Helvetica"/>
          <w:color w:val="70AD47" w:themeColor="accent6"/>
          <w:kern w:val="0"/>
          <w:szCs w:val="24"/>
        </w:rPr>
        <w:t>上不提供，也就是说，</w:t>
      </w:r>
      <w:r w:rsidRPr="005E75F2">
        <w:rPr>
          <w:rFonts w:ascii="Consolas" w:hAnsi="Consolas" w:cs="Consolas"/>
          <w:color w:val="70AD47" w:themeColor="accent6"/>
          <w:kern w:val="0"/>
          <w:szCs w:val="24"/>
          <w:bdr w:val="single" w:sz="6" w:space="0" w:color="DDDDDD" w:frame="1"/>
          <w:shd w:val="clear" w:color="auto" w:fill="FAFAFA"/>
        </w:rPr>
        <w:t>os</w:t>
      </w:r>
      <w:r w:rsidRPr="005E75F2">
        <w:rPr>
          <w:rFonts w:ascii="Helvetica" w:hAnsi="Helvetica" w:cs="Helvetica"/>
          <w:color w:val="70AD47" w:themeColor="accent6"/>
          <w:kern w:val="0"/>
          <w:szCs w:val="24"/>
        </w:rPr>
        <w:t>模块的某些函数是跟操作系统相关的。</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1" w:name="_Toc454522414"/>
      <w:r w:rsidRPr="002E205E">
        <w:rPr>
          <w:rFonts w:ascii="Helvetica" w:hAnsi="Helvetica" w:cs="Helvetica"/>
          <w:kern w:val="0"/>
          <w:szCs w:val="24"/>
        </w:rPr>
        <w:t>环境变量</w:t>
      </w:r>
      <w:bookmarkEnd w:id="181"/>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lastRenderedPageBreak/>
        <w:t>在操作系统中定义的环境变量，全部保存在</w:t>
      </w:r>
      <w:r w:rsidRPr="002E205E">
        <w:rPr>
          <w:rFonts w:ascii="Consolas" w:hAnsi="Consolas" w:cs="Consolas"/>
          <w:kern w:val="0"/>
          <w:szCs w:val="24"/>
          <w:bdr w:val="single" w:sz="6" w:space="0" w:color="DDDDDD" w:frame="1"/>
          <w:shd w:val="clear" w:color="auto" w:fill="FAFAFA"/>
        </w:rPr>
        <w:t>os.environ</w:t>
      </w:r>
      <w:r w:rsidRPr="002E205E">
        <w:rPr>
          <w:rFonts w:ascii="Helvetica" w:hAnsi="Helvetica" w:cs="Helvetica"/>
          <w:kern w:val="0"/>
          <w:szCs w:val="24"/>
        </w:rPr>
        <w:t>这个变量中，可以直接查看：</w:t>
      </w:r>
    </w:p>
    <w:p w:rsidR="009E7FA0" w:rsidRPr="002E205E" w:rsidRDefault="009E7FA0" w:rsidP="00E83F6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outlineLvl w:val="0"/>
        <w:rPr>
          <w:rFonts w:ascii="宋体" w:hAnsi="宋体" w:cs="宋体"/>
          <w:kern w:val="0"/>
          <w:szCs w:val="24"/>
        </w:rPr>
      </w:pPr>
      <w:r w:rsidRPr="002E205E">
        <w:rPr>
          <w:rFonts w:ascii="宋体" w:hAnsi="宋体" w:cs="宋体"/>
          <w:kern w:val="0"/>
          <w:szCs w:val="24"/>
        </w:rPr>
        <w:t>&gt;&gt;&gt; os.environ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environ({'VERSIONER_PYTHON_PREFER_32_BIT': 'no', 'TERM_PROGRAM_VERSION': '326', 'LOGNAME': 'michael', 'USER': 'michael', 'PATH': '/usr/bin:/bin:/usr/sbin:/sbin:/usr/local/bin:/opt/X11/bin:/usr/local/mysql/bin',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要获取某个环境变量的值，可以调用</w:t>
      </w:r>
      <w:r w:rsidRPr="002E205E">
        <w:rPr>
          <w:rFonts w:ascii="Consolas" w:hAnsi="Consolas" w:cs="Consolas"/>
          <w:kern w:val="0"/>
          <w:szCs w:val="24"/>
          <w:bdr w:val="single" w:sz="6" w:space="0" w:color="DDDDDD" w:frame="1"/>
          <w:shd w:val="clear" w:color="auto" w:fill="FAFAFA"/>
        </w:rPr>
        <w:t>os.environ.get('key')</w:t>
      </w:r>
      <w:r w:rsidRPr="002E205E">
        <w:rPr>
          <w:rFonts w:ascii="Helvetica" w:hAnsi="Helvetica" w:cs="Helvetica"/>
          <w:kern w:val="0"/>
          <w:szCs w:val="24"/>
        </w:rPr>
        <w: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'/usr/bin:/bin:/usr/sbin:/sbin:/usr/local/bin:/opt/X11/bin:/usr/local/mysql/bin'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os.environ.get('x', 'default')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'default'</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2" w:name="_Toc454522415"/>
      <w:r w:rsidRPr="002E205E">
        <w:rPr>
          <w:rFonts w:ascii="Helvetica" w:hAnsi="Helvetica" w:cs="Helvetica"/>
          <w:kern w:val="0"/>
          <w:szCs w:val="24"/>
        </w:rPr>
        <w:t>操作文件和目录</w:t>
      </w:r>
      <w:bookmarkEnd w:id="182"/>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C1F76">
        <w:rPr>
          <w:rFonts w:ascii="Helvetica" w:hAnsi="Helvetica" w:cs="Helvetica"/>
          <w:color w:val="FF0000"/>
          <w:kern w:val="0"/>
          <w:szCs w:val="24"/>
        </w:rPr>
        <w:t>操作文件和目录的函数一部分放在</w:t>
      </w:r>
      <w:r w:rsidRPr="002C1F76">
        <w:rPr>
          <w:rFonts w:ascii="Consolas" w:hAnsi="Consolas" w:cs="Consolas"/>
          <w:color w:val="FF0000"/>
          <w:kern w:val="0"/>
          <w:szCs w:val="24"/>
          <w:bdr w:val="single" w:sz="6" w:space="0" w:color="DDDDDD" w:frame="1"/>
          <w:shd w:val="clear" w:color="auto" w:fill="FAFAFA"/>
        </w:rPr>
        <w:t>os</w:t>
      </w:r>
      <w:r w:rsidRPr="002C1F76">
        <w:rPr>
          <w:rFonts w:ascii="Helvetica" w:hAnsi="Helvetica" w:cs="Helvetica"/>
          <w:color w:val="FF0000"/>
          <w:kern w:val="0"/>
          <w:szCs w:val="24"/>
        </w:rPr>
        <w:t>模块中，一部分放在</w:t>
      </w:r>
      <w:r w:rsidRPr="002C1F76">
        <w:rPr>
          <w:rFonts w:ascii="Consolas" w:hAnsi="Consolas" w:cs="Consolas"/>
          <w:color w:val="FF0000"/>
          <w:kern w:val="0"/>
          <w:szCs w:val="24"/>
          <w:bdr w:val="single" w:sz="6" w:space="0" w:color="DDDDDD" w:frame="1"/>
          <w:shd w:val="clear" w:color="auto" w:fill="FAFAFA"/>
        </w:rPr>
        <w:t>os.path</w:t>
      </w:r>
      <w:r w:rsidRPr="002C1F76">
        <w:rPr>
          <w:rFonts w:ascii="Helvetica" w:hAnsi="Helvetica" w:cs="Helvetica"/>
          <w:color w:val="FF0000"/>
          <w:kern w:val="0"/>
          <w:szCs w:val="24"/>
        </w:rPr>
        <w:t>模块中</w:t>
      </w:r>
      <w:r w:rsidRPr="002E205E">
        <w:rPr>
          <w:rFonts w:ascii="Helvetica" w:hAnsi="Helvetica" w:cs="Helvetica"/>
          <w:kern w:val="0"/>
          <w:szCs w:val="24"/>
        </w:rPr>
        <w:t>，这一点要注意一下。查看、创建和删除目录可以这么调用：</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查看当前目录的绝对路径:</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os.path.abspath('.')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在某个目录下创建一个新目录，首先把新目录的完整路径表示出来:</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os.path.join('/Users/michael', 'testdir')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然后创建一个目录: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os.mkdir('/Users/michael/testdir')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os.rmdir('/Users/michael/testdir')</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lastRenderedPageBreak/>
        <w:t>把两个路径合成一个时，不要直接拼字符串，而要通过</w:t>
      </w:r>
      <w:r w:rsidRPr="00CB1435">
        <w:rPr>
          <w:rFonts w:ascii="Consolas" w:hAnsi="Consolas" w:cs="Consolas"/>
          <w:color w:val="FF0000"/>
          <w:kern w:val="0"/>
          <w:szCs w:val="24"/>
          <w:bdr w:val="single" w:sz="6" w:space="0" w:color="DDDDDD" w:frame="1"/>
          <w:shd w:val="clear" w:color="auto" w:fill="FAFAFA"/>
        </w:rPr>
        <w:t>os.path.join()</w:t>
      </w:r>
      <w:r w:rsidRPr="002E205E">
        <w:rPr>
          <w:rFonts w:ascii="Helvetica" w:hAnsi="Helvetica" w:cs="Helvetica"/>
          <w:kern w:val="0"/>
          <w:szCs w:val="24"/>
        </w:rPr>
        <w:t>函数，这样可以正确处理不同操作系统的路径分隔符。在</w:t>
      </w:r>
      <w:r w:rsidRPr="002E205E">
        <w:rPr>
          <w:rFonts w:ascii="Helvetica" w:hAnsi="Helvetica" w:cs="Helvetica"/>
          <w:kern w:val="0"/>
          <w:szCs w:val="24"/>
        </w:rPr>
        <w:t>Linux/Unix/Mac</w:t>
      </w:r>
      <w:r w:rsidRPr="002E205E">
        <w:rPr>
          <w:rFonts w:ascii="Helvetica" w:hAnsi="Helvetica" w:cs="Helvetica"/>
          <w:kern w:val="0"/>
          <w:szCs w:val="24"/>
        </w:rPr>
        <w:t>下，</w:t>
      </w:r>
      <w:r w:rsidRPr="002E205E">
        <w:rPr>
          <w:rFonts w:ascii="Consolas" w:hAnsi="Consolas" w:cs="Consolas"/>
          <w:kern w:val="0"/>
          <w:szCs w:val="24"/>
          <w:bdr w:val="single" w:sz="6" w:space="0" w:color="DDDDDD" w:frame="1"/>
          <w:shd w:val="clear" w:color="auto" w:fill="FAFAFA"/>
        </w:rPr>
        <w:t>os.path.join()</w:t>
      </w:r>
      <w:r w:rsidRPr="002E205E">
        <w:rPr>
          <w:rFonts w:ascii="Helvetica" w:hAnsi="Helvetica" w:cs="Helvetica"/>
          <w:kern w:val="0"/>
          <w:szCs w:val="24"/>
        </w:rPr>
        <w:t>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而</w:t>
      </w:r>
      <w:r w:rsidRPr="002E205E">
        <w:rPr>
          <w:rFonts w:ascii="Helvetica" w:hAnsi="Helvetica" w:cs="Helvetica"/>
          <w:kern w:val="0"/>
          <w:szCs w:val="24"/>
        </w:rPr>
        <w:t>Windows</w:t>
      </w:r>
      <w:r w:rsidRPr="002E205E">
        <w:rPr>
          <w:rFonts w:ascii="Helvetica" w:hAnsi="Helvetica" w:cs="Helvetica"/>
          <w:kern w:val="0"/>
          <w:szCs w:val="24"/>
        </w:rPr>
        <w:t>下会返回这样的字符串：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同样的道理，要拆分路径时，也不要直接去拆字符串，而要通过</w:t>
      </w:r>
      <w:r w:rsidRPr="00CB1435">
        <w:rPr>
          <w:rFonts w:ascii="Consolas" w:hAnsi="Consolas" w:cs="Consolas"/>
          <w:color w:val="FF0000"/>
          <w:kern w:val="0"/>
          <w:szCs w:val="24"/>
          <w:bdr w:val="single" w:sz="6" w:space="0" w:color="DDDDDD" w:frame="1"/>
          <w:shd w:val="clear" w:color="auto" w:fill="FAFAFA"/>
        </w:rPr>
        <w:t>os.path.split()</w:t>
      </w:r>
      <w:r w:rsidRPr="002E205E">
        <w:rPr>
          <w:rFonts w:ascii="Helvetica" w:hAnsi="Helvetica" w:cs="Helvetica"/>
          <w:kern w:val="0"/>
          <w:szCs w:val="24"/>
        </w:rPr>
        <w:t>函数，这样可以把一个路径拆分为两部分，后一部分总是最后级别的目录或文件名：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os.path.split('/Users/michael/testdir/file.txt')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 'file.txt')</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CB1435">
        <w:rPr>
          <w:rFonts w:ascii="Consolas" w:hAnsi="Consolas" w:cs="Consolas"/>
          <w:color w:val="FF0000"/>
          <w:kern w:val="0"/>
          <w:szCs w:val="24"/>
          <w:bdr w:val="single" w:sz="6" w:space="0" w:color="DDDDDD" w:frame="1"/>
          <w:shd w:val="clear" w:color="auto" w:fill="FAFAFA"/>
        </w:rPr>
        <w:t>os.path.splitext()</w:t>
      </w:r>
      <w:r w:rsidRPr="002E205E">
        <w:rPr>
          <w:rFonts w:ascii="Helvetica" w:hAnsi="Helvetica" w:cs="Helvetica"/>
          <w:kern w:val="0"/>
          <w:szCs w:val="24"/>
        </w:rPr>
        <w:t>可以直接让你得到文件扩展名，很多时候非常方便：</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os.path.splitext('/path/to/file.txt')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('/path/to/file', '.txt')</w:t>
      </w:r>
    </w:p>
    <w:p w:rsidR="009E7FA0" w:rsidRPr="00CB1435" w:rsidRDefault="009E7FA0" w:rsidP="009E7FA0">
      <w:pPr>
        <w:widowControl/>
        <w:shd w:val="clear" w:color="auto" w:fill="FFFFFF"/>
        <w:spacing w:before="225" w:after="225" w:line="300" w:lineRule="atLeast"/>
        <w:jc w:val="left"/>
        <w:rPr>
          <w:rFonts w:ascii="Helvetica" w:hAnsi="Helvetica" w:cs="Helvetica"/>
          <w:color w:val="FF0000"/>
          <w:kern w:val="0"/>
          <w:szCs w:val="24"/>
        </w:rPr>
      </w:pPr>
      <w:r w:rsidRPr="00CB1435">
        <w:rPr>
          <w:rFonts w:ascii="Helvetica" w:hAnsi="Helvetica" w:cs="Helvetica"/>
          <w:color w:val="FF0000"/>
          <w:kern w:val="0"/>
          <w:szCs w:val="24"/>
        </w:rPr>
        <w:t>这些合并、拆分路径的函数并不要求目录和文件要真实存在，它们只对字符串进行操作。</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文件操作使用下面的函数。假定当前目录下有一个</w:t>
      </w:r>
      <w:r w:rsidRPr="002E205E">
        <w:rPr>
          <w:rFonts w:ascii="Consolas" w:hAnsi="Consolas" w:cs="Consolas"/>
          <w:kern w:val="0"/>
          <w:szCs w:val="24"/>
          <w:bdr w:val="single" w:sz="6" w:space="0" w:color="DDDDDD" w:frame="1"/>
          <w:shd w:val="clear" w:color="auto" w:fill="FAFAFA"/>
        </w:rPr>
        <w:t>test.txt</w:t>
      </w:r>
      <w:r w:rsidRPr="002E205E">
        <w:rPr>
          <w:rFonts w:ascii="Helvetica" w:hAnsi="Helvetica" w:cs="Helvetica"/>
          <w:kern w:val="0"/>
          <w:szCs w:val="24"/>
        </w:rPr>
        <w:t>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对文件重命名: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os.rename('test.txt', 'test.py')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os.remove('test.py')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但是复制文件的函数居然在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模块中不存在！原因是</w:t>
      </w:r>
      <w:r w:rsidRPr="00043F8D">
        <w:rPr>
          <w:rFonts w:ascii="Helvetica" w:hAnsi="Helvetica" w:cs="Helvetica"/>
          <w:color w:val="FF0000"/>
          <w:kern w:val="0"/>
          <w:szCs w:val="24"/>
        </w:rPr>
        <w:t>复制文件并非由操作系统提供的系统调用</w:t>
      </w:r>
      <w:r w:rsidRPr="002E205E">
        <w:rPr>
          <w:rFonts w:ascii="Helvetica" w:hAnsi="Helvetica" w:cs="Helvetica"/>
          <w:kern w:val="0"/>
          <w:szCs w:val="24"/>
        </w:rPr>
        <w:t>。理论上讲，我们通过上一节的读写文件可以完成文件复制，只不过要多写很多代码。</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幸运的是</w:t>
      </w:r>
      <w:r w:rsidRPr="00DF532A">
        <w:rPr>
          <w:rFonts w:ascii="Consolas" w:hAnsi="Consolas" w:cs="Consolas"/>
          <w:color w:val="FF0000"/>
          <w:kern w:val="0"/>
          <w:szCs w:val="24"/>
          <w:bdr w:val="single" w:sz="6" w:space="0" w:color="DDDDDD" w:frame="1"/>
          <w:shd w:val="clear" w:color="auto" w:fill="FAFAFA"/>
        </w:rPr>
        <w:t>shutil</w:t>
      </w:r>
      <w:r w:rsidRPr="00DF532A">
        <w:rPr>
          <w:rFonts w:ascii="Helvetica" w:hAnsi="Helvetica" w:cs="Helvetica"/>
          <w:color w:val="FF0000"/>
          <w:kern w:val="0"/>
          <w:szCs w:val="24"/>
        </w:rPr>
        <w:t>模块</w:t>
      </w:r>
      <w:r w:rsidRPr="002E205E">
        <w:rPr>
          <w:rFonts w:ascii="Helvetica" w:hAnsi="Helvetica" w:cs="Helvetica"/>
          <w:kern w:val="0"/>
          <w:szCs w:val="24"/>
        </w:rPr>
        <w:t>提供了</w:t>
      </w:r>
      <w:r w:rsidRPr="002E205E">
        <w:rPr>
          <w:rFonts w:ascii="Consolas" w:hAnsi="Consolas" w:cs="Consolas"/>
          <w:kern w:val="0"/>
          <w:szCs w:val="24"/>
          <w:bdr w:val="single" w:sz="6" w:space="0" w:color="DDDDDD" w:frame="1"/>
          <w:shd w:val="clear" w:color="auto" w:fill="FAFAFA"/>
        </w:rPr>
        <w:t>copyfile()</w:t>
      </w:r>
      <w:r w:rsidRPr="002E205E">
        <w:rPr>
          <w:rFonts w:ascii="Helvetica" w:hAnsi="Helvetica" w:cs="Helvetica"/>
          <w:kern w:val="0"/>
          <w:szCs w:val="24"/>
        </w:rPr>
        <w:t>的函数，你还可以在</w:t>
      </w:r>
      <w:r w:rsidRPr="002E205E">
        <w:rPr>
          <w:rFonts w:ascii="Consolas" w:hAnsi="Consolas" w:cs="Consolas"/>
          <w:kern w:val="0"/>
          <w:szCs w:val="24"/>
          <w:bdr w:val="single" w:sz="6" w:space="0" w:color="DDDDDD" w:frame="1"/>
          <w:shd w:val="clear" w:color="auto" w:fill="FAFAFA"/>
        </w:rPr>
        <w:t>shutil</w:t>
      </w:r>
      <w:r w:rsidRPr="002E205E">
        <w:rPr>
          <w:rFonts w:ascii="Helvetica" w:hAnsi="Helvetica" w:cs="Helvetica"/>
          <w:kern w:val="0"/>
          <w:szCs w:val="24"/>
        </w:rPr>
        <w:t>模块中找到很多实用函数，它们可以看做是</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模块的补充。</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lastRenderedPageBreak/>
        <w:t>最后看看如何利用</w:t>
      </w:r>
      <w:r w:rsidRPr="002E205E">
        <w:rPr>
          <w:rFonts w:ascii="Helvetica" w:hAnsi="Helvetica" w:cs="Helvetica"/>
          <w:kern w:val="0"/>
          <w:szCs w:val="24"/>
        </w:rPr>
        <w:t>Python</w:t>
      </w:r>
      <w:r w:rsidRPr="002E205E">
        <w:rPr>
          <w:rFonts w:ascii="Helvetica" w:hAnsi="Helvetica" w:cs="Helvetica"/>
          <w:kern w:val="0"/>
          <w:szCs w:val="24"/>
        </w:rPr>
        <w:t>的特性来过滤文件。比如我们要列出当前目录下的所有目录，只需要一行代码：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os.path.isdir(x)]</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['.lein', '.local', '.m2', '.npm', '.ssh', '.Trash', '.vim', 'Applications', 'Desktop',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要列出所有的</w:t>
      </w:r>
      <w:r w:rsidRPr="002E205E">
        <w:rPr>
          <w:rFonts w:ascii="Consolas" w:hAnsi="Consolas" w:cs="Consolas"/>
          <w:kern w:val="0"/>
          <w:szCs w:val="24"/>
          <w:bdr w:val="single" w:sz="6" w:space="0" w:color="DDDDDD" w:frame="1"/>
          <w:shd w:val="clear" w:color="auto" w:fill="FAFAFA"/>
        </w:rPr>
        <w:t>.py</w:t>
      </w:r>
      <w:r w:rsidRPr="002E205E">
        <w:rPr>
          <w:rFonts w:ascii="Helvetica" w:hAnsi="Helvetica" w:cs="Helvetica"/>
          <w:kern w:val="0"/>
          <w:szCs w:val="24"/>
        </w:rPr>
        <w:t>文件，也只需一行代码：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os.path.isfile(x) </w:t>
      </w:r>
      <w:r w:rsidRPr="002E205E">
        <w:rPr>
          <w:rFonts w:ascii="宋体" w:hAnsi="宋体" w:cs="宋体"/>
          <w:b/>
          <w:bCs/>
          <w:kern w:val="0"/>
          <w:szCs w:val="24"/>
        </w:rPr>
        <w:t>and</w:t>
      </w:r>
      <w:r w:rsidRPr="002E205E">
        <w:rPr>
          <w:rFonts w:ascii="宋体" w:hAnsi="宋体" w:cs="宋体"/>
          <w:kern w:val="0"/>
          <w:szCs w:val="24"/>
        </w:rPr>
        <w:t xml:space="preserve"> os.path.splitext(x)[1]=='.py']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['apis.py', 'config.py', 'models.py', 'pymonitor.py', 'test_db.py', 'urls.py', 'wsgiapp.py']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是不是非常简洁？</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3" w:name="_Toc454522416"/>
      <w:r w:rsidRPr="002E205E">
        <w:rPr>
          <w:rFonts w:ascii="Helvetica" w:hAnsi="Helvetica" w:cs="Helvetica"/>
          <w:kern w:val="0"/>
          <w:szCs w:val="24"/>
        </w:rPr>
        <w:t>小结</w:t>
      </w:r>
      <w:bookmarkEnd w:id="183"/>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Python</w:t>
      </w:r>
      <w:r w:rsidRPr="002E205E">
        <w:rPr>
          <w:rFonts w:ascii="Helvetica" w:hAnsi="Helvetica" w:cs="Helvetica"/>
          <w:kern w:val="0"/>
          <w:szCs w:val="24"/>
        </w:rPr>
        <w:t>的</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模块封装了操作系统的目录和文件操作，要注意这些函数有的在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模块中，有的在</w:t>
      </w:r>
      <w:r w:rsidRPr="002E205E">
        <w:rPr>
          <w:rFonts w:ascii="Consolas" w:hAnsi="Consolas" w:cs="Consolas"/>
          <w:kern w:val="0"/>
          <w:szCs w:val="24"/>
          <w:bdr w:val="single" w:sz="6" w:space="0" w:color="DDDDDD" w:frame="1"/>
          <w:shd w:val="clear" w:color="auto" w:fill="FAFAFA"/>
        </w:rPr>
        <w:t>os.path</w:t>
      </w:r>
      <w:r w:rsidRPr="002E205E">
        <w:rPr>
          <w:rFonts w:ascii="Helvetica" w:hAnsi="Helvetica" w:cs="Helvetica"/>
          <w:kern w:val="0"/>
          <w:szCs w:val="24"/>
        </w:rPr>
        <w:t>模块中。</w:t>
      </w:r>
    </w:p>
    <w:p w:rsidR="009E7FA0" w:rsidRDefault="00B81727" w:rsidP="00E83F69">
      <w:pPr>
        <w:pStyle w:val="2"/>
        <w:rPr>
          <w:sz w:val="24"/>
        </w:rPr>
      </w:pPr>
      <w:bookmarkStart w:id="184" w:name="_Toc454522417"/>
      <w:r w:rsidRPr="00B81727">
        <w:rPr>
          <w:rFonts w:hint="eastAsia"/>
          <w:sz w:val="24"/>
        </w:rPr>
        <w:t>第</w:t>
      </w:r>
      <w:r w:rsidRPr="00B81727">
        <w:rPr>
          <w:rFonts w:hint="eastAsia"/>
          <w:sz w:val="24"/>
        </w:rPr>
        <w:t>5</w:t>
      </w:r>
      <w:r w:rsidRPr="00B81727">
        <w:rPr>
          <w:sz w:val="24"/>
        </w:rPr>
        <w:t>3</w:t>
      </w:r>
      <w:r w:rsidRPr="00B81727">
        <w:rPr>
          <w:sz w:val="24"/>
        </w:rPr>
        <w:t>课</w:t>
      </w:r>
      <w:r w:rsidRPr="00B81727">
        <w:rPr>
          <w:rFonts w:hint="eastAsia"/>
          <w:sz w:val="24"/>
        </w:rPr>
        <w:t xml:space="preserve"> </w:t>
      </w:r>
      <w:r w:rsidRPr="00B81727">
        <w:rPr>
          <w:sz w:val="24"/>
        </w:rPr>
        <w:t xml:space="preserve"> </w:t>
      </w:r>
      <w:r w:rsidRPr="00B81727">
        <w:rPr>
          <w:sz w:val="24"/>
        </w:rPr>
        <w:t>序列化</w:t>
      </w:r>
      <w:bookmarkEnd w:id="184"/>
    </w:p>
    <w:p w:rsidR="00B81727" w:rsidRPr="00B81727" w:rsidRDefault="00B81727" w:rsidP="00B81727">
      <w:pPr>
        <w:pStyle w:val="a5"/>
        <w:shd w:val="clear" w:color="auto" w:fill="FFFFFF"/>
        <w:spacing w:before="0" w:beforeAutospacing="0" w:after="225" w:afterAutospacing="0" w:line="300" w:lineRule="atLeast"/>
        <w:rPr>
          <w:rFonts w:ascii="Helvetica" w:hAnsi="Helvetica" w:cs="Helvetica"/>
        </w:rPr>
      </w:pPr>
      <w:r w:rsidRPr="007A3418">
        <w:rPr>
          <w:rFonts w:ascii="Helvetica" w:hAnsi="Helvetica" w:cs="Helvetica"/>
          <w:color w:val="70AD47" w:themeColor="accent6"/>
        </w:rPr>
        <w:t>在程序运行的过程中，所有的变量都是在内存中，</w:t>
      </w:r>
      <w:r w:rsidRPr="00B81727">
        <w:rPr>
          <w:rFonts w:ascii="Helvetica" w:hAnsi="Helvetica" w:cs="Helvetica"/>
        </w:rPr>
        <w:t>比如，定义一个</w:t>
      </w:r>
      <w:r w:rsidRPr="00B81727">
        <w:rPr>
          <w:rFonts w:ascii="Helvetica" w:hAnsi="Helvetica" w:cs="Helvetic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etting"/>
        </w:rPr>
        <w:t xml:space="preserve">d = </w:t>
      </w:r>
      <w:r w:rsidRPr="00B81727">
        <w:rPr>
          <w:rStyle w:val="value"/>
        </w:rPr>
        <w:t>dict(name='Bob', age=</w:t>
      </w:r>
      <w:r w:rsidRPr="00B81727">
        <w:rPr>
          <w:rStyle w:val="number"/>
        </w:rPr>
        <w:t>20</w:t>
      </w:r>
      <w:r w:rsidRPr="00B81727">
        <w:rPr>
          <w:rStyle w:val="value"/>
        </w:rPr>
        <w:t>, score=</w:t>
      </w:r>
      <w:r w:rsidRPr="00B81727">
        <w:rPr>
          <w:rStyle w:val="number"/>
        </w:rPr>
        <w:t>88</w:t>
      </w:r>
      <w:r w:rsidRPr="00B81727">
        <w:rPr>
          <w:rStyle w:val="value"/>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可以随时修改变量，比如把</w:t>
      </w:r>
      <w:r w:rsidRPr="00B81727">
        <w:rPr>
          <w:rStyle w:val="HTML"/>
          <w:rFonts w:ascii="Consolas" w:hAnsi="Consolas" w:cs="Consolas"/>
          <w:bdr w:val="single" w:sz="6" w:space="0" w:color="DDDDDD" w:frame="1"/>
          <w:shd w:val="clear" w:color="auto" w:fill="FAFAFA"/>
        </w:rPr>
        <w:t>name</w:t>
      </w:r>
      <w:r w:rsidRPr="00B81727">
        <w:rPr>
          <w:rFonts w:ascii="Helvetica" w:hAnsi="Helvetica" w:cs="Helvetica"/>
        </w:rPr>
        <w:t>改成</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，但是一旦程序结束，变量所占用的内存就被操作系统全部回收。如果没有把修改后的</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存储到磁盘上，下次重新运行程序，变量又被初始化为</w:t>
      </w:r>
      <w:r w:rsidRPr="00B81727">
        <w:rPr>
          <w:rStyle w:val="HTML"/>
          <w:rFonts w:ascii="Consolas" w:hAnsi="Consolas" w:cs="Consolas"/>
          <w:bdr w:val="single" w:sz="6" w:space="0" w:color="DDDDDD" w:frame="1"/>
          <w:shd w:val="clear" w:color="auto" w:fill="FAFAFA"/>
        </w:rPr>
        <w:t>'Bob'</w:t>
      </w:r>
      <w:r w:rsidRPr="00B81727">
        <w:rPr>
          <w:rFonts w:ascii="Helvetica" w:hAnsi="Helvetica" w:cs="Helvetica"/>
        </w:rPr>
        <w:t>。</w:t>
      </w:r>
    </w:p>
    <w:p w:rsidR="00B81727" w:rsidRPr="007A341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7A3418">
        <w:rPr>
          <w:rFonts w:ascii="Helvetica" w:hAnsi="Helvetica" w:cs="Helvetica"/>
          <w:color w:val="70AD47" w:themeColor="accent6"/>
        </w:rPr>
        <w:t>我们把变量从内存中变成可存储或传输的过程称之为序列化，在</w:t>
      </w:r>
      <w:r w:rsidRPr="007A3418">
        <w:rPr>
          <w:rFonts w:ascii="Helvetica" w:hAnsi="Helvetica" w:cs="Helvetica"/>
          <w:color w:val="70AD47" w:themeColor="accent6"/>
        </w:rPr>
        <w:t>Python</w:t>
      </w:r>
      <w:r w:rsidRPr="007A3418">
        <w:rPr>
          <w:rFonts w:ascii="Helvetica" w:hAnsi="Helvetica" w:cs="Helvetica"/>
          <w:color w:val="70AD47" w:themeColor="accent6"/>
        </w:rPr>
        <w:t>中叫</w:t>
      </w:r>
      <w:r w:rsidRPr="007A3418">
        <w:rPr>
          <w:rFonts w:ascii="Helvetica" w:hAnsi="Helvetica" w:cs="Helvetica"/>
          <w:color w:val="70AD47" w:themeColor="accent6"/>
        </w:rPr>
        <w:t>pickling</w:t>
      </w:r>
      <w:r w:rsidRPr="007A3418">
        <w:rPr>
          <w:rFonts w:ascii="Helvetica" w:hAnsi="Helvetica" w:cs="Helvetica"/>
          <w:color w:val="70AD47" w:themeColor="accent6"/>
        </w:rPr>
        <w:t>，在其他语言中也被称之为</w:t>
      </w:r>
      <w:r w:rsidRPr="007A3418">
        <w:rPr>
          <w:rFonts w:ascii="Helvetica" w:hAnsi="Helvetica" w:cs="Helvetica"/>
          <w:color w:val="70AD47" w:themeColor="accent6"/>
        </w:rPr>
        <w:t>serialization</w:t>
      </w:r>
      <w:r w:rsidRPr="007A3418">
        <w:rPr>
          <w:rFonts w:ascii="Helvetica" w:hAnsi="Helvetica" w:cs="Helvetica"/>
          <w:color w:val="70AD47" w:themeColor="accent6"/>
        </w:rPr>
        <w:t>，</w:t>
      </w:r>
      <w:r w:rsidRPr="007A3418">
        <w:rPr>
          <w:rFonts w:ascii="Helvetica" w:hAnsi="Helvetica" w:cs="Helvetica"/>
          <w:color w:val="70AD47" w:themeColor="accent6"/>
        </w:rPr>
        <w:t>marshalling</w:t>
      </w:r>
      <w:r w:rsidRPr="007A3418">
        <w:rPr>
          <w:rFonts w:ascii="Helvetica" w:hAnsi="Helvetica" w:cs="Helvetica"/>
          <w:color w:val="70AD47" w:themeColor="accent6"/>
        </w:rPr>
        <w:t>，</w:t>
      </w:r>
      <w:r w:rsidRPr="007A3418">
        <w:rPr>
          <w:rFonts w:ascii="Helvetica" w:hAnsi="Helvetica" w:cs="Helvetica"/>
          <w:color w:val="70AD47" w:themeColor="accent6"/>
        </w:rPr>
        <w:t>flattening</w:t>
      </w:r>
      <w:r w:rsidRPr="007A3418">
        <w:rPr>
          <w:rFonts w:ascii="Helvetica" w:hAnsi="Helvetica" w:cs="Helvetica"/>
          <w:color w:val="70AD47" w:themeColor="accent6"/>
        </w:rPr>
        <w:t>等等，都是一个意思。</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序列化之后，就可以把序列化后的内容写入磁盘，或者通过网络传输到别的机器上。</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反过来，把变量内容从序列化的对象重新读到内存里称之为反序列化，即</w:t>
      </w:r>
      <w:r w:rsidRPr="00B81727">
        <w:rPr>
          <w:rFonts w:ascii="Helvetica" w:hAnsi="Helvetica" w:cs="Helvetica"/>
        </w:rPr>
        <w:t>unpickling</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提供了</w:t>
      </w:r>
      <w:r w:rsidRPr="002C1733">
        <w:rPr>
          <w:rStyle w:val="HTML"/>
          <w:rFonts w:ascii="Consolas" w:hAnsi="Consolas" w:cs="Consolas"/>
          <w:color w:val="70AD47" w:themeColor="accent6"/>
          <w:bdr w:val="single" w:sz="6" w:space="0" w:color="DDDDDD" w:frame="1"/>
          <w:shd w:val="clear" w:color="auto" w:fill="FAFAFA"/>
        </w:rPr>
        <w:t>pickle</w:t>
      </w:r>
      <w:r w:rsidRPr="002C1733">
        <w:rPr>
          <w:rFonts w:ascii="Helvetica" w:hAnsi="Helvetica" w:cs="Helvetica"/>
          <w:color w:val="70AD47" w:themeColor="accent6"/>
        </w:rPr>
        <w:t>模块来实现序列化</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lastRenderedPageBreak/>
        <w:t>首先，我们尝试把一个对象序列化并写入文件：</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pickle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b'\x80\x03}q\x00(X\x03\x00\x00\x00ageq\x01K\x14X\x05\x00\x00\x00scoreq\x02KXX\x04\x00\x00\x00nameq\x03X\x03\x00\x00\x00Bobq\x04u.'</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Style w:val="HTML"/>
          <w:rFonts w:ascii="Consolas" w:hAnsi="Consolas" w:cs="Consolas"/>
          <w:bdr w:val="single" w:sz="6" w:space="0" w:color="DDDDDD" w:frame="1"/>
          <w:shd w:val="clear" w:color="auto" w:fill="FAFAFA"/>
        </w:rPr>
        <w:t>pickle.dumps()</w:t>
      </w:r>
      <w:r w:rsidRPr="00B81727">
        <w:rPr>
          <w:rFonts w:ascii="Helvetica" w:hAnsi="Helvetica" w:cs="Helvetica"/>
        </w:rPr>
        <w:t>方法把任意对象序列化成一个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，然后，就可以把这个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写入文件。或者用另一个方法</w:t>
      </w:r>
      <w:r w:rsidRPr="00B81727">
        <w:rPr>
          <w:rStyle w:val="HTML"/>
          <w:rFonts w:ascii="Consolas" w:hAnsi="Consolas" w:cs="Consolas"/>
          <w:bdr w:val="single" w:sz="6" w:space="0" w:color="DDDDDD" w:frame="1"/>
          <w:shd w:val="clear" w:color="auto" w:fill="FAFAFA"/>
        </w:rPr>
        <w:t>pickle.dump()</w:t>
      </w:r>
      <w:r w:rsidRPr="00B81727">
        <w:rPr>
          <w:rFonts w:ascii="Helvetica" w:hAnsi="Helvetica" w:cs="Helvetica"/>
        </w:rPr>
        <w:t>直接把对象序列化后写入一个</w:t>
      </w:r>
      <w:r w:rsidRPr="00B81727">
        <w:rPr>
          <w:rFonts w:ascii="Helvetica" w:hAnsi="Helvetica" w:cs="Helvetica"/>
        </w:rPr>
        <w:t>file-like Object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'wb'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pickle.dump(d, 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看看写入的</w:t>
      </w:r>
      <w:r w:rsidRPr="00B81727">
        <w:rPr>
          <w:rStyle w:val="HTML"/>
          <w:rFonts w:ascii="Consolas" w:hAnsi="Consolas" w:cs="Consolas"/>
          <w:bdr w:val="single" w:sz="6" w:space="0" w:color="DDDDDD" w:frame="1"/>
          <w:shd w:val="clear" w:color="auto" w:fill="FAFAFA"/>
        </w:rPr>
        <w:t>dump.txt</w:t>
      </w:r>
      <w:r w:rsidRPr="00B81727">
        <w:rPr>
          <w:rFonts w:ascii="Helvetica" w:hAnsi="Helvetica" w:cs="Helvetica"/>
        </w:rPr>
        <w:t>文件，一堆乱七八糟的内容，这些都是</w:t>
      </w:r>
      <w:r w:rsidRPr="00B81727">
        <w:rPr>
          <w:rFonts w:ascii="Helvetica" w:hAnsi="Helvetica" w:cs="Helvetica"/>
        </w:rPr>
        <w:t>Python</w:t>
      </w:r>
      <w:r w:rsidRPr="00B81727">
        <w:rPr>
          <w:rFonts w:ascii="Helvetica" w:hAnsi="Helvetica" w:cs="Helvetica"/>
        </w:rPr>
        <w:t>保存的对象内部信息。</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当我们要把对象从磁盘读到内存时，可以先把内容读到一个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，然后用</w:t>
      </w:r>
      <w:r w:rsidRPr="00B81727">
        <w:rPr>
          <w:rStyle w:val="HTML"/>
          <w:rFonts w:ascii="Consolas" w:hAnsi="Consolas" w:cs="Consolas"/>
          <w:bdr w:val="single" w:sz="6" w:space="0" w:color="DDDDDD" w:frame="1"/>
          <w:shd w:val="clear" w:color="auto" w:fill="FAFAFA"/>
        </w:rPr>
        <w:t>pickle.loads()</w:t>
      </w:r>
      <w:r w:rsidRPr="00B81727">
        <w:rPr>
          <w:rFonts w:ascii="Helvetica" w:hAnsi="Helvetica" w:cs="Helvetica"/>
        </w:rPr>
        <w:t>方法反序列化出对象，也可以直接用</w:t>
      </w:r>
      <w:r w:rsidRPr="00B81727">
        <w:rPr>
          <w:rStyle w:val="HTML"/>
          <w:rFonts w:ascii="Consolas" w:hAnsi="Consolas" w:cs="Consolas"/>
          <w:bdr w:val="single" w:sz="6" w:space="0" w:color="DDDDDD" w:frame="1"/>
          <w:shd w:val="clear" w:color="auto" w:fill="FAFAFA"/>
        </w:rPr>
        <w:t>pickle.load()</w:t>
      </w:r>
      <w:r w:rsidRPr="00B81727">
        <w:rPr>
          <w:rFonts w:ascii="Helvetica" w:hAnsi="Helvetica" w:cs="Helvetica"/>
        </w:rPr>
        <w:t>方法从一个</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中直接反序列化出对象。我们打开另一个</w:t>
      </w:r>
      <w:r w:rsidRPr="00B81727">
        <w:rPr>
          <w:rFonts w:ascii="Helvetica" w:hAnsi="Helvetica" w:cs="Helvetica"/>
        </w:rPr>
        <w:t>Python</w:t>
      </w:r>
      <w:r w:rsidRPr="00B81727">
        <w:rPr>
          <w:rFonts w:ascii="Helvetica" w:hAnsi="Helvetica" w:cs="Helvetica"/>
        </w:rPr>
        <w:t>命令行来反序列化刚才保存的对象：</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'rb'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pickle.load(f)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变量的内容又回来了！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当然，这个变量和原来的变量是完全不相干的对象，它们只是内容相同而已。</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Pickle</w:t>
      </w:r>
      <w:r w:rsidRPr="00B81727">
        <w:rPr>
          <w:rFonts w:ascii="Helvetica" w:hAnsi="Helvetica" w:cs="Helvetica"/>
        </w:rPr>
        <w:t>的问题和所有其他编程语言特有的序列化问题一样，就是它只能用于</w:t>
      </w:r>
      <w:r w:rsidRPr="00B81727">
        <w:rPr>
          <w:rFonts w:ascii="Helvetica" w:hAnsi="Helvetica" w:cs="Helvetica"/>
        </w:rPr>
        <w:t>Python</w:t>
      </w:r>
      <w:r w:rsidRPr="00B81727">
        <w:rPr>
          <w:rFonts w:ascii="Helvetica" w:hAnsi="Helvetica" w:cs="Helvetica"/>
        </w:rPr>
        <w:t>，并且可能不同版本的</w:t>
      </w:r>
      <w:r w:rsidRPr="00B81727">
        <w:rPr>
          <w:rFonts w:ascii="Helvetica" w:hAnsi="Helvetica" w:cs="Helvetica"/>
        </w:rPr>
        <w:t>Python</w:t>
      </w:r>
      <w:r w:rsidRPr="00B81727">
        <w:rPr>
          <w:rFonts w:ascii="Helvetica" w:hAnsi="Helvetica" w:cs="Helvetica"/>
        </w:rPr>
        <w:t>彼此都不兼容，因此，</w:t>
      </w:r>
      <w:r w:rsidRPr="002C1733">
        <w:rPr>
          <w:rFonts w:ascii="Helvetica" w:hAnsi="Helvetica" w:cs="Helvetica"/>
          <w:color w:val="70AD47" w:themeColor="accent6"/>
        </w:rPr>
        <w:t>只能用</w:t>
      </w:r>
      <w:r w:rsidRPr="002C1733">
        <w:rPr>
          <w:rFonts w:ascii="Helvetica" w:hAnsi="Helvetica" w:cs="Helvetica"/>
          <w:color w:val="70AD47" w:themeColor="accent6"/>
        </w:rPr>
        <w:t>Pickle</w:t>
      </w:r>
      <w:r w:rsidRPr="002C1733">
        <w:rPr>
          <w:rFonts w:ascii="Helvetica" w:hAnsi="Helvetica" w:cs="Helvetica"/>
          <w:color w:val="70AD47" w:themeColor="accent6"/>
        </w:rPr>
        <w:t>保存那些不重要的数据，不能成功地反序列化也没关系。</w:t>
      </w:r>
    </w:p>
    <w:p w:rsidR="00B81727" w:rsidRPr="00B81727" w:rsidRDefault="00B81727" w:rsidP="00E83F69">
      <w:pPr>
        <w:pStyle w:val="3"/>
        <w:shd w:val="clear" w:color="auto" w:fill="FFFFFF"/>
        <w:spacing w:before="375" w:after="225" w:line="360" w:lineRule="atLeast"/>
        <w:rPr>
          <w:rFonts w:ascii="Helvetica" w:hAnsi="Helvetica" w:cs="Helvetica"/>
          <w:b w:val="0"/>
          <w:bCs w:val="0"/>
          <w:sz w:val="24"/>
          <w:szCs w:val="24"/>
        </w:rPr>
      </w:pPr>
      <w:bookmarkStart w:id="185" w:name="_Toc454522418"/>
      <w:r w:rsidRPr="00B81727">
        <w:rPr>
          <w:rFonts w:ascii="Helvetica" w:hAnsi="Helvetica" w:cs="Helvetica"/>
          <w:b w:val="0"/>
          <w:bCs w:val="0"/>
          <w:sz w:val="24"/>
          <w:szCs w:val="24"/>
        </w:rPr>
        <w:lastRenderedPageBreak/>
        <w:t>JSON</w:t>
      </w:r>
      <w:bookmarkEnd w:id="185"/>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如果我们要在不同的编程语言之间传递对象，就必须把对象序列化为标准格式，比如</w:t>
      </w:r>
      <w:r w:rsidRPr="002C1733">
        <w:rPr>
          <w:rFonts w:ascii="Helvetica" w:hAnsi="Helvetica" w:cs="Helvetica"/>
          <w:color w:val="70AD47" w:themeColor="accent6"/>
        </w:rPr>
        <w:t>XML</w:t>
      </w:r>
      <w:r w:rsidRPr="002C1733">
        <w:rPr>
          <w:rFonts w:ascii="Helvetica" w:hAnsi="Helvetica" w:cs="Helvetica"/>
          <w:color w:val="70AD47" w:themeColor="accent6"/>
        </w:rPr>
        <w:t>，但更好的方法是序列化为</w:t>
      </w:r>
      <w:r w:rsidRPr="002C1733">
        <w:rPr>
          <w:rFonts w:ascii="Helvetica" w:hAnsi="Helvetica" w:cs="Helvetica"/>
          <w:color w:val="70AD47" w:themeColor="accent6"/>
        </w:rPr>
        <w:t>JSON</w:t>
      </w:r>
      <w:r w:rsidRPr="002C1733">
        <w:rPr>
          <w:rFonts w:ascii="Helvetica" w:hAnsi="Helvetica" w:cs="Helvetica"/>
          <w:color w:val="70AD47" w:themeColor="accent6"/>
        </w:rPr>
        <w:t>，因为</w:t>
      </w:r>
      <w:r w:rsidRPr="002C1733">
        <w:rPr>
          <w:rFonts w:ascii="Helvetica" w:hAnsi="Helvetica" w:cs="Helvetica"/>
          <w:color w:val="70AD47" w:themeColor="accent6"/>
        </w:rPr>
        <w:t>JSON</w:t>
      </w:r>
      <w:r w:rsidRPr="002C1733">
        <w:rPr>
          <w:rFonts w:ascii="Helvetica" w:hAnsi="Helvetica" w:cs="Helvetica"/>
          <w:color w:val="70AD47" w:themeColor="accent6"/>
        </w:rPr>
        <w:t>表示出来就是一个字符串，可以被所有语言读取，也可以方便地存储到磁盘或者通过网络传输。</w:t>
      </w:r>
      <w:r w:rsidRPr="002C1733">
        <w:rPr>
          <w:rFonts w:ascii="Helvetica" w:hAnsi="Helvetica" w:cs="Helvetica"/>
          <w:color w:val="70AD47" w:themeColor="accent6"/>
        </w:rPr>
        <w:t>JSON</w:t>
      </w:r>
      <w:r w:rsidRPr="002C1733">
        <w:rPr>
          <w:rFonts w:ascii="Helvetica" w:hAnsi="Helvetica" w:cs="Helvetica"/>
          <w:color w:val="70AD47" w:themeColor="accent6"/>
        </w:rPr>
        <w:t>不仅是标准格式，并且比</w:t>
      </w:r>
      <w:r w:rsidRPr="002C1733">
        <w:rPr>
          <w:rFonts w:ascii="Helvetica" w:hAnsi="Helvetica" w:cs="Helvetica"/>
          <w:color w:val="70AD47" w:themeColor="accent6"/>
        </w:rPr>
        <w:t>XML</w:t>
      </w:r>
      <w:r w:rsidRPr="002C1733">
        <w:rPr>
          <w:rFonts w:ascii="Helvetica" w:hAnsi="Helvetica" w:cs="Helvetica"/>
          <w:color w:val="70AD47" w:themeColor="accent6"/>
        </w:rPr>
        <w:t>更快，而且可以直接在</w:t>
      </w:r>
      <w:r w:rsidRPr="002C1733">
        <w:rPr>
          <w:rFonts w:ascii="Helvetica" w:hAnsi="Helvetica" w:cs="Helvetica"/>
          <w:color w:val="70AD47" w:themeColor="accent6"/>
        </w:rPr>
        <w:t>Web</w:t>
      </w:r>
      <w:r w:rsidRPr="002C1733">
        <w:rPr>
          <w:rFonts w:ascii="Helvetica" w:hAnsi="Helvetica" w:cs="Helvetica"/>
          <w:color w:val="70AD47" w:themeColor="accent6"/>
        </w:rPr>
        <w:t>页面中读取，非常方便。</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JSON</w:t>
      </w:r>
      <w:r w:rsidRPr="00B81727">
        <w:rPr>
          <w:rFonts w:ascii="Helvetica" w:hAnsi="Helvetica" w:cs="Helvetica"/>
        </w:rPr>
        <w:t>表示的对象就是标准的</w:t>
      </w:r>
      <w:r w:rsidRPr="00B81727">
        <w:rPr>
          <w:rFonts w:ascii="Helvetica" w:hAnsi="Helvetica" w:cs="Helvetica"/>
        </w:rPr>
        <w:t>JavaScript</w:t>
      </w:r>
      <w:r w:rsidRPr="00B81727">
        <w:rPr>
          <w:rFonts w:ascii="Helvetica" w:hAnsi="Helvetica" w:cs="Helvetica"/>
        </w:rPr>
        <w:t>语言的对象，</w:t>
      </w:r>
      <w:r w:rsidRPr="00B81727">
        <w:rPr>
          <w:rFonts w:ascii="Helvetica" w:hAnsi="Helvetica" w:cs="Helvetica"/>
        </w:rPr>
        <w:t>JSON</w:t>
      </w:r>
      <w:r w:rsidRPr="00B81727">
        <w:rPr>
          <w:rFonts w:ascii="Helvetica" w:hAnsi="Helvetica" w:cs="Helvetica"/>
        </w:rPr>
        <w:t>和</w:t>
      </w:r>
      <w:r w:rsidRPr="00B81727">
        <w:rPr>
          <w:rFonts w:ascii="Helvetica" w:hAnsi="Helvetica" w:cs="Helvetica"/>
        </w:rPr>
        <w:t>Python</w:t>
      </w:r>
      <w:r w:rsidRPr="00B81727">
        <w:rPr>
          <w:rFonts w:ascii="Helvetica" w:hAnsi="Helvetica" w:cs="Helvetica"/>
        </w:rPr>
        <w:t>内置的数据类型对应如下：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421"/>
        <w:gridCol w:w="1528"/>
      </w:tblGrid>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JSON</w:t>
            </w:r>
            <w:r w:rsidRPr="00B81727">
              <w:rPr>
                <w:rFonts w:ascii="Helvetica" w:hAnsi="Helvetica" w:cs="Helvetica"/>
                <w:szCs w:val="24"/>
              </w:rPr>
              <w:t>类型</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Python</w:t>
            </w:r>
            <w:r w:rsidRPr="00B81727">
              <w:rPr>
                <w:rFonts w:ascii="Helvetica" w:hAnsi="Helvetica" w:cs="Helvetica"/>
                <w:szCs w:val="24"/>
              </w:rPr>
              <w:t>类型</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dict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list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"string"</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str</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1234.56</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int</w:t>
            </w:r>
            <w:r w:rsidRPr="00B81727">
              <w:rPr>
                <w:rFonts w:ascii="Helvetica" w:hAnsi="Helvetica" w:cs="Helvetica"/>
                <w:szCs w:val="24"/>
              </w:rPr>
              <w:t>或</w:t>
            </w:r>
            <w:r w:rsidRPr="00B81727">
              <w:rPr>
                <w:rFonts w:ascii="Helvetica" w:hAnsi="Helvetica" w:cs="Helvetica"/>
                <w:szCs w:val="24"/>
              </w:rPr>
              <w:t>float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true/false</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True/False</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null</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None</w:t>
            </w:r>
          </w:p>
        </w:tc>
      </w:tr>
    </w:tbl>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内置的</w:t>
      </w:r>
      <w:r w:rsidRPr="002C1733">
        <w:rPr>
          <w:rStyle w:val="HTML"/>
          <w:rFonts w:ascii="Consolas" w:hAnsi="Consolas" w:cs="Consolas"/>
          <w:color w:val="70AD47" w:themeColor="accent6"/>
          <w:bdr w:val="single" w:sz="6" w:space="0" w:color="DDDDDD" w:frame="1"/>
          <w:shd w:val="clear" w:color="auto" w:fill="FAFAFA"/>
        </w:rPr>
        <w:t>json</w:t>
      </w:r>
      <w:r w:rsidRPr="002C1733">
        <w:rPr>
          <w:rFonts w:ascii="Helvetica" w:hAnsi="Helvetica" w:cs="Helvetica"/>
          <w:color w:val="70AD47" w:themeColor="accent6"/>
        </w:rPr>
        <w:t>模块提供了非常完善的</w:t>
      </w:r>
      <w:r w:rsidRPr="002C1733">
        <w:rPr>
          <w:rFonts w:ascii="Helvetica" w:hAnsi="Helvetica" w:cs="Helvetica"/>
          <w:color w:val="70AD47" w:themeColor="accent6"/>
        </w:rPr>
        <w:t>Python</w:t>
      </w:r>
      <w:r w:rsidRPr="002C1733">
        <w:rPr>
          <w:rFonts w:ascii="Helvetica" w:hAnsi="Helvetica" w:cs="Helvetica"/>
          <w:color w:val="70AD47" w:themeColor="accent6"/>
        </w:rPr>
        <w:t>对象到</w:t>
      </w:r>
      <w:r w:rsidRPr="002C1733">
        <w:rPr>
          <w:rFonts w:ascii="Helvetica" w:hAnsi="Helvetica" w:cs="Helvetica"/>
          <w:color w:val="70AD47" w:themeColor="accent6"/>
        </w:rPr>
        <w:t>JSON</w:t>
      </w:r>
      <w:r w:rsidRPr="002C1733">
        <w:rPr>
          <w:rFonts w:ascii="Helvetica" w:hAnsi="Helvetica" w:cs="Helvetica"/>
          <w:color w:val="70AD47" w:themeColor="accent6"/>
        </w:rPr>
        <w:t>格式的转换。</w:t>
      </w:r>
      <w:r w:rsidRPr="00B81727">
        <w:rPr>
          <w:rFonts w:ascii="Helvetica" w:hAnsi="Helvetica" w:cs="Helvetica"/>
        </w:rPr>
        <w:t>我们先看看如何把</w:t>
      </w:r>
      <w:r w:rsidRPr="00B81727">
        <w:rPr>
          <w:rFonts w:ascii="Helvetica" w:hAnsi="Helvetica" w:cs="Helvetica"/>
        </w:rPr>
        <w:t>Python</w:t>
      </w:r>
      <w:r w:rsidRPr="00B81727">
        <w:rPr>
          <w:rFonts w:ascii="Helvetica" w:hAnsi="Helvetica" w:cs="Helvetica"/>
        </w:rPr>
        <w:t>对象变成一个</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'{"age": 20, "score": 88, "name": "Bob"}'</w:t>
      </w:r>
    </w:p>
    <w:p w:rsidR="00B81727" w:rsidRPr="00B50E6E"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Style w:val="HTML"/>
          <w:rFonts w:ascii="Consolas" w:hAnsi="Consolas" w:cs="Consolas"/>
          <w:bdr w:val="single" w:sz="6" w:space="0" w:color="DDDDDD" w:frame="1"/>
          <w:shd w:val="clear" w:color="auto" w:fill="FAFAFA"/>
        </w:rPr>
        <w:lastRenderedPageBreak/>
        <w:t>dumps()</w:t>
      </w:r>
      <w:r w:rsidRPr="00B81727">
        <w:rPr>
          <w:rFonts w:ascii="Helvetica" w:hAnsi="Helvetica" w:cs="Helvetica"/>
        </w:rPr>
        <w:t>方法返回一个</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，内容就是标准的</w:t>
      </w:r>
      <w:r w:rsidRPr="00B81727">
        <w:rPr>
          <w:rFonts w:ascii="Helvetica" w:hAnsi="Helvetica" w:cs="Helvetica"/>
        </w:rPr>
        <w:t>JSON</w:t>
      </w:r>
      <w:r w:rsidRPr="00B81727">
        <w:rPr>
          <w:rFonts w:ascii="Helvetica" w:hAnsi="Helvetica" w:cs="Helvetica"/>
        </w:rPr>
        <w:t>。类似的，</w:t>
      </w:r>
      <w:r w:rsidRPr="00B50E6E">
        <w:rPr>
          <w:rStyle w:val="HTML"/>
          <w:rFonts w:ascii="Consolas" w:hAnsi="Consolas" w:cs="Consolas"/>
          <w:color w:val="70AD47" w:themeColor="accent6"/>
          <w:bdr w:val="single" w:sz="6" w:space="0" w:color="DDDDDD" w:frame="1"/>
          <w:shd w:val="clear" w:color="auto" w:fill="FAFAFA"/>
        </w:rPr>
        <w:t>dump()</w:t>
      </w:r>
      <w:r w:rsidRPr="00B50E6E">
        <w:rPr>
          <w:rFonts w:ascii="Helvetica" w:hAnsi="Helvetica" w:cs="Helvetica"/>
          <w:color w:val="70AD47" w:themeColor="accent6"/>
        </w:rPr>
        <w:t>方法可以直接把</w:t>
      </w:r>
      <w:r w:rsidRPr="00B50E6E">
        <w:rPr>
          <w:rFonts w:ascii="Helvetica" w:hAnsi="Helvetica" w:cs="Helvetica"/>
          <w:color w:val="70AD47" w:themeColor="accent6"/>
        </w:rPr>
        <w:t>JSON</w:t>
      </w:r>
      <w:r w:rsidRPr="00B50E6E">
        <w:rPr>
          <w:rFonts w:ascii="Helvetica" w:hAnsi="Helvetica" w:cs="Helvetica"/>
          <w:color w:val="70AD47" w:themeColor="accent6"/>
        </w:rPr>
        <w:t>写入一个</w:t>
      </w:r>
      <w:r w:rsidRPr="00B50E6E">
        <w:rPr>
          <w:rStyle w:val="HTML"/>
          <w:rFonts w:ascii="Consolas" w:hAnsi="Consolas" w:cs="Consolas"/>
          <w:color w:val="70AD47" w:themeColor="accent6"/>
          <w:bdr w:val="single" w:sz="6" w:space="0" w:color="DDDDDD" w:frame="1"/>
          <w:shd w:val="clear" w:color="auto" w:fill="FAFAFA"/>
        </w:rPr>
        <w:t>file-like Object</w:t>
      </w:r>
      <w:r w:rsidRPr="00B50E6E">
        <w:rPr>
          <w:rFonts w:ascii="Helvetica" w:hAnsi="Helvetica" w:cs="Helvetica"/>
          <w:color w:val="70AD47" w:themeColor="accent6"/>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要把</w:t>
      </w:r>
      <w:r w:rsidRPr="00B81727">
        <w:rPr>
          <w:rFonts w:ascii="Helvetica" w:hAnsi="Helvetica" w:cs="Helvetica"/>
        </w:rPr>
        <w:t>JSON</w:t>
      </w:r>
      <w:r w:rsidRPr="00B81727">
        <w:rPr>
          <w:rFonts w:ascii="Helvetica" w:hAnsi="Helvetica" w:cs="Helvetica"/>
        </w:rPr>
        <w:t>反序列化为</w:t>
      </w:r>
      <w:r w:rsidRPr="00B81727">
        <w:rPr>
          <w:rFonts w:ascii="Helvetica" w:hAnsi="Helvetica" w:cs="Helvetica"/>
        </w:rPr>
        <w:t>Python</w:t>
      </w:r>
      <w:r w:rsidRPr="00B81727">
        <w:rPr>
          <w:rFonts w:ascii="Helvetica" w:hAnsi="Helvetica" w:cs="Helvetica"/>
        </w:rPr>
        <w:t>对象，用</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或者对应的</w:t>
      </w:r>
      <w:r w:rsidRPr="00B81727">
        <w:rPr>
          <w:rStyle w:val="HTML"/>
          <w:rFonts w:ascii="Consolas" w:hAnsi="Consolas" w:cs="Consolas"/>
          <w:bdr w:val="single" w:sz="6" w:space="0" w:color="DDDDDD" w:frame="1"/>
          <w:shd w:val="clear" w:color="auto" w:fill="FAFAFA"/>
        </w:rPr>
        <w:t>load()</w:t>
      </w:r>
      <w:r w:rsidRPr="00B81727">
        <w:rPr>
          <w:rFonts w:ascii="Helvetica" w:hAnsi="Helvetica" w:cs="Helvetica"/>
        </w:rPr>
        <w:t>方法，前者把</w:t>
      </w:r>
      <w:r w:rsidRPr="00B81727">
        <w:rPr>
          <w:rFonts w:ascii="Helvetica" w:hAnsi="Helvetica" w:cs="Helvetica"/>
        </w:rPr>
        <w:t>JSON</w:t>
      </w:r>
      <w:r w:rsidRPr="00B81727">
        <w:rPr>
          <w:rFonts w:ascii="Helvetica" w:hAnsi="Helvetica" w:cs="Helvetica"/>
        </w:rPr>
        <w:t>的字符串反序列化，后者从</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中读取字符串并反序列化：</w:t>
      </w:r>
    </w:p>
    <w:p w:rsidR="00B81727" w:rsidRPr="00B81727" w:rsidRDefault="00B8172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1727">
        <w:rPr>
          <w:rStyle w:val="prompt"/>
        </w:rPr>
        <w:t xml:space="preserve">&gt;&gt;&gt; </w:t>
      </w:r>
      <w:r w:rsidRPr="00B81727">
        <w:rPr>
          <w:rStyle w:val="HTML"/>
        </w:rPr>
        <w:t xml:space="preserve">json_str = </w:t>
      </w:r>
      <w:r w:rsidRPr="00B81727">
        <w:rPr>
          <w:rStyle w:val="string"/>
        </w:rPr>
        <w:t>'{"age":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json.loads(json_str)</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由于</w:t>
      </w:r>
      <w:r w:rsidRPr="00B50E6E">
        <w:rPr>
          <w:rFonts w:ascii="Helvetica" w:hAnsi="Helvetica" w:cs="Helvetica"/>
          <w:color w:val="70AD47" w:themeColor="accent6"/>
        </w:rPr>
        <w:t>JSON</w:t>
      </w:r>
      <w:r w:rsidRPr="00B50E6E">
        <w:rPr>
          <w:rFonts w:ascii="Helvetica" w:hAnsi="Helvetica" w:cs="Helvetica"/>
          <w:color w:val="70AD47" w:themeColor="accent6"/>
        </w:rPr>
        <w:t>标准规定</w:t>
      </w:r>
      <w:r w:rsidRPr="00B50E6E">
        <w:rPr>
          <w:rFonts w:ascii="Helvetica" w:hAnsi="Helvetica" w:cs="Helvetica"/>
          <w:color w:val="70AD47" w:themeColor="accent6"/>
        </w:rPr>
        <w:t>JSON</w:t>
      </w:r>
      <w:r w:rsidRPr="00B50E6E">
        <w:rPr>
          <w:rFonts w:ascii="Helvetica" w:hAnsi="Helvetica" w:cs="Helvetica"/>
          <w:color w:val="70AD47" w:themeColor="accent6"/>
        </w:rPr>
        <w:t>编码是</w:t>
      </w:r>
      <w:r w:rsidRPr="00B50E6E">
        <w:rPr>
          <w:rFonts w:ascii="Helvetica" w:hAnsi="Helvetica" w:cs="Helvetica"/>
          <w:color w:val="70AD47" w:themeColor="accent6"/>
        </w:rPr>
        <w:t>UTF-8</w:t>
      </w:r>
      <w:r w:rsidRPr="00B81727">
        <w:rPr>
          <w:rFonts w:ascii="Helvetica" w:hAnsi="Helvetica" w:cs="Helvetica"/>
        </w:rPr>
        <w:t>，所以我们总是能正确地在</w:t>
      </w: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与</w:t>
      </w:r>
      <w:r w:rsidRPr="00B81727">
        <w:rPr>
          <w:rFonts w:ascii="Helvetica" w:hAnsi="Helvetica" w:cs="Helvetica"/>
        </w:rPr>
        <w:t>JSON</w:t>
      </w:r>
      <w:r w:rsidRPr="00B81727">
        <w:rPr>
          <w:rFonts w:ascii="Helvetica" w:hAnsi="Helvetica" w:cs="Helvetica"/>
        </w:rPr>
        <w:t>的字符串之间转换。</w:t>
      </w:r>
    </w:p>
    <w:p w:rsidR="00B81727" w:rsidRPr="00B81727" w:rsidRDefault="00B81727" w:rsidP="00E83F69">
      <w:pPr>
        <w:pStyle w:val="3"/>
        <w:shd w:val="clear" w:color="auto" w:fill="FFFFFF"/>
        <w:spacing w:before="375" w:after="225" w:line="360" w:lineRule="atLeast"/>
        <w:rPr>
          <w:rFonts w:ascii="Helvetica" w:hAnsi="Helvetica" w:cs="Helvetica"/>
          <w:b w:val="0"/>
          <w:bCs w:val="0"/>
          <w:sz w:val="24"/>
          <w:szCs w:val="24"/>
        </w:rPr>
      </w:pPr>
      <w:bookmarkStart w:id="186" w:name="_Toc454522419"/>
      <w:r w:rsidRPr="00B81727">
        <w:rPr>
          <w:rFonts w:ascii="Helvetica" w:hAnsi="Helvetica" w:cs="Helvetica"/>
          <w:b w:val="0"/>
          <w:bCs w:val="0"/>
          <w:sz w:val="24"/>
          <w:szCs w:val="24"/>
        </w:rPr>
        <w:t>JSON</w:t>
      </w:r>
      <w:r w:rsidRPr="00B81727">
        <w:rPr>
          <w:rFonts w:ascii="Helvetica" w:hAnsi="Helvetica" w:cs="Helvetica"/>
          <w:b w:val="0"/>
          <w:bCs w:val="0"/>
          <w:sz w:val="24"/>
          <w:szCs w:val="24"/>
        </w:rPr>
        <w:t>进阶</w:t>
      </w:r>
      <w:bookmarkEnd w:id="186"/>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对象可以直接序列化为</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，不过，很多时候，我们更喜欢用</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表示对象，比如定义</w:t>
      </w:r>
      <w:r w:rsidRPr="00B81727">
        <w:rPr>
          <w:rStyle w:val="HTML"/>
          <w:rFonts w:ascii="Consolas" w:hAnsi="Consolas" w:cs="Consolas"/>
          <w:bdr w:val="single" w:sz="6" w:space="0" w:color="DDDDDD" w:frame="1"/>
          <w:shd w:val="clear" w:color="auto" w:fill="FAFAFA"/>
        </w:rPr>
        <w:t>Student</w:t>
      </w:r>
      <w:r w:rsidRPr="00B50E6E">
        <w:rPr>
          <w:rFonts w:ascii="Helvetica" w:hAnsi="Helvetica" w:cs="Helvetica"/>
          <w:color w:val="70AD47" w:themeColor="accent6"/>
        </w:rPr>
        <w:t>类，然后序列化</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class</w:t>
      </w:r>
      <w:r w:rsidRPr="00B81727">
        <w:rPr>
          <w:rStyle w:val="class"/>
          <w:b/>
          <w:bCs/>
        </w:rPr>
        <w:t xml:space="preserve"> </w:t>
      </w:r>
      <w:r w:rsidRPr="00B81727">
        <w:rPr>
          <w:rStyle w:val="9"/>
          <w:b/>
          <w:bCs/>
        </w:rPr>
        <w:t>Student</w:t>
      </w:r>
      <w:r w:rsidRPr="00B81727">
        <w:rPr>
          <w:rStyle w:val="params"/>
          <w:b/>
          <w:bCs/>
        </w:rPr>
        <w:t>(object)</w:t>
      </w:r>
      <w:r w:rsidRPr="00B81727">
        <w:rPr>
          <w:rStyle w:val="class"/>
          <w:b/>
          <w:bCs/>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def</w:t>
      </w:r>
      <w:r w:rsidRPr="00B81727">
        <w:rPr>
          <w:rStyle w:val="function"/>
        </w:rPr>
        <w:t xml:space="preserve"> </w:t>
      </w:r>
      <w:r w:rsidRPr="00B81727">
        <w:rPr>
          <w:rStyle w:val="9"/>
          <w:b/>
          <w:bCs/>
        </w:rPr>
        <w:t>__init__</w:t>
      </w:r>
      <w:r w:rsidRPr="00B81727">
        <w:rPr>
          <w:rStyle w:val="params"/>
        </w:rPr>
        <w:t>(self, name, age, score)</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self.name = 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self.age = 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self.score = 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s = Student(</w:t>
      </w:r>
      <w:r w:rsidRPr="00B81727">
        <w:rPr>
          <w:rStyle w:val="string"/>
        </w:rPr>
        <w:t>'Bob'</w:t>
      </w:r>
      <w:r w:rsidRPr="00B81727">
        <w:rPr>
          <w:rStyle w:val="HTML"/>
        </w:rPr>
        <w:t xml:space="preserve">, </w:t>
      </w:r>
      <w:r w:rsidRPr="00B81727">
        <w:rPr>
          <w:rStyle w:val="number"/>
        </w:rPr>
        <w:t>20</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print(json.dumps(s))</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运行代码，毫不留情地得到一个</w:t>
      </w:r>
      <w:r w:rsidRPr="00B81727">
        <w:rPr>
          <w:rStyle w:val="HTML"/>
          <w:rFonts w:ascii="Consolas" w:hAnsi="Consolas" w:cs="Consolas"/>
          <w:bdr w:val="single" w:sz="6" w:space="0" w:color="DDDDDD" w:frame="1"/>
          <w:shd w:val="clear" w:color="auto" w:fill="FAFAFA"/>
        </w:rPr>
        <w:t>TypeError</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HTML"/>
        </w:rPr>
        <w:t xml:space="preserve">Traceback (most recent </w:t>
      </w:r>
      <w:r w:rsidRPr="00B81727">
        <w:rPr>
          <w:rStyle w:val="keyword"/>
          <w:b/>
          <w:bCs/>
        </w:rPr>
        <w:t>call</w:t>
      </w:r>
      <w:r w:rsidRPr="00B81727">
        <w:rPr>
          <w:rStyle w:val="operator"/>
        </w:rPr>
        <w:t xml:space="preserve"> </w:t>
      </w:r>
      <w:r w:rsidRPr="00B81727">
        <w:rPr>
          <w:rStyle w:val="keyword"/>
          <w:b/>
          <w:bCs/>
        </w:rPr>
        <w:t>last</w:t>
      </w:r>
      <w:r w:rsidRPr="00B81727">
        <w:rPr>
          <w:rStyle w:val="operator"/>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lastRenderedPageBreak/>
        <w:t xml:space="preserve">TypeError: &lt;__main__.Student object </w:t>
      </w:r>
      <w:r w:rsidRPr="00B81727">
        <w:rPr>
          <w:rStyle w:val="keyword"/>
          <w:b/>
          <w:bCs/>
        </w:rPr>
        <w:t>at</w:t>
      </w:r>
      <w:r w:rsidRPr="00B81727">
        <w:rPr>
          <w:rStyle w:val="operator"/>
        </w:rPr>
        <w:t xml:space="preserve"> </w:t>
      </w:r>
      <w:r w:rsidRPr="00B81727">
        <w:rPr>
          <w:rStyle w:val="number"/>
        </w:rPr>
        <w:t>0x10603cc50</w:t>
      </w:r>
      <w:r w:rsidRPr="00B81727">
        <w:rPr>
          <w:rStyle w:val="operator"/>
        </w:rPr>
        <w:t xml:space="preserve">&gt; </w:t>
      </w:r>
      <w:r w:rsidRPr="00B81727">
        <w:rPr>
          <w:rStyle w:val="keyword"/>
          <w:b/>
          <w:bCs/>
        </w:rPr>
        <w:t>is</w:t>
      </w:r>
      <w:r w:rsidRPr="00B81727">
        <w:rPr>
          <w:rStyle w:val="operator"/>
        </w:rPr>
        <w:t xml:space="preserve"> </w:t>
      </w:r>
      <w:r w:rsidRPr="00B81727">
        <w:rPr>
          <w:rStyle w:val="keyword"/>
          <w:b/>
          <w:bCs/>
        </w:rPr>
        <w:t>not</w:t>
      </w:r>
      <w:r w:rsidRPr="00B81727">
        <w:rPr>
          <w:rStyle w:val="operator"/>
        </w:rPr>
        <w:t xml:space="preserve"> JSON serializable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错误的原因是</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对象不是一个可序列化为</w:t>
      </w:r>
      <w:r w:rsidRPr="00B81727">
        <w:rPr>
          <w:rFonts w:ascii="Helvetica" w:hAnsi="Helvetica" w:cs="Helvetica"/>
        </w:rPr>
        <w:t>JSON</w:t>
      </w:r>
      <w:r w:rsidRPr="00B81727">
        <w:rPr>
          <w:rFonts w:ascii="Helvetica" w:hAnsi="Helvetica" w:cs="Helvetica"/>
        </w:rPr>
        <w:t>的对象。</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如果连</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的实例对象都无法序列化为</w:t>
      </w:r>
      <w:r w:rsidRPr="00B81727">
        <w:rPr>
          <w:rFonts w:ascii="Helvetica" w:hAnsi="Helvetica" w:cs="Helvetica"/>
        </w:rPr>
        <w:t>JSON</w:t>
      </w:r>
      <w:r w:rsidRPr="00B81727">
        <w:rPr>
          <w:rFonts w:ascii="Helvetica" w:hAnsi="Helvetica" w:cs="Helvetica"/>
        </w:rPr>
        <w:t>，这肯定不合理！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别急，我们仔细看看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方法的参数列表，可以发现，除了第一个必须的</w:t>
      </w:r>
      <w:r w:rsidRPr="00B81727">
        <w:rPr>
          <w:rStyle w:val="HTML"/>
          <w:rFonts w:ascii="Consolas" w:hAnsi="Consolas" w:cs="Consolas"/>
          <w:bdr w:val="single" w:sz="6" w:space="0" w:color="DDDDDD" w:frame="1"/>
          <w:shd w:val="clear" w:color="auto" w:fill="FAFAFA"/>
        </w:rPr>
        <w:t>obj</w:t>
      </w:r>
      <w:r w:rsidRPr="00B81727">
        <w:rPr>
          <w:rFonts w:ascii="Helvetica" w:hAnsi="Helvetica" w:cs="Helvetica"/>
        </w:rPr>
        <w:t>参数外，</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方法还提供了一大堆的可选参数：</w:t>
      </w:r>
    </w:p>
    <w:p w:rsidR="00B81727" w:rsidRPr="00B81727" w:rsidRDefault="00CC0581" w:rsidP="00B81727">
      <w:pPr>
        <w:pStyle w:val="a5"/>
        <w:shd w:val="clear" w:color="auto" w:fill="FFFFFF"/>
        <w:spacing w:before="225" w:beforeAutospacing="0" w:after="225" w:afterAutospacing="0" w:line="300" w:lineRule="atLeast"/>
        <w:rPr>
          <w:rFonts w:ascii="Helvetica" w:hAnsi="Helvetica" w:cs="Helvetica"/>
        </w:rPr>
      </w:pPr>
      <w:hyperlink r:id="rId68" w:anchor="json.dumps" w:tgtFrame="_blank" w:history="1">
        <w:r w:rsidR="00B81727" w:rsidRPr="00B81727">
          <w:rPr>
            <w:rStyle w:val="a6"/>
            <w:rFonts w:ascii="Helvetica" w:hAnsi="Helvetica" w:cs="Helvetica"/>
            <w:color w:val="auto"/>
          </w:rPr>
          <w:t>https://docs.python.org/3/library/json.html#json.dumps</w:t>
        </w:r>
      </w:hyperlink>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这些可选参数就是让我们来定制</w:t>
      </w:r>
      <w:r w:rsidRPr="00B81727">
        <w:rPr>
          <w:rFonts w:ascii="Helvetica" w:hAnsi="Helvetica" w:cs="Helvetica"/>
        </w:rPr>
        <w:t>JSON</w:t>
      </w:r>
      <w:r w:rsidRPr="00B81727">
        <w:rPr>
          <w:rFonts w:ascii="Helvetica" w:hAnsi="Helvetica" w:cs="Helvetica"/>
        </w:rPr>
        <w:t>序列化。前面的代码之所以无法把</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类实例序列化为</w:t>
      </w:r>
      <w:r w:rsidRPr="00B81727">
        <w:rPr>
          <w:rFonts w:ascii="Helvetica" w:hAnsi="Helvetica" w:cs="Helvetica"/>
        </w:rPr>
        <w:t>JSON</w:t>
      </w:r>
      <w:r w:rsidRPr="00B81727">
        <w:rPr>
          <w:rFonts w:ascii="Helvetica" w:hAnsi="Helvetica" w:cs="Helvetica"/>
        </w:rPr>
        <w:t>，是因为默认情况下，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方法不知道如何将</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实例变为一个</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对象。</w:t>
      </w:r>
    </w:p>
    <w:p w:rsidR="00B81727" w:rsidRPr="00720D9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可选参数</w:t>
      </w:r>
      <w:r w:rsidRPr="00B81727">
        <w:rPr>
          <w:rStyle w:val="HTML"/>
          <w:rFonts w:ascii="Consolas" w:hAnsi="Consolas" w:cs="Consolas"/>
          <w:bdr w:val="single" w:sz="6" w:space="0" w:color="DDDDDD" w:frame="1"/>
          <w:shd w:val="clear" w:color="auto" w:fill="FAFAFA"/>
        </w:rPr>
        <w:t>default</w:t>
      </w:r>
      <w:r w:rsidRPr="00B81727">
        <w:rPr>
          <w:rFonts w:ascii="Helvetica" w:hAnsi="Helvetica" w:cs="Helvetica"/>
        </w:rPr>
        <w:t>就是把任意一个对象变成一个可序列为</w:t>
      </w:r>
      <w:r w:rsidRPr="00B81727">
        <w:rPr>
          <w:rFonts w:ascii="Helvetica" w:hAnsi="Helvetica" w:cs="Helvetica"/>
        </w:rPr>
        <w:t>JSON</w:t>
      </w:r>
      <w:r w:rsidRPr="00B81727">
        <w:rPr>
          <w:rFonts w:ascii="Helvetica" w:hAnsi="Helvetica" w:cs="Helvetica"/>
        </w:rPr>
        <w:t>的对象，</w:t>
      </w:r>
      <w:r w:rsidRPr="00720D98">
        <w:rPr>
          <w:rFonts w:ascii="Helvetica" w:hAnsi="Helvetica" w:cs="Helvetica"/>
          <w:color w:val="70AD47" w:themeColor="accent6"/>
        </w:rPr>
        <w:t>我们只需要为</w:t>
      </w:r>
      <w:r w:rsidRPr="00720D98">
        <w:rPr>
          <w:rStyle w:val="HTML"/>
          <w:rFonts w:ascii="Consolas" w:hAnsi="Consolas" w:cs="Consolas"/>
          <w:color w:val="70AD47" w:themeColor="accent6"/>
          <w:bdr w:val="single" w:sz="6" w:space="0" w:color="DDDDDD" w:frame="1"/>
          <w:shd w:val="clear" w:color="auto" w:fill="FAFAFA"/>
        </w:rPr>
        <w:t>Student</w:t>
      </w:r>
      <w:r w:rsidRPr="00720D98">
        <w:rPr>
          <w:rFonts w:ascii="Helvetica" w:hAnsi="Helvetica" w:cs="Helvetica"/>
          <w:color w:val="70AD47" w:themeColor="accent6"/>
        </w:rPr>
        <w:t>专门写一个转换函数，再把函数传进去即可：</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student2dict</w:t>
      </w:r>
      <w:r w:rsidRPr="00B81727">
        <w:rPr>
          <w:rStyle w:val="params"/>
        </w:rPr>
        <w:t>(std)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return</w:t>
      </w:r>
      <w:r w:rsidRPr="00B81727">
        <w:rPr>
          <w:rStyle w:val="HTML"/>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'name'</w:t>
      </w:r>
      <w:r w:rsidRPr="00B81727">
        <w:rPr>
          <w:rStyle w:val="HTML"/>
        </w:rPr>
        <w:t>: std.name,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'age'</w:t>
      </w:r>
      <w:r w:rsidRPr="00B81727">
        <w:rPr>
          <w:rStyle w:val="HTML"/>
        </w:rPr>
        <w:t>: std.age,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'score'</w:t>
      </w:r>
      <w:r w:rsidRPr="00B81727">
        <w:rPr>
          <w:rStyle w:val="HTML"/>
        </w:rPr>
        <w:t>: std.score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这样，</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实例首先被</w:t>
      </w:r>
      <w:r w:rsidRPr="00B81727">
        <w:rPr>
          <w:rStyle w:val="HTML"/>
          <w:rFonts w:ascii="Consolas" w:hAnsi="Consolas" w:cs="Consolas"/>
          <w:bdr w:val="single" w:sz="6" w:space="0" w:color="DDDDDD" w:frame="1"/>
          <w:shd w:val="clear" w:color="auto" w:fill="FAFAFA"/>
        </w:rPr>
        <w:t>student2dict()</w:t>
      </w:r>
      <w:r w:rsidRPr="00B81727">
        <w:rPr>
          <w:rFonts w:ascii="Helvetica" w:hAnsi="Helvetica" w:cs="Helvetica"/>
        </w:rPr>
        <w:t>函数转换成</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，然后再被顺利序列化为</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&gt;&gt;&gt; </w:t>
      </w:r>
      <w:r w:rsidRPr="00B81727">
        <w:rPr>
          <w:rStyle w:val="keyword"/>
          <w:b/>
          <w:bCs/>
        </w:rPr>
        <w:t>print</w:t>
      </w:r>
      <w:r w:rsidRPr="00B81727">
        <w:rPr>
          <w:rStyle w:val="HTML"/>
        </w:rPr>
        <w:t xml:space="preserve">(json.dumps(s, </w:t>
      </w:r>
      <w:r w:rsidRPr="00B81727">
        <w:rPr>
          <w:rStyle w:val="keyword"/>
          <w:b/>
          <w:bCs/>
        </w:rPr>
        <w:t>default</w:t>
      </w:r>
      <w:r w:rsidRPr="00B81727">
        <w:rPr>
          <w:rStyle w:val="HTML"/>
        </w:rPr>
        <w:t>=student2dict))</w:t>
      </w:r>
    </w:p>
    <w:p w:rsidR="00B81727" w:rsidRPr="00B81727" w:rsidRDefault="00B8172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不过，下次如果遇到一个</w:t>
      </w:r>
      <w:r w:rsidRPr="00B81727">
        <w:rPr>
          <w:rStyle w:val="HTML"/>
          <w:rFonts w:ascii="Consolas" w:hAnsi="Consolas" w:cs="Consolas"/>
          <w:bdr w:val="single" w:sz="6" w:space="0" w:color="DDDDDD" w:frame="1"/>
          <w:shd w:val="clear" w:color="auto" w:fill="FAFAFA"/>
        </w:rPr>
        <w:t>Teacher</w:t>
      </w:r>
      <w:r w:rsidRPr="00B81727">
        <w:rPr>
          <w:rFonts w:ascii="Helvetica" w:hAnsi="Helvetica" w:cs="Helvetica"/>
        </w:rPr>
        <w:t>类的实例，照样无法序列化为</w:t>
      </w:r>
      <w:r w:rsidRPr="00B81727">
        <w:rPr>
          <w:rFonts w:ascii="Helvetica" w:hAnsi="Helvetica" w:cs="Helvetica"/>
        </w:rPr>
        <w:t>JSON</w:t>
      </w:r>
      <w:r w:rsidRPr="00B81727">
        <w:rPr>
          <w:rFonts w:ascii="Helvetica" w:hAnsi="Helvetica" w:cs="Helvetica"/>
        </w:rPr>
        <w:t>。我们可以偷个懒，把任意</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的实例变为</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print</w:t>
      </w:r>
      <w:r w:rsidRPr="00B81727">
        <w:rPr>
          <w:rStyle w:val="HTML"/>
        </w:rPr>
        <w:t xml:space="preserve">(json.dumps(s, </w:t>
      </w:r>
      <w:r w:rsidRPr="00B81727">
        <w:rPr>
          <w:rStyle w:val="keyword"/>
          <w:b/>
          <w:bCs/>
        </w:rPr>
        <w:t>default</w:t>
      </w:r>
      <w:r w:rsidRPr="00B81727">
        <w:rPr>
          <w:rStyle w:val="HTML"/>
        </w:rPr>
        <w:t>=lambda obj: obj.__dict__))</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因为通常</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的实例都有一个</w:t>
      </w:r>
      <w:r w:rsidRPr="00B81727">
        <w:rPr>
          <w:rStyle w:val="HTML"/>
          <w:rFonts w:ascii="Consolas" w:hAnsi="Consolas" w:cs="Consolas"/>
          <w:bdr w:val="single" w:sz="6" w:space="0" w:color="DDDDDD" w:frame="1"/>
          <w:shd w:val="clear" w:color="auto" w:fill="FAFAFA"/>
        </w:rPr>
        <w:t>__dict__</w:t>
      </w:r>
      <w:r w:rsidRPr="00B81727">
        <w:rPr>
          <w:rFonts w:ascii="Helvetica" w:hAnsi="Helvetica" w:cs="Helvetica"/>
        </w:rPr>
        <w:t>属性，它就是一个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，用来存储实例变量。也有少数例外，比如定义了</w:t>
      </w:r>
      <w:r w:rsidRPr="00B81727">
        <w:rPr>
          <w:rStyle w:val="HTML"/>
          <w:rFonts w:ascii="Consolas" w:hAnsi="Consolas" w:cs="Consolas"/>
          <w:bdr w:val="single" w:sz="6" w:space="0" w:color="DDDDDD" w:frame="1"/>
          <w:shd w:val="clear" w:color="auto" w:fill="FAFAFA"/>
        </w:rPr>
        <w:t>__slots__</w:t>
      </w:r>
      <w:r w:rsidRPr="00B81727">
        <w:rPr>
          <w:rFonts w:ascii="Helvetica" w:hAnsi="Helvetica" w:cs="Helvetica"/>
        </w:rPr>
        <w:t>的</w:t>
      </w:r>
      <w:r w:rsidRPr="00B81727">
        <w:rPr>
          <w:rFonts w:ascii="Helvetica" w:hAnsi="Helvetica" w:cs="Helvetica"/>
        </w:rPr>
        <w:t>class</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lastRenderedPageBreak/>
        <w:t>同样的道理，如果我们要把</w:t>
      </w:r>
      <w:r w:rsidRPr="00B81727">
        <w:rPr>
          <w:rFonts w:ascii="Helvetica" w:hAnsi="Helvetica" w:cs="Helvetica"/>
        </w:rPr>
        <w:t>JSON</w:t>
      </w:r>
      <w:r w:rsidRPr="00B81727">
        <w:rPr>
          <w:rFonts w:ascii="Helvetica" w:hAnsi="Helvetica" w:cs="Helvetica"/>
        </w:rPr>
        <w:t>反序列化为一个</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对象实例，</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方法首先转换出一个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对象，然后，我们传入的</w:t>
      </w:r>
      <w:r w:rsidRPr="00B81727">
        <w:rPr>
          <w:rStyle w:val="HTML"/>
          <w:rFonts w:ascii="Consolas" w:hAnsi="Consolas" w:cs="Consolas"/>
          <w:bdr w:val="single" w:sz="6" w:space="0" w:color="DDDDDD" w:frame="1"/>
          <w:shd w:val="clear" w:color="auto" w:fill="FAFAFA"/>
        </w:rPr>
        <w:t>object_hook</w:t>
      </w:r>
      <w:r w:rsidRPr="00B81727">
        <w:rPr>
          <w:rFonts w:ascii="Helvetica" w:hAnsi="Helvetica" w:cs="Helvetica"/>
        </w:rPr>
        <w:t>函数负责把</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转换为</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dict2student</w:t>
      </w:r>
      <w:r w:rsidRPr="00B81727">
        <w:rPr>
          <w:rStyle w:val="params"/>
        </w:rPr>
        <w: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return</w:t>
      </w:r>
      <w:r w:rsidRPr="00B81727">
        <w:rPr>
          <w:rStyle w:val="HTML"/>
        </w:rPr>
        <w:t xml:space="preserve"> Student(d[</w:t>
      </w:r>
      <w:r w:rsidRPr="00B81727">
        <w:rPr>
          <w:rStyle w:val="string"/>
        </w:rPr>
        <w:t>'name'</w:t>
      </w:r>
      <w:r w:rsidRPr="00B81727">
        <w:rPr>
          <w:rStyle w:val="HTML"/>
        </w:rPr>
        <w:t>], d[</w:t>
      </w:r>
      <w:r w:rsidRPr="00B81727">
        <w:rPr>
          <w:rStyle w:val="string"/>
        </w:rPr>
        <w:t>'age'</w:t>
      </w:r>
      <w:r w:rsidRPr="00B81727">
        <w:rPr>
          <w:rStyle w:val="HTML"/>
        </w:rPr>
        <w:t>], d[</w:t>
      </w:r>
      <w:r w:rsidRPr="00B81727">
        <w:rPr>
          <w:rStyle w:val="string"/>
        </w:rPr>
        <w:t>'score'</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运行结果如下：</w:t>
      </w:r>
    </w:p>
    <w:p w:rsidR="00B81727" w:rsidRPr="00B81727" w:rsidRDefault="00B81727"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B81727">
        <w:rPr>
          <w:rStyle w:val="HTML"/>
        </w:rPr>
        <w:t>&gt;&gt;&gt; json_str = '{"age":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&gt;&gt;&gt; print(json.loads(json_str, object_hook=dict2student))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tag"/>
        </w:rPr>
        <w:t>&lt;</w:t>
      </w:r>
      <w:r w:rsidRPr="00B81727">
        <w:rPr>
          <w:rStyle w:val="9"/>
        </w:rPr>
        <w:t>__main__.Student</w:t>
      </w:r>
      <w:r w:rsidRPr="00B81727">
        <w:rPr>
          <w:rStyle w:val="tag"/>
        </w:rPr>
        <w:t xml:space="preserve"> </w:t>
      </w:r>
      <w:r w:rsidRPr="00B81727">
        <w:rPr>
          <w:rStyle w:val="attribute"/>
        </w:rPr>
        <w:t>object</w:t>
      </w:r>
      <w:r w:rsidRPr="00B81727">
        <w:rPr>
          <w:rStyle w:val="tag"/>
        </w:rPr>
        <w:t xml:space="preserve"> </w:t>
      </w:r>
      <w:r w:rsidRPr="00B81727">
        <w:rPr>
          <w:rStyle w:val="attribute"/>
        </w:rPr>
        <w:t>at</w:t>
      </w:r>
      <w:r w:rsidRPr="00B81727">
        <w:rPr>
          <w:rStyle w:val="tag"/>
        </w:rPr>
        <w:t xml:space="preserve"> </w:t>
      </w:r>
      <w:r w:rsidRPr="00B81727">
        <w:rPr>
          <w:rStyle w:val="attribute"/>
        </w:rPr>
        <w:t>0x10cd3c190</w:t>
      </w:r>
      <w:r w:rsidRPr="00B81727">
        <w:rPr>
          <w:rStyle w:val="tag"/>
        </w:rPr>
        <w:t>&gt;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打印出的是反序列化的</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实例对象。</w:t>
      </w:r>
    </w:p>
    <w:p w:rsidR="00B81727" w:rsidRPr="00B81727" w:rsidRDefault="00B81727" w:rsidP="00E83F69">
      <w:pPr>
        <w:pStyle w:val="3"/>
        <w:shd w:val="clear" w:color="auto" w:fill="FFFFFF"/>
        <w:spacing w:before="375" w:after="225" w:line="360" w:lineRule="atLeast"/>
        <w:rPr>
          <w:rFonts w:ascii="Helvetica" w:hAnsi="Helvetica" w:cs="Helvetica"/>
          <w:b w:val="0"/>
          <w:bCs w:val="0"/>
          <w:sz w:val="24"/>
          <w:szCs w:val="24"/>
        </w:rPr>
      </w:pPr>
      <w:bookmarkStart w:id="187" w:name="_Toc454522420"/>
      <w:r w:rsidRPr="00B81727">
        <w:rPr>
          <w:rFonts w:ascii="Helvetica" w:hAnsi="Helvetica" w:cs="Helvetica"/>
          <w:b w:val="0"/>
          <w:bCs w:val="0"/>
          <w:sz w:val="24"/>
          <w:szCs w:val="24"/>
        </w:rPr>
        <w:t>小结</w:t>
      </w:r>
      <w:bookmarkEnd w:id="187"/>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语言特定的序列化模块是</w:t>
      </w:r>
      <w:r w:rsidRPr="00B81727">
        <w:rPr>
          <w:rStyle w:val="HTML"/>
          <w:rFonts w:ascii="Consolas" w:hAnsi="Consolas" w:cs="Consolas"/>
          <w:bdr w:val="single" w:sz="6" w:space="0" w:color="DDDDDD" w:frame="1"/>
          <w:shd w:val="clear" w:color="auto" w:fill="FAFAFA"/>
        </w:rPr>
        <w:t>pickle</w:t>
      </w:r>
      <w:r w:rsidRPr="00B81727">
        <w:rPr>
          <w:rFonts w:ascii="Helvetica" w:hAnsi="Helvetica" w:cs="Helvetica"/>
        </w:rPr>
        <w:t>，但如果要把序列化搞得更通用、更符合</w:t>
      </w:r>
      <w:r w:rsidRPr="00B81727">
        <w:rPr>
          <w:rFonts w:ascii="Helvetica" w:hAnsi="Helvetica" w:cs="Helvetica"/>
        </w:rPr>
        <w:t>Web</w:t>
      </w:r>
      <w:r w:rsidRPr="00B81727">
        <w:rPr>
          <w:rFonts w:ascii="Helvetica" w:hAnsi="Helvetica" w:cs="Helvetica"/>
        </w:rPr>
        <w:t>标准，就可以使用</w:t>
      </w:r>
      <w:r w:rsidRPr="00B81727">
        <w:rPr>
          <w:rStyle w:val="HTML"/>
          <w:rFonts w:ascii="Consolas" w:hAnsi="Consolas" w:cs="Consolas"/>
          <w:bdr w:val="single" w:sz="6" w:space="0" w:color="DDDDDD" w:frame="1"/>
          <w:shd w:val="clear" w:color="auto" w:fill="FAFAFA"/>
        </w:rPr>
        <w:t>json</w:t>
      </w:r>
      <w:r w:rsidRPr="00B81727">
        <w:rPr>
          <w:rFonts w:ascii="Helvetica" w:hAnsi="Helvetica" w:cs="Helvetica"/>
        </w:rPr>
        <w:t>模块。</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163372">
        <w:rPr>
          <w:rStyle w:val="HTML"/>
          <w:rFonts w:ascii="Consolas" w:hAnsi="Consolas" w:cs="Consolas"/>
          <w:color w:val="70AD47" w:themeColor="accent6"/>
          <w:bdr w:val="single" w:sz="6" w:space="0" w:color="DDDDDD" w:frame="1"/>
          <w:shd w:val="clear" w:color="auto" w:fill="FAFAFA"/>
        </w:rPr>
        <w:t>json</w:t>
      </w:r>
      <w:r w:rsidRPr="00163372">
        <w:rPr>
          <w:rFonts w:ascii="Helvetica" w:hAnsi="Helvetica" w:cs="Helvetica"/>
          <w:color w:val="70AD47" w:themeColor="accent6"/>
        </w:rPr>
        <w:t>模块的</w:t>
      </w:r>
      <w:r w:rsidRPr="00163372">
        <w:rPr>
          <w:rStyle w:val="HTML"/>
          <w:rFonts w:ascii="Consolas" w:hAnsi="Consolas" w:cs="Consolas"/>
          <w:color w:val="70AD47" w:themeColor="accent6"/>
          <w:bdr w:val="single" w:sz="6" w:space="0" w:color="DDDDDD" w:frame="1"/>
          <w:shd w:val="clear" w:color="auto" w:fill="FAFAFA"/>
        </w:rPr>
        <w:t>dumps()</w:t>
      </w:r>
      <w:r w:rsidRPr="00163372">
        <w:rPr>
          <w:rFonts w:ascii="Helvetica" w:hAnsi="Helvetica" w:cs="Helvetica"/>
          <w:color w:val="70AD47" w:themeColor="accent6"/>
        </w:rPr>
        <w:t>和</w:t>
      </w:r>
      <w:r w:rsidRPr="00163372">
        <w:rPr>
          <w:rStyle w:val="HTML"/>
          <w:rFonts w:ascii="Consolas" w:hAnsi="Consolas" w:cs="Consolas"/>
          <w:color w:val="70AD47" w:themeColor="accent6"/>
          <w:bdr w:val="single" w:sz="6" w:space="0" w:color="DDDDDD" w:frame="1"/>
          <w:shd w:val="clear" w:color="auto" w:fill="FAFAFA"/>
        </w:rPr>
        <w:t>loads()</w:t>
      </w:r>
      <w:r w:rsidRPr="00163372">
        <w:rPr>
          <w:rFonts w:ascii="Helvetica" w:hAnsi="Helvetica" w:cs="Helvetica"/>
          <w:color w:val="70AD47" w:themeColor="accent6"/>
        </w:rPr>
        <w:t>函数是定义得非常好的接口的典范。</w:t>
      </w:r>
      <w:r w:rsidRPr="00B81727">
        <w:rPr>
          <w:rFonts w:ascii="Helvetica" w:hAnsi="Helvetica" w:cs="Helvetica"/>
        </w:rPr>
        <w:t>当我们使用时，只需要传入一个必须的参数。但是，当默认的序列化或反序列机制不满足我们的要求时，我们又可以传入更多的参数来定制序列化或反序列化的规则，既做到了接口简单易用，又做到了充分的扩展性和灵活性。</w:t>
      </w:r>
    </w:p>
    <w:p w:rsidR="00B81727" w:rsidRDefault="00B81727" w:rsidP="00B81727"/>
    <w:p w:rsidR="00FA777E" w:rsidRDefault="00FA777E" w:rsidP="00B81727"/>
    <w:p w:rsidR="00FA777E" w:rsidRDefault="00FA777E" w:rsidP="00E83F69">
      <w:pPr>
        <w:pStyle w:val="2"/>
        <w:rPr>
          <w:sz w:val="24"/>
        </w:rPr>
      </w:pPr>
      <w:bookmarkStart w:id="188" w:name="_Toc454522421"/>
      <w:r w:rsidRPr="00FA777E">
        <w:rPr>
          <w:sz w:val="24"/>
        </w:rPr>
        <w:t>第</w:t>
      </w:r>
      <w:r w:rsidRPr="00FA777E">
        <w:rPr>
          <w:rFonts w:hint="eastAsia"/>
          <w:sz w:val="24"/>
        </w:rPr>
        <w:t>54</w:t>
      </w:r>
      <w:r w:rsidRPr="00FA777E">
        <w:rPr>
          <w:rFonts w:hint="eastAsia"/>
          <w:sz w:val="24"/>
        </w:rPr>
        <w:t>课</w:t>
      </w:r>
      <w:r w:rsidRPr="00FA777E">
        <w:rPr>
          <w:rFonts w:hint="eastAsia"/>
          <w:sz w:val="24"/>
        </w:rPr>
        <w:t xml:space="preserve"> </w:t>
      </w:r>
      <w:r w:rsidRPr="00FA777E">
        <w:rPr>
          <w:rFonts w:hint="eastAsia"/>
          <w:sz w:val="24"/>
        </w:rPr>
        <w:t>进程和</w:t>
      </w:r>
      <w:r w:rsidR="004A1DFD">
        <w:rPr>
          <w:rFonts w:hint="eastAsia"/>
          <w:sz w:val="24"/>
        </w:rPr>
        <w:t>线程</w:t>
      </w:r>
      <w:bookmarkEnd w:id="188"/>
    </w:p>
    <w:p w:rsidR="00FA777E" w:rsidRPr="00FA777E" w:rsidRDefault="00FA777E" w:rsidP="00FA777E">
      <w:pPr>
        <w:pStyle w:val="a5"/>
        <w:shd w:val="clear" w:color="auto" w:fill="FFFFFF"/>
        <w:spacing w:before="0" w:beforeAutospacing="0" w:after="225" w:afterAutospacing="0" w:line="300" w:lineRule="atLeast"/>
        <w:rPr>
          <w:rFonts w:ascii="Helvetica" w:hAnsi="Helvetica" w:cs="Helvetica"/>
        </w:rPr>
      </w:pPr>
      <w:r w:rsidRPr="00FA777E">
        <w:rPr>
          <w:rFonts w:ascii="Helvetica" w:hAnsi="Helvetica" w:cs="Helvetica"/>
        </w:rPr>
        <w:t>很多同学都听说过，现代操作系统比如</w:t>
      </w:r>
      <w:r w:rsidRPr="00FA777E">
        <w:rPr>
          <w:rFonts w:ascii="Helvetica" w:hAnsi="Helvetica" w:cs="Helvetica"/>
        </w:rPr>
        <w:t>Mac OS X</w:t>
      </w:r>
      <w:r w:rsidRPr="00FA777E">
        <w:rPr>
          <w:rFonts w:ascii="Helvetica" w:hAnsi="Helvetica" w:cs="Helvetica"/>
        </w:rPr>
        <w:t>，</w:t>
      </w:r>
      <w:r w:rsidRPr="00FA777E">
        <w:rPr>
          <w:rFonts w:ascii="Helvetica" w:hAnsi="Helvetica" w:cs="Helvetica"/>
        </w:rPr>
        <w:t>UNIX</w:t>
      </w:r>
      <w:r w:rsidRPr="00FA777E">
        <w:rPr>
          <w:rFonts w:ascii="Helvetica" w:hAnsi="Helvetica" w:cs="Helvetica"/>
        </w:rPr>
        <w:t>，</w:t>
      </w:r>
      <w:r w:rsidRPr="00FA777E">
        <w:rPr>
          <w:rFonts w:ascii="Helvetica" w:hAnsi="Helvetica" w:cs="Helvetica"/>
        </w:rPr>
        <w:t>Linux</w:t>
      </w:r>
      <w:r w:rsidRPr="00FA777E">
        <w:rPr>
          <w:rFonts w:ascii="Helvetica" w:hAnsi="Helvetica" w:cs="Helvetica"/>
        </w:rPr>
        <w:t>，</w:t>
      </w:r>
      <w:r w:rsidRPr="00FA777E">
        <w:rPr>
          <w:rFonts w:ascii="Helvetica" w:hAnsi="Helvetica" w:cs="Helvetica"/>
        </w:rPr>
        <w:t>Windows</w:t>
      </w:r>
      <w:r w:rsidRPr="00FA777E">
        <w:rPr>
          <w:rFonts w:ascii="Helvetica" w:hAnsi="Helvetica" w:cs="Helvetica"/>
        </w:rPr>
        <w:t>等，都是支持</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的操作系统。</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什么叫</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呢？简单地说，就是操作系统可以同时运行多个任务。打个比方，你一边在用浏览器上网，一边在听</w:t>
      </w:r>
      <w:r w:rsidRPr="00FA777E">
        <w:rPr>
          <w:rFonts w:ascii="Helvetica" w:hAnsi="Helvetica" w:cs="Helvetica"/>
        </w:rPr>
        <w:t>MP3</w:t>
      </w:r>
      <w:r w:rsidRPr="00FA777E">
        <w:rPr>
          <w:rFonts w:ascii="Helvetica" w:hAnsi="Helvetica" w:cs="Helvetica"/>
        </w:rPr>
        <w:t>，一边在用</w:t>
      </w:r>
      <w:r w:rsidRPr="00FA777E">
        <w:rPr>
          <w:rFonts w:ascii="Helvetica" w:hAnsi="Helvetica" w:cs="Helvetica"/>
        </w:rPr>
        <w:t>Word</w:t>
      </w:r>
      <w:r w:rsidRPr="00FA777E">
        <w:rPr>
          <w:rFonts w:ascii="Helvetica" w:hAnsi="Helvetica" w:cs="Helvetica"/>
        </w:rPr>
        <w:t>赶作业，这就是多任务，至少同时有</w:t>
      </w:r>
      <w:r w:rsidRPr="00FA777E">
        <w:rPr>
          <w:rFonts w:ascii="Helvetica" w:hAnsi="Helvetica" w:cs="Helvetica"/>
        </w:rPr>
        <w:t>3</w:t>
      </w:r>
      <w:r w:rsidRPr="00FA777E">
        <w:rPr>
          <w:rFonts w:ascii="Helvetica" w:hAnsi="Helvetica" w:cs="Helvetica"/>
        </w:rPr>
        <w:t>个任务正在运行。还有很多任务悄悄地在后台同时运行着，只是桌面上没有显示而已。</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现在，多核</w:t>
      </w:r>
      <w:r w:rsidRPr="00FA777E">
        <w:rPr>
          <w:rFonts w:ascii="Helvetica" w:hAnsi="Helvetica" w:cs="Helvetica"/>
        </w:rPr>
        <w:t>CPU</w:t>
      </w:r>
      <w:r w:rsidRPr="00FA777E">
        <w:rPr>
          <w:rFonts w:ascii="Helvetica" w:hAnsi="Helvetica" w:cs="Helvetica"/>
        </w:rPr>
        <w:t>已经非常普及了，但是，</w:t>
      </w:r>
      <w:r w:rsidRPr="002E631C">
        <w:rPr>
          <w:rFonts w:ascii="Helvetica" w:hAnsi="Helvetica" w:cs="Helvetica"/>
          <w:color w:val="70AD47" w:themeColor="accent6"/>
        </w:rPr>
        <w:t>即使过去的单核</w:t>
      </w:r>
      <w:r w:rsidRPr="002E631C">
        <w:rPr>
          <w:rFonts w:ascii="Helvetica" w:hAnsi="Helvetica" w:cs="Helvetica"/>
          <w:color w:val="70AD47" w:themeColor="accent6"/>
        </w:rPr>
        <w:t>CPU</w:t>
      </w:r>
      <w:r w:rsidRPr="002E631C">
        <w:rPr>
          <w:rFonts w:ascii="Helvetica" w:hAnsi="Helvetica" w:cs="Helvetica"/>
          <w:color w:val="70AD47" w:themeColor="accent6"/>
        </w:rPr>
        <w:t>，也可以执行多任务。由于</w:t>
      </w:r>
      <w:r w:rsidRPr="002E631C">
        <w:rPr>
          <w:rFonts w:ascii="Helvetica" w:hAnsi="Helvetica" w:cs="Helvetica"/>
          <w:color w:val="70AD47" w:themeColor="accent6"/>
        </w:rPr>
        <w:t>CPU</w:t>
      </w:r>
      <w:r w:rsidRPr="002E631C">
        <w:rPr>
          <w:rFonts w:ascii="Helvetica" w:hAnsi="Helvetica" w:cs="Helvetica"/>
          <w:color w:val="70AD47" w:themeColor="accent6"/>
        </w:rPr>
        <w:t>执行代码都是顺序执行的</w:t>
      </w:r>
      <w:r w:rsidRPr="00FA777E">
        <w:rPr>
          <w:rFonts w:ascii="Helvetica" w:hAnsi="Helvetica" w:cs="Helvetica"/>
        </w:rPr>
        <w:t>，那么，单核</w:t>
      </w:r>
      <w:r w:rsidRPr="00FA777E">
        <w:rPr>
          <w:rFonts w:ascii="Helvetica" w:hAnsi="Helvetica" w:cs="Helvetica"/>
        </w:rPr>
        <w:t>CPU</w:t>
      </w:r>
      <w:r w:rsidRPr="00FA777E">
        <w:rPr>
          <w:rFonts w:ascii="Helvetica" w:hAnsi="Helvetica" w:cs="Helvetica"/>
        </w:rPr>
        <w:t>是怎么执行多任务的呢？</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lastRenderedPageBreak/>
        <w:t>答案就是操作系统轮流让各个任务交替执行</w:t>
      </w:r>
      <w:r w:rsidRPr="00FA777E">
        <w:rPr>
          <w:rFonts w:ascii="Helvetica" w:hAnsi="Helvetica" w:cs="Helvetica"/>
        </w:rPr>
        <w:t>，任务</w:t>
      </w:r>
      <w:r w:rsidRPr="00FA777E">
        <w:rPr>
          <w:rFonts w:ascii="Helvetica" w:hAnsi="Helvetica" w:cs="Helvetica"/>
        </w:rPr>
        <w:t>1</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秒，切换到任务</w:t>
      </w:r>
      <w:r w:rsidRPr="00FA777E">
        <w:rPr>
          <w:rFonts w:ascii="Helvetica" w:hAnsi="Helvetica" w:cs="Helvetica"/>
        </w:rPr>
        <w:t>2</w:t>
      </w:r>
      <w:r w:rsidRPr="00FA777E">
        <w:rPr>
          <w:rFonts w:ascii="Helvetica" w:hAnsi="Helvetica" w:cs="Helvetica"/>
        </w:rPr>
        <w:t>，任务</w:t>
      </w:r>
      <w:r w:rsidRPr="00FA777E">
        <w:rPr>
          <w:rFonts w:ascii="Helvetica" w:hAnsi="Helvetica" w:cs="Helvetica"/>
        </w:rPr>
        <w:t>2</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秒，再切换到任务</w:t>
      </w:r>
      <w:r w:rsidRPr="00FA777E">
        <w:rPr>
          <w:rFonts w:ascii="Helvetica" w:hAnsi="Helvetica" w:cs="Helvetica"/>
        </w:rPr>
        <w:t>3</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w:t>
      </w:r>
      <w:r w:rsidRPr="00FA777E">
        <w:rPr>
          <w:rFonts w:ascii="Helvetica" w:hAnsi="Helvetica" w:cs="Helvetica"/>
        </w:rPr>
        <w:t>……</w:t>
      </w:r>
      <w:r w:rsidRPr="00FA777E">
        <w:rPr>
          <w:rFonts w:ascii="Helvetica" w:hAnsi="Helvetica" w:cs="Helvetica"/>
        </w:rPr>
        <w:t>这样反复执行下去。表面上看，每个任务都是交替执行的，但是，由于</w:t>
      </w:r>
      <w:r w:rsidRPr="00FA777E">
        <w:rPr>
          <w:rFonts w:ascii="Helvetica" w:hAnsi="Helvetica" w:cs="Helvetica"/>
        </w:rPr>
        <w:t>CPU</w:t>
      </w:r>
      <w:r w:rsidRPr="00FA777E">
        <w:rPr>
          <w:rFonts w:ascii="Helvetica" w:hAnsi="Helvetica" w:cs="Helvetica"/>
        </w:rPr>
        <w:t>的执行速度实在是太快了，我们感觉就像所有任务都在同时执行一样。</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真正的并行执行多任务只能在多核</w:t>
      </w:r>
      <w:r w:rsidRPr="00BB362F">
        <w:rPr>
          <w:rFonts w:ascii="Helvetica" w:hAnsi="Helvetica" w:cs="Helvetica"/>
          <w:color w:val="70AD47" w:themeColor="accent6"/>
        </w:rPr>
        <w:t>CPU</w:t>
      </w:r>
      <w:r w:rsidRPr="00BB362F">
        <w:rPr>
          <w:rFonts w:ascii="Helvetica" w:hAnsi="Helvetica" w:cs="Helvetica"/>
          <w:color w:val="70AD47" w:themeColor="accent6"/>
        </w:rPr>
        <w:t>上实现</w:t>
      </w:r>
      <w:r w:rsidRPr="00FA777E">
        <w:rPr>
          <w:rFonts w:ascii="Helvetica" w:hAnsi="Helvetica" w:cs="Helvetica"/>
        </w:rPr>
        <w:t>，但是，由于任务数量远远多于</w:t>
      </w:r>
      <w:r w:rsidRPr="00FA777E">
        <w:rPr>
          <w:rFonts w:ascii="Helvetica" w:hAnsi="Helvetica" w:cs="Helvetica"/>
        </w:rPr>
        <w:t>CPU</w:t>
      </w:r>
      <w:r w:rsidRPr="00FA777E">
        <w:rPr>
          <w:rFonts w:ascii="Helvetica" w:hAnsi="Helvetica" w:cs="Helvetica"/>
        </w:rPr>
        <w:t>的核心数量，所以，操作系统也会自动把很多任务轮流调度到每个核心上执行。</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对于操作系统来说，一个任务就是一个进程（</w:t>
      </w:r>
      <w:r w:rsidRPr="00BB362F">
        <w:rPr>
          <w:rFonts w:ascii="Helvetica" w:hAnsi="Helvetica" w:cs="Helvetica"/>
          <w:color w:val="70AD47" w:themeColor="accent6"/>
        </w:rPr>
        <w:t>Process</w:t>
      </w:r>
      <w:r w:rsidRPr="00BB362F">
        <w:rPr>
          <w:rFonts w:ascii="Helvetica" w:hAnsi="Helvetica" w:cs="Helvetica"/>
          <w:color w:val="70AD47" w:themeColor="accent6"/>
        </w:rPr>
        <w:t>）</w:t>
      </w:r>
      <w:r w:rsidRPr="00FA777E">
        <w:rPr>
          <w:rFonts w:ascii="Helvetica" w:hAnsi="Helvetica" w:cs="Helvetica"/>
        </w:rPr>
        <w:t>，比如打开一个浏览器就是启动一个浏览器进程，打开一个记事本就启动了一个记事本进程，打开两个记事本就启动了两个记事本进程，打开一个</w:t>
      </w:r>
      <w:r w:rsidRPr="00FA777E">
        <w:rPr>
          <w:rFonts w:ascii="Helvetica" w:hAnsi="Helvetica" w:cs="Helvetica"/>
        </w:rPr>
        <w:t>Word</w:t>
      </w:r>
      <w:r w:rsidRPr="00FA777E">
        <w:rPr>
          <w:rFonts w:ascii="Helvetica" w:hAnsi="Helvetica" w:cs="Helvetica"/>
        </w:rPr>
        <w:t>就启动了一个</w:t>
      </w:r>
      <w:r w:rsidRPr="00FA777E">
        <w:rPr>
          <w:rFonts w:ascii="Helvetica" w:hAnsi="Helvetica" w:cs="Helvetica"/>
        </w:rPr>
        <w:t>Word</w:t>
      </w:r>
      <w:r w:rsidRPr="00FA777E">
        <w:rPr>
          <w:rFonts w:ascii="Helvetica" w:hAnsi="Helvetica" w:cs="Helvetica"/>
        </w:rPr>
        <w:t>进程。</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有些进程还不止同时干一件事，比如</w:t>
      </w:r>
      <w:r w:rsidRPr="00FA777E">
        <w:rPr>
          <w:rFonts w:ascii="Helvetica" w:hAnsi="Helvetica" w:cs="Helvetica"/>
        </w:rPr>
        <w:t>Word</w:t>
      </w:r>
      <w:r w:rsidRPr="00FA777E">
        <w:rPr>
          <w:rFonts w:ascii="Helvetica" w:hAnsi="Helvetica" w:cs="Helvetica"/>
        </w:rPr>
        <w:t>，它可以同时进行打字、拼写检查、打印等事情。在一个进程内部，要同时干多件事，就需要同时运行多个</w:t>
      </w:r>
      <w:r w:rsidRPr="00FA777E">
        <w:rPr>
          <w:rFonts w:ascii="Helvetica" w:hAnsi="Helvetica" w:cs="Helvetica"/>
        </w:rPr>
        <w:t>“</w:t>
      </w:r>
      <w:r w:rsidRPr="00FA777E">
        <w:rPr>
          <w:rFonts w:ascii="Helvetica" w:hAnsi="Helvetica" w:cs="Helvetica"/>
        </w:rPr>
        <w:t>子任务</w:t>
      </w:r>
      <w:r w:rsidRPr="00FA777E">
        <w:rPr>
          <w:rFonts w:ascii="Helvetica" w:hAnsi="Helvetica" w:cs="Helvetica"/>
        </w:rPr>
        <w:t>”</w:t>
      </w:r>
      <w:r w:rsidRPr="00FA777E">
        <w:rPr>
          <w:rFonts w:ascii="Helvetica" w:hAnsi="Helvetica" w:cs="Helvetica"/>
        </w:rPr>
        <w:t>，我们把进</w:t>
      </w:r>
      <w:r w:rsidRPr="00BB362F">
        <w:rPr>
          <w:rFonts w:ascii="Helvetica" w:hAnsi="Helvetica" w:cs="Helvetica"/>
          <w:color w:val="70AD47" w:themeColor="accent6"/>
        </w:rPr>
        <w:t>程内的这些</w:t>
      </w:r>
      <w:r w:rsidRPr="00BB362F">
        <w:rPr>
          <w:rFonts w:ascii="Helvetica" w:hAnsi="Helvetica" w:cs="Helvetica"/>
          <w:color w:val="70AD47" w:themeColor="accent6"/>
        </w:rPr>
        <w:t>“</w:t>
      </w:r>
      <w:r w:rsidRPr="00BB362F">
        <w:rPr>
          <w:rFonts w:ascii="Helvetica" w:hAnsi="Helvetica" w:cs="Helvetica"/>
          <w:color w:val="70AD47" w:themeColor="accent6"/>
        </w:rPr>
        <w:t>子任务</w:t>
      </w:r>
      <w:r w:rsidRPr="00BB362F">
        <w:rPr>
          <w:rFonts w:ascii="Helvetica" w:hAnsi="Helvetica" w:cs="Helvetica"/>
          <w:color w:val="70AD47" w:themeColor="accent6"/>
        </w:rPr>
        <w:t>”</w:t>
      </w:r>
      <w:r w:rsidRPr="00BB362F">
        <w:rPr>
          <w:rFonts w:ascii="Helvetica" w:hAnsi="Helvetica" w:cs="Helvetica"/>
          <w:color w:val="70AD47" w:themeColor="accent6"/>
        </w:rPr>
        <w:t>称为线程（</w:t>
      </w:r>
      <w:r w:rsidRPr="00BB362F">
        <w:rPr>
          <w:rFonts w:ascii="Helvetica" w:hAnsi="Helvetica" w:cs="Helvetica"/>
          <w:color w:val="70AD47" w:themeColor="accent6"/>
        </w:rPr>
        <w:t>Thread</w:t>
      </w:r>
      <w:r w:rsidRPr="00FA777E">
        <w:rPr>
          <w:rFonts w:ascii="Helvetica" w:hAnsi="Helvetica" w:cs="Helvetica"/>
        </w:rPr>
        <w:t>）。</w:t>
      </w:r>
    </w:p>
    <w:p w:rsidR="00FA777E" w:rsidRPr="00BB362F"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FA777E">
        <w:rPr>
          <w:rFonts w:ascii="Helvetica" w:hAnsi="Helvetica" w:cs="Helvetica"/>
        </w:rPr>
        <w:t>由于每个进程至少要干一件事，所以，</w:t>
      </w:r>
      <w:r w:rsidRPr="00BB362F">
        <w:rPr>
          <w:rFonts w:ascii="Helvetica" w:hAnsi="Helvetica" w:cs="Helvetica"/>
          <w:color w:val="70AD47" w:themeColor="accent6"/>
        </w:rPr>
        <w:t>一个进程至少有一个线程</w:t>
      </w:r>
      <w:r w:rsidRPr="00FA777E">
        <w:rPr>
          <w:rFonts w:ascii="Helvetica" w:hAnsi="Helvetica" w:cs="Helvetica"/>
        </w:rPr>
        <w:t>。当然，像</w:t>
      </w:r>
      <w:r w:rsidRPr="00FA777E">
        <w:rPr>
          <w:rFonts w:ascii="Helvetica" w:hAnsi="Helvetica" w:cs="Helvetica"/>
        </w:rPr>
        <w:t>Word</w:t>
      </w:r>
      <w:r w:rsidRPr="00FA777E">
        <w:rPr>
          <w:rFonts w:ascii="Helvetica" w:hAnsi="Helvetica" w:cs="Helvetica"/>
        </w:rPr>
        <w:t>这种复杂的进程可以有多个线程，多个线程可以同时执行，</w:t>
      </w:r>
      <w:r w:rsidRPr="00BB362F">
        <w:rPr>
          <w:rFonts w:ascii="Helvetica" w:hAnsi="Helvetica" w:cs="Helvetica"/>
          <w:color w:val="70AD47" w:themeColor="accent6"/>
        </w:rPr>
        <w:t>多线程的执行方式和多进程是一样的，也是由操作系统在多个线程之间快速切换，让每个线程都短暂地交替运行，看起来就像同时执行一样。当然，真正地同时执行多线程需要多核</w:t>
      </w:r>
      <w:r w:rsidRPr="00BB362F">
        <w:rPr>
          <w:rFonts w:ascii="Helvetica" w:hAnsi="Helvetica" w:cs="Helvetica"/>
          <w:color w:val="70AD47" w:themeColor="accent6"/>
        </w:rPr>
        <w:t>CPU</w:t>
      </w:r>
      <w:r w:rsidRPr="00BB362F">
        <w:rPr>
          <w:rFonts w:ascii="Helvetica" w:hAnsi="Helvetica" w:cs="Helvetica"/>
          <w:color w:val="70AD47" w:themeColor="accent6"/>
        </w:rPr>
        <w:t>才可能实现。</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我们前面编写的所有的</w:t>
      </w:r>
      <w:r w:rsidRPr="00FA777E">
        <w:rPr>
          <w:rFonts w:ascii="Helvetica" w:hAnsi="Helvetica" w:cs="Helvetica"/>
        </w:rPr>
        <w:t>Python</w:t>
      </w:r>
      <w:r w:rsidRPr="00FA777E">
        <w:rPr>
          <w:rFonts w:ascii="Helvetica" w:hAnsi="Helvetica" w:cs="Helvetica"/>
        </w:rPr>
        <w:t>程序，都是执行单任务的进程，也就是只有一个线程。如果我们要同时执行多个任务怎么办？</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有两种解决方案：</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一种是启动多个进程，每个进程虽然只有一个线程，但多个进程可以一块执行多个任务。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还有一种方法是启动一个进程，在一个进程内启动多个线程，这样，多个线程也可以一块执行多个任务。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当然还有第三种方法，就是启动多个进程，每个进程再启动多个线程，这样同时执行的任务就更多了，当然这种模型更复杂，实际很少采用。</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总结一下就是，</w:t>
      </w:r>
      <w:r w:rsidRPr="004A1DFD">
        <w:rPr>
          <w:rFonts w:ascii="Helvetica" w:hAnsi="Helvetica" w:cs="Helvetica"/>
          <w:color w:val="70AD47" w:themeColor="accent6"/>
        </w:rPr>
        <w:t>多任务的实现有</w:t>
      </w:r>
      <w:r w:rsidRPr="004A1DFD">
        <w:rPr>
          <w:rFonts w:ascii="Helvetica" w:hAnsi="Helvetica" w:cs="Helvetica"/>
          <w:color w:val="70AD47" w:themeColor="accent6"/>
        </w:rPr>
        <w:t>3</w:t>
      </w:r>
      <w:r w:rsidRPr="004A1DFD">
        <w:rPr>
          <w:rFonts w:ascii="Helvetica" w:hAnsi="Helvetica" w:cs="Helvetica"/>
          <w:color w:val="70AD47" w:themeColor="accent6"/>
        </w:rPr>
        <w:t>种方式</w:t>
      </w:r>
      <w:r w:rsidRPr="00FA777E">
        <w:rPr>
          <w:rFonts w:ascii="Helvetica" w:hAnsi="Helvetica" w:cs="Helvetica"/>
        </w:rPr>
        <w:t>：</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多线程模式；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w:t>
      </w:r>
      <w:r w:rsidRPr="00F77DA7">
        <w:rPr>
          <w:rFonts w:ascii="Helvetica" w:hAnsi="Helvetica" w:cs="Helvetica"/>
          <w:color w:val="70AD47" w:themeColor="accent6"/>
          <w:szCs w:val="24"/>
        </w:rPr>
        <w:t>+</w:t>
      </w:r>
      <w:r w:rsidRPr="00F77DA7">
        <w:rPr>
          <w:rFonts w:ascii="Helvetica" w:hAnsi="Helvetica" w:cs="Helvetica"/>
          <w:color w:val="70AD47" w:themeColor="accent6"/>
          <w:szCs w:val="24"/>
        </w:rPr>
        <w:t>多线程模式。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同时执行多个任务通常各个任务之间并不是没有关联的，而是需要相互通信和协调，有时，任务</w:t>
      </w:r>
      <w:r w:rsidRPr="00FA777E">
        <w:rPr>
          <w:rFonts w:ascii="Helvetica" w:hAnsi="Helvetica" w:cs="Helvetica"/>
        </w:rPr>
        <w:t>1</w:t>
      </w:r>
      <w:r w:rsidRPr="00FA777E">
        <w:rPr>
          <w:rFonts w:ascii="Helvetica" w:hAnsi="Helvetica" w:cs="Helvetica"/>
        </w:rPr>
        <w:t>必须暂停等待任务</w:t>
      </w:r>
      <w:r w:rsidRPr="00FA777E">
        <w:rPr>
          <w:rFonts w:ascii="Helvetica" w:hAnsi="Helvetica" w:cs="Helvetica"/>
        </w:rPr>
        <w:t>2</w:t>
      </w:r>
      <w:r w:rsidRPr="00FA777E">
        <w:rPr>
          <w:rFonts w:ascii="Helvetica" w:hAnsi="Helvetica" w:cs="Helvetica"/>
        </w:rPr>
        <w:t>完成后才能继续执行，有时，任务</w:t>
      </w:r>
      <w:r w:rsidRPr="00FA777E">
        <w:rPr>
          <w:rFonts w:ascii="Helvetica" w:hAnsi="Helvetica" w:cs="Helvetica"/>
        </w:rPr>
        <w:t>3</w:t>
      </w:r>
      <w:r w:rsidRPr="00FA777E">
        <w:rPr>
          <w:rFonts w:ascii="Helvetica" w:hAnsi="Helvetica" w:cs="Helvetica"/>
        </w:rPr>
        <w:t>和任务</w:t>
      </w:r>
      <w:r w:rsidRPr="00FA777E">
        <w:rPr>
          <w:rFonts w:ascii="Helvetica" w:hAnsi="Helvetica" w:cs="Helvetica"/>
        </w:rPr>
        <w:t>4</w:t>
      </w:r>
      <w:r w:rsidRPr="00FA777E">
        <w:rPr>
          <w:rFonts w:ascii="Helvetica" w:hAnsi="Helvetica" w:cs="Helvetica"/>
        </w:rPr>
        <w:t>又不能同时执行，所以，多进程和多线程的程序的复杂度要远远高于我们前面写的单进程单线程的程序。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lastRenderedPageBreak/>
        <w:t>因为复杂度高，调试困难，所以，不是迫不得已，我们也不想编写多任务。但是，</w:t>
      </w:r>
      <w:r w:rsidRPr="001F0DA1">
        <w:rPr>
          <w:rFonts w:ascii="Helvetica" w:hAnsi="Helvetica" w:cs="Helvetica"/>
          <w:color w:val="70AD47" w:themeColor="accent6"/>
        </w:rPr>
        <w:t>有很多时候，没有多任务还真不行</w:t>
      </w:r>
      <w:r w:rsidRPr="00FA777E">
        <w:rPr>
          <w:rFonts w:ascii="Helvetica" w:hAnsi="Helvetica" w:cs="Helvetica"/>
        </w:rPr>
        <w:t>。想想在电脑上看电影，就必须由一个线程播放视频，另一个线程播放音频，否则，单线程实现的话就只能先把视频播放完再播放音频，或者先把音频播放完再播放视频，这显然是不行的。</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C43B8C">
        <w:rPr>
          <w:rFonts w:ascii="Helvetica" w:hAnsi="Helvetica" w:cs="Helvetica"/>
          <w:color w:val="70AD47" w:themeColor="accent6"/>
        </w:rPr>
        <w:t>Python</w:t>
      </w:r>
      <w:r w:rsidRPr="00C43B8C">
        <w:rPr>
          <w:rFonts w:ascii="Helvetica" w:hAnsi="Helvetica" w:cs="Helvetica"/>
          <w:color w:val="70AD47" w:themeColor="accent6"/>
        </w:rPr>
        <w:t>既支持多进程，又支持多线程</w:t>
      </w:r>
      <w:r w:rsidRPr="00FA777E">
        <w:rPr>
          <w:rFonts w:ascii="Helvetica" w:hAnsi="Helvetica" w:cs="Helvetica"/>
        </w:rPr>
        <w:t>，我们会讨论如何编写这两种多任务程序。</w:t>
      </w:r>
    </w:p>
    <w:p w:rsidR="00FA777E" w:rsidRPr="00FA777E" w:rsidRDefault="00FA777E" w:rsidP="00E83F69">
      <w:pPr>
        <w:pStyle w:val="3"/>
        <w:shd w:val="clear" w:color="auto" w:fill="FFFFFF"/>
        <w:spacing w:before="375" w:after="225" w:line="360" w:lineRule="atLeast"/>
        <w:rPr>
          <w:rFonts w:ascii="Helvetica" w:hAnsi="Helvetica" w:cs="Helvetica"/>
          <w:b w:val="0"/>
          <w:bCs w:val="0"/>
          <w:sz w:val="24"/>
          <w:szCs w:val="24"/>
        </w:rPr>
      </w:pPr>
      <w:bookmarkStart w:id="189" w:name="_Toc454522422"/>
      <w:r w:rsidRPr="00FA777E">
        <w:rPr>
          <w:rFonts w:ascii="Helvetica" w:hAnsi="Helvetica" w:cs="Helvetica"/>
          <w:b w:val="0"/>
          <w:bCs w:val="0"/>
          <w:sz w:val="24"/>
          <w:szCs w:val="24"/>
        </w:rPr>
        <w:t>小结</w:t>
      </w:r>
      <w:bookmarkEnd w:id="189"/>
    </w:p>
    <w:p w:rsidR="00FA777E" w:rsidRPr="00C43B8C"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C43B8C">
        <w:rPr>
          <w:rFonts w:ascii="Helvetica" w:hAnsi="Helvetica" w:cs="Helvetica"/>
          <w:color w:val="70AD47" w:themeColor="accent6"/>
        </w:rPr>
        <w:t>线程是最小的执行单元，而进程由至少一个线程组成。如何调度进程和线程，完全由操作系统决定，程序自己不能决定什么时候执行，执行多长时间。</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多进程和多线程的程序涉及到同步、数据共享的问题，编写起来更复杂。</w:t>
      </w:r>
    </w:p>
    <w:p w:rsidR="00FA777E" w:rsidRDefault="00FA777E" w:rsidP="00FA777E"/>
    <w:p w:rsidR="00007E59" w:rsidRDefault="00007E59" w:rsidP="00FA777E"/>
    <w:p w:rsidR="00007E59" w:rsidRDefault="00007E59" w:rsidP="00FA777E"/>
    <w:p w:rsidR="00007E59" w:rsidRDefault="00007E59" w:rsidP="00FA777E"/>
    <w:p w:rsidR="00007E59" w:rsidRDefault="00007E59" w:rsidP="00E83F69">
      <w:pPr>
        <w:pStyle w:val="2"/>
        <w:rPr>
          <w:sz w:val="24"/>
        </w:rPr>
      </w:pPr>
      <w:bookmarkStart w:id="190" w:name="_Toc454522423"/>
      <w:r w:rsidRPr="00007E59">
        <w:rPr>
          <w:sz w:val="24"/>
        </w:rPr>
        <w:t>第</w:t>
      </w:r>
      <w:r w:rsidRPr="00007E59">
        <w:rPr>
          <w:rFonts w:hint="eastAsia"/>
          <w:sz w:val="24"/>
        </w:rPr>
        <w:t>55</w:t>
      </w:r>
      <w:r w:rsidRPr="00007E59">
        <w:rPr>
          <w:rFonts w:hint="eastAsia"/>
          <w:sz w:val="24"/>
        </w:rPr>
        <w:t>课</w:t>
      </w:r>
      <w:r w:rsidRPr="00007E59">
        <w:rPr>
          <w:rFonts w:hint="eastAsia"/>
          <w:sz w:val="24"/>
        </w:rPr>
        <w:t xml:space="preserve">  </w:t>
      </w:r>
      <w:r w:rsidRPr="00007E59">
        <w:rPr>
          <w:rFonts w:hint="eastAsia"/>
          <w:sz w:val="24"/>
        </w:rPr>
        <w:t>多进程</w:t>
      </w:r>
      <w:bookmarkEnd w:id="190"/>
    </w:p>
    <w:p w:rsidR="00007E59" w:rsidRPr="00007E59" w:rsidRDefault="00007E59" w:rsidP="00007E59">
      <w:pPr>
        <w:pStyle w:val="a5"/>
        <w:shd w:val="clear" w:color="auto" w:fill="FFFFFF"/>
        <w:spacing w:before="0" w:beforeAutospacing="0" w:after="225" w:afterAutospacing="0" w:line="300" w:lineRule="atLeast"/>
        <w:rPr>
          <w:rFonts w:ascii="Helvetica" w:hAnsi="Helvetica" w:cs="Helvetica"/>
        </w:rPr>
      </w:pPr>
      <w:r w:rsidRPr="00007E59">
        <w:rPr>
          <w:rFonts w:ascii="Helvetica" w:hAnsi="Helvetica" w:cs="Helvetica"/>
        </w:rPr>
        <w:t>要让</w:t>
      </w:r>
      <w:r w:rsidRPr="00007E59">
        <w:rPr>
          <w:rFonts w:ascii="Helvetica" w:hAnsi="Helvetica" w:cs="Helvetica"/>
        </w:rPr>
        <w:t>Python</w:t>
      </w:r>
      <w:r w:rsidRPr="00007E59">
        <w:rPr>
          <w:rFonts w:ascii="Helvetica" w:hAnsi="Helvetica" w:cs="Helvetica"/>
        </w:rPr>
        <w:t>程序实现多进程（</w:t>
      </w:r>
      <w:r w:rsidRPr="00007E59">
        <w:rPr>
          <w:rFonts w:ascii="Helvetica" w:hAnsi="Helvetica" w:cs="Helvetica"/>
        </w:rPr>
        <w:t>multiprocessing</w:t>
      </w:r>
      <w:r w:rsidRPr="00007E59">
        <w:rPr>
          <w:rFonts w:ascii="Helvetica" w:hAnsi="Helvetica" w:cs="Helvetica"/>
        </w:rPr>
        <w:t>），我们先了解操作系统的相关知识。</w:t>
      </w:r>
    </w:p>
    <w:p w:rsidR="00007E59" w:rsidRPr="001C3FE0"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1C3FE0">
        <w:rPr>
          <w:rFonts w:ascii="Helvetica" w:hAnsi="Helvetica" w:cs="Helvetica"/>
          <w:color w:val="70AD47" w:themeColor="accent6"/>
        </w:rPr>
        <w:t>Unix/Linux</w:t>
      </w:r>
      <w:r w:rsidRPr="001C3FE0">
        <w:rPr>
          <w:rFonts w:ascii="Helvetica" w:hAnsi="Helvetica" w:cs="Helvetica"/>
          <w:color w:val="70AD47" w:themeColor="accent6"/>
        </w:rPr>
        <w:t>操作系统提供了一个</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系统调用</w:t>
      </w:r>
      <w:r w:rsidRPr="00007E59">
        <w:rPr>
          <w:rFonts w:ascii="Helvetica" w:hAnsi="Helvetica" w:cs="Helvetica"/>
        </w:rPr>
        <w:t>，它非常特殊。普通的函数调用，调用一次，返回一次，但是</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调用一次，返回两次，因为操作系统自动把当前进程（称为父进程）复制了一份（称为子进程），然后，分别在父进程和子进程内返回。</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1C3FE0">
        <w:rPr>
          <w:rFonts w:ascii="Helvetica" w:hAnsi="Helvetica" w:cs="Helvetica"/>
          <w:color w:val="70AD47" w:themeColor="accent6"/>
        </w:rPr>
        <w:t>子进程永远返回</w:t>
      </w:r>
      <w:r w:rsidRPr="001C3FE0">
        <w:rPr>
          <w:rStyle w:val="HTML"/>
          <w:rFonts w:ascii="Consolas" w:hAnsi="Consolas" w:cs="Consolas"/>
          <w:color w:val="70AD47" w:themeColor="accent6"/>
          <w:bdr w:val="single" w:sz="6" w:space="0" w:color="DDDDDD" w:frame="1"/>
          <w:shd w:val="clear" w:color="auto" w:fill="FAFAFA"/>
        </w:rPr>
        <w:t>0</w:t>
      </w:r>
      <w:r w:rsidRPr="001C3FE0">
        <w:rPr>
          <w:rFonts w:ascii="Helvetica" w:hAnsi="Helvetica" w:cs="Helvetica"/>
          <w:color w:val="70AD47" w:themeColor="accent6"/>
        </w:rPr>
        <w:t>，而父进程返回子进程的</w:t>
      </w:r>
      <w:r w:rsidRPr="001C3FE0">
        <w:rPr>
          <w:rFonts w:ascii="Helvetica" w:hAnsi="Helvetica" w:cs="Helvetica"/>
          <w:color w:val="70AD47" w:themeColor="accent6"/>
        </w:rPr>
        <w:t>ID</w:t>
      </w:r>
      <w:r w:rsidRPr="00007E59">
        <w:rPr>
          <w:rFonts w:ascii="Helvetica" w:hAnsi="Helvetica" w:cs="Helvetica"/>
        </w:rPr>
        <w:t>。这样做的理由是，一个父进程可以</w:t>
      </w:r>
      <w:r w:rsidRPr="00007E59">
        <w:rPr>
          <w:rFonts w:ascii="Helvetica" w:hAnsi="Helvetica" w:cs="Helvetica"/>
        </w:rPr>
        <w:t>fork</w:t>
      </w:r>
      <w:r w:rsidRPr="00007E59">
        <w:rPr>
          <w:rFonts w:ascii="Helvetica" w:hAnsi="Helvetica" w:cs="Helvetica"/>
        </w:rPr>
        <w:t>出很多子进程，所以，父进程要记下每个子进程的</w:t>
      </w:r>
      <w:r w:rsidRPr="00007E59">
        <w:rPr>
          <w:rFonts w:ascii="Helvetica" w:hAnsi="Helvetica" w:cs="Helvetica"/>
        </w:rPr>
        <w:t>ID</w:t>
      </w:r>
      <w:r w:rsidRPr="00007E59">
        <w:rPr>
          <w:rFonts w:ascii="Helvetica" w:hAnsi="Helvetica" w:cs="Helvetica"/>
        </w:rPr>
        <w:t>，而子进程只需要调用</w:t>
      </w:r>
      <w:r w:rsidRPr="009655EA">
        <w:rPr>
          <w:rStyle w:val="HTML"/>
          <w:rFonts w:ascii="Consolas" w:hAnsi="Consolas" w:cs="Consolas"/>
          <w:color w:val="70AD47" w:themeColor="accent6"/>
          <w:bdr w:val="single" w:sz="6" w:space="0" w:color="DDDDDD" w:frame="1"/>
          <w:shd w:val="clear" w:color="auto" w:fill="FAFAFA"/>
        </w:rPr>
        <w:t>getppid()</w:t>
      </w:r>
      <w:r w:rsidRPr="00007E59">
        <w:rPr>
          <w:rFonts w:ascii="Helvetica" w:hAnsi="Helvetica" w:cs="Helvetica"/>
        </w:rPr>
        <w:t>就可以拿到父进程的</w:t>
      </w:r>
      <w:r w:rsidRPr="00007E59">
        <w:rPr>
          <w:rFonts w:ascii="Helvetica" w:hAnsi="Helvetica" w:cs="Helvetica"/>
        </w:rPr>
        <w:t>ID</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Python</w:t>
      </w:r>
      <w:r w:rsidRPr="00007E59">
        <w:rPr>
          <w:rFonts w:ascii="Helvetica" w:hAnsi="Helvetica" w:cs="Helvetica"/>
        </w:rPr>
        <w:t>的</w:t>
      </w:r>
      <w:r w:rsidRPr="00007E59">
        <w:rPr>
          <w:rStyle w:val="HTML"/>
          <w:rFonts w:ascii="Consolas" w:hAnsi="Consolas" w:cs="Consolas"/>
          <w:bdr w:val="single" w:sz="6" w:space="0" w:color="DDDDDD" w:frame="1"/>
          <w:shd w:val="clear" w:color="auto" w:fill="FAFAFA"/>
        </w:rPr>
        <w:t>os</w:t>
      </w:r>
      <w:r w:rsidRPr="00007E59">
        <w:rPr>
          <w:rFonts w:ascii="Helvetica" w:hAnsi="Helvetica" w:cs="Helvetica"/>
        </w:rPr>
        <w:t>模块封装了常见的系统调用，其中就包括</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，可以在</w:t>
      </w:r>
      <w:r w:rsidRPr="00007E59">
        <w:rPr>
          <w:rFonts w:ascii="Helvetica" w:hAnsi="Helvetica" w:cs="Helvetica"/>
        </w:rPr>
        <w:t>Python</w:t>
      </w:r>
      <w:r w:rsidRPr="00007E59">
        <w:rPr>
          <w:rFonts w:ascii="Helvetica" w:hAnsi="Helvetica" w:cs="Helvetica"/>
        </w:rPr>
        <w:t>程序中轻松创建子进程：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'Process (%s) start...'</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Only works on Unix/Linux/Mac:</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pid = os.fork()</w:t>
      </w:r>
      <w:r w:rsidR="009655EA">
        <w:rPr>
          <w:rStyle w:val="HTML"/>
        </w:rPr>
        <w:t xml:space="preserve">  </w:t>
      </w:r>
      <w:r w:rsidR="009655EA" w:rsidRPr="00AB2DD8">
        <w:rPr>
          <w:rStyle w:val="HTML"/>
          <w:rFonts w:hint="eastAsia"/>
          <w:color w:val="70AD47" w:themeColor="accent6"/>
        </w:rPr>
        <w:t>#</w:t>
      </w:r>
      <w:r w:rsidR="009655EA" w:rsidRPr="00AB2DD8">
        <w:rPr>
          <w:rStyle w:val="HTML"/>
          <w:color w:val="70AD47" w:themeColor="accent6"/>
        </w:rPr>
        <w:t>返回两个进程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pid == </w:t>
      </w:r>
      <w:r w:rsidRPr="00007E59">
        <w:rPr>
          <w:rStyle w:val="number"/>
        </w:rPr>
        <w:t>0</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print(</w:t>
      </w:r>
      <w:r w:rsidRPr="00007E59">
        <w:rPr>
          <w:rStyle w:val="string"/>
        </w:rPr>
        <w:t>'I am child process (%s) and my parent is %s.'</w:t>
      </w:r>
      <w:r w:rsidRPr="00007E59">
        <w:rPr>
          <w:rStyle w:val="HTML"/>
        </w:rPr>
        <w:t xml:space="preserve"> % (os.getpid(), os.getppid()))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else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'I (%s) just created a child process (%s).'</w:t>
      </w:r>
      <w:r w:rsidRPr="00007E59">
        <w:rPr>
          <w:rStyle w:val="HTML"/>
        </w:rPr>
        <w:t xml:space="preserve"> % (os.getpid(), pid))</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(876)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w:t>
      </w:r>
      <w:r w:rsidRPr="00007E59">
        <w:rPr>
          <w:rStyle w:val="number"/>
        </w:rPr>
        <w:t>876</w:t>
      </w:r>
      <w:r w:rsidRPr="00007E59">
        <w:rPr>
          <w:rStyle w:val="operator"/>
        </w:rPr>
        <w:t>) just created a child process (</w:t>
      </w:r>
      <w:r w:rsidRPr="00007E59">
        <w:rPr>
          <w:rStyle w:val="number"/>
        </w:rPr>
        <w:t>877</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am child process (</w:t>
      </w:r>
      <w:r w:rsidRPr="00007E59">
        <w:rPr>
          <w:rStyle w:val="number"/>
        </w:rPr>
        <w:t>877</w:t>
      </w:r>
      <w:r w:rsidRPr="00007E59">
        <w:rPr>
          <w:rStyle w:val="operator"/>
        </w:rPr>
        <w:t xml:space="preserve">) </w:t>
      </w:r>
      <w:r w:rsidRPr="00007E59">
        <w:rPr>
          <w:rStyle w:val="keyword"/>
          <w:b/>
          <w:bCs/>
        </w:rPr>
        <w:t>and</w:t>
      </w:r>
      <w:r w:rsidRPr="00007E59">
        <w:rPr>
          <w:rStyle w:val="operator"/>
        </w:rPr>
        <w:t xml:space="preserve"> my parent </w:t>
      </w:r>
      <w:r w:rsidRPr="00007E59">
        <w:rPr>
          <w:rStyle w:val="keyword"/>
          <w:b/>
          <w:bCs/>
        </w:rPr>
        <w:t>is</w:t>
      </w:r>
      <w:r w:rsidRPr="00007E59">
        <w:rPr>
          <w:rStyle w:val="operator"/>
        </w:rPr>
        <w:t xml:space="preserve"> </w:t>
      </w:r>
      <w:r w:rsidRPr="00007E59">
        <w:rPr>
          <w:rStyle w:val="number"/>
        </w:rPr>
        <w:t>876.</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由于</w:t>
      </w:r>
      <w:r w:rsidRPr="009655EA">
        <w:rPr>
          <w:rFonts w:ascii="Helvetica" w:hAnsi="Helvetica" w:cs="Helvetica"/>
          <w:color w:val="70AD47" w:themeColor="accent6"/>
        </w:rPr>
        <w:t>Windows</w:t>
      </w:r>
      <w:r w:rsidRPr="009655EA">
        <w:rPr>
          <w:rFonts w:ascii="Helvetica" w:hAnsi="Helvetica" w:cs="Helvetica"/>
          <w:color w:val="70AD47" w:themeColor="accent6"/>
        </w:rPr>
        <w:t>没有</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w:t>
      </w:r>
      <w:r w:rsidRPr="00007E59">
        <w:rPr>
          <w:rFonts w:ascii="Helvetica" w:hAnsi="Helvetica" w:cs="Helvetica"/>
        </w:rPr>
        <w:t>，上面的代码在</w:t>
      </w:r>
      <w:r w:rsidRPr="00007E59">
        <w:rPr>
          <w:rFonts w:ascii="Helvetica" w:hAnsi="Helvetica" w:cs="Helvetica"/>
        </w:rPr>
        <w:t>Windows</w:t>
      </w:r>
      <w:r w:rsidRPr="00007E59">
        <w:rPr>
          <w:rFonts w:ascii="Helvetica" w:hAnsi="Helvetica" w:cs="Helvetica"/>
        </w:rPr>
        <w:t>上无法运行。由于</w:t>
      </w:r>
      <w:r w:rsidRPr="00007E59">
        <w:rPr>
          <w:rFonts w:ascii="Helvetica" w:hAnsi="Helvetica" w:cs="Helvetica"/>
        </w:rPr>
        <w:t>Mac</w:t>
      </w:r>
      <w:r w:rsidRPr="00007E59">
        <w:rPr>
          <w:rFonts w:ascii="Helvetica" w:hAnsi="Helvetica" w:cs="Helvetica"/>
        </w:rPr>
        <w:t>系统是基于</w:t>
      </w:r>
      <w:r w:rsidRPr="00007E59">
        <w:rPr>
          <w:rFonts w:ascii="Helvetica" w:hAnsi="Helvetica" w:cs="Helvetica"/>
        </w:rPr>
        <w:t>BSD</w:t>
      </w:r>
      <w:r w:rsidRPr="00007E59">
        <w:rPr>
          <w:rFonts w:ascii="Helvetica" w:hAnsi="Helvetica" w:cs="Helvetica"/>
        </w:rPr>
        <w:t>（</w:t>
      </w:r>
      <w:r w:rsidRPr="00007E59">
        <w:rPr>
          <w:rFonts w:ascii="Helvetica" w:hAnsi="Helvetica" w:cs="Helvetica"/>
        </w:rPr>
        <w:t>Unix</w:t>
      </w:r>
      <w:r w:rsidRPr="00007E59">
        <w:rPr>
          <w:rFonts w:ascii="Helvetica" w:hAnsi="Helvetica" w:cs="Helvetica"/>
        </w:rPr>
        <w:t>的一种）内核，所以，在</w:t>
      </w:r>
      <w:r w:rsidRPr="00007E59">
        <w:rPr>
          <w:rFonts w:ascii="Helvetica" w:hAnsi="Helvetica" w:cs="Helvetica"/>
        </w:rPr>
        <w:t>Mac</w:t>
      </w:r>
      <w:r w:rsidRPr="00007E59">
        <w:rPr>
          <w:rFonts w:ascii="Helvetica" w:hAnsi="Helvetica" w:cs="Helvetica"/>
        </w:rPr>
        <w:t>下运行是没有问题的，推荐大家用</w:t>
      </w:r>
      <w:r w:rsidRPr="00007E59">
        <w:rPr>
          <w:rFonts w:ascii="Helvetica" w:hAnsi="Helvetica" w:cs="Helvetica"/>
        </w:rPr>
        <w:t>Mac</w:t>
      </w:r>
      <w:r w:rsidRPr="00007E59">
        <w:rPr>
          <w:rFonts w:ascii="Helvetica" w:hAnsi="Helvetica" w:cs="Helvetica"/>
        </w:rPr>
        <w:t>学</w:t>
      </w:r>
      <w:r w:rsidRPr="00007E59">
        <w:rPr>
          <w:rFonts w:ascii="Helvetica" w:hAnsi="Helvetica" w:cs="Helvetica"/>
        </w:rPr>
        <w:t>Python</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9655EA">
        <w:rPr>
          <w:rFonts w:ascii="Helvetica" w:hAnsi="Helvetica" w:cs="Helvetica"/>
          <w:color w:val="70AD47" w:themeColor="accent6"/>
        </w:rPr>
        <w:t>有了</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调用，一个进程在接到新任务时就可以复制出一个子进程来处理新任务，常见的</w:t>
      </w:r>
      <w:r w:rsidRPr="009655EA">
        <w:rPr>
          <w:rFonts w:ascii="Helvetica" w:hAnsi="Helvetica" w:cs="Helvetica"/>
          <w:color w:val="70AD47" w:themeColor="accent6"/>
        </w:rPr>
        <w:t>Apache</w:t>
      </w:r>
      <w:r w:rsidRPr="009655EA">
        <w:rPr>
          <w:rFonts w:ascii="Helvetica" w:hAnsi="Helvetica" w:cs="Helvetica"/>
          <w:color w:val="70AD47" w:themeColor="accent6"/>
        </w:rPr>
        <w:t>服务器就是由父进程监听端口，每当有新的</w:t>
      </w:r>
      <w:r w:rsidRPr="009655EA">
        <w:rPr>
          <w:rFonts w:ascii="Helvetica" w:hAnsi="Helvetica" w:cs="Helvetica"/>
          <w:color w:val="70AD47" w:themeColor="accent6"/>
        </w:rPr>
        <w:t>http</w:t>
      </w:r>
      <w:r w:rsidRPr="009655EA">
        <w:rPr>
          <w:rFonts w:ascii="Helvetica" w:hAnsi="Helvetica" w:cs="Helvetica"/>
          <w:color w:val="70AD47" w:themeColor="accent6"/>
        </w:rPr>
        <w:t>请求时，就</w:t>
      </w:r>
      <w:r w:rsidRPr="009655EA">
        <w:rPr>
          <w:rFonts w:ascii="Helvetica" w:hAnsi="Helvetica" w:cs="Helvetica"/>
          <w:color w:val="70AD47" w:themeColor="accent6"/>
        </w:rPr>
        <w:t>fork</w:t>
      </w:r>
      <w:r w:rsidRPr="009655EA">
        <w:rPr>
          <w:rFonts w:ascii="Helvetica" w:hAnsi="Helvetica" w:cs="Helvetica"/>
          <w:color w:val="70AD47" w:themeColor="accent6"/>
        </w:rPr>
        <w:t>出子进程来处理新的</w:t>
      </w:r>
      <w:r w:rsidRPr="009655EA">
        <w:rPr>
          <w:rFonts w:ascii="Helvetica" w:hAnsi="Helvetica" w:cs="Helvetica"/>
          <w:color w:val="70AD47" w:themeColor="accent6"/>
        </w:rPr>
        <w:t>http</w:t>
      </w:r>
      <w:r w:rsidRPr="009655EA">
        <w:rPr>
          <w:rFonts w:ascii="Helvetica" w:hAnsi="Helvetica" w:cs="Helvetica"/>
          <w:color w:val="70AD47" w:themeColor="accent6"/>
        </w:rPr>
        <w:t>请求</w:t>
      </w:r>
      <w:r w:rsidRPr="00007E59">
        <w:rPr>
          <w:rFonts w:ascii="Helvetica" w:hAnsi="Helvetica" w:cs="Helvetica"/>
        </w:rPr>
        <w:t>。</w:t>
      </w:r>
    </w:p>
    <w:p w:rsidR="00007E59" w:rsidRPr="00007E59" w:rsidRDefault="00007E59" w:rsidP="00E83F69">
      <w:pPr>
        <w:pStyle w:val="3"/>
        <w:shd w:val="clear" w:color="auto" w:fill="FFFFFF"/>
        <w:spacing w:before="375" w:after="225" w:line="360" w:lineRule="atLeast"/>
        <w:rPr>
          <w:rFonts w:ascii="Helvetica" w:hAnsi="Helvetica" w:cs="Helvetica"/>
          <w:b w:val="0"/>
          <w:bCs w:val="0"/>
          <w:sz w:val="24"/>
          <w:szCs w:val="24"/>
        </w:rPr>
      </w:pPr>
      <w:bookmarkStart w:id="191" w:name="_Toc454522424"/>
      <w:r w:rsidRPr="00007E59">
        <w:rPr>
          <w:rFonts w:ascii="Helvetica" w:hAnsi="Helvetica" w:cs="Helvetica"/>
          <w:b w:val="0"/>
          <w:bCs w:val="0"/>
          <w:sz w:val="24"/>
          <w:szCs w:val="24"/>
        </w:rPr>
        <w:t>multiprocessing</w:t>
      </w:r>
      <w:bookmarkEnd w:id="191"/>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如果你打算编写多进程的服务程序，</w:t>
      </w:r>
      <w:r w:rsidRPr="00007E59">
        <w:rPr>
          <w:rFonts w:ascii="Helvetica" w:hAnsi="Helvetica" w:cs="Helvetica"/>
        </w:rPr>
        <w:t>Unix/Linux</w:t>
      </w:r>
      <w:r w:rsidRPr="00007E59">
        <w:rPr>
          <w:rFonts w:ascii="Helvetica" w:hAnsi="Helvetica" w:cs="Helvetica"/>
        </w:rPr>
        <w:t>无疑是正确的选择。由于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调用，难道在</w:t>
      </w:r>
      <w:r w:rsidRPr="00007E59">
        <w:rPr>
          <w:rFonts w:ascii="Helvetica" w:hAnsi="Helvetica" w:cs="Helvetica"/>
        </w:rPr>
        <w:t>Windows</w:t>
      </w:r>
      <w:r w:rsidRPr="00007E59">
        <w:rPr>
          <w:rFonts w:ascii="Helvetica" w:hAnsi="Helvetica" w:cs="Helvetica"/>
        </w:rPr>
        <w:t>上无法用</w:t>
      </w:r>
      <w:r w:rsidRPr="00007E59">
        <w:rPr>
          <w:rFonts w:ascii="Helvetica" w:hAnsi="Helvetica" w:cs="Helvetica"/>
        </w:rPr>
        <w:t>Python</w:t>
      </w:r>
      <w:r w:rsidRPr="00007E59">
        <w:rPr>
          <w:rFonts w:ascii="Helvetica" w:hAnsi="Helvetica" w:cs="Helvetica"/>
        </w:rPr>
        <w:t>编写多进程的程序？</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由于</w:t>
      </w:r>
      <w:r w:rsidRPr="00007E59">
        <w:rPr>
          <w:rFonts w:ascii="Helvetica" w:hAnsi="Helvetica" w:cs="Helvetica"/>
        </w:rPr>
        <w:t>Python</w:t>
      </w:r>
      <w:r w:rsidRPr="00007E59">
        <w:rPr>
          <w:rFonts w:ascii="Helvetica" w:hAnsi="Helvetica" w:cs="Helvetica"/>
        </w:rPr>
        <w:t>是跨平台的，自然也应该提供一个跨平台的多进程支持。</w:t>
      </w:r>
      <w:r w:rsidRPr="00AB2DD8">
        <w:rPr>
          <w:rStyle w:val="HTML"/>
          <w:rFonts w:ascii="Consolas" w:hAnsi="Consolas" w:cs="Consolas"/>
          <w:color w:val="70AD47" w:themeColor="accent6"/>
          <w:bdr w:val="single" w:sz="6" w:space="0" w:color="DDDDDD" w:frame="1"/>
          <w:shd w:val="clear" w:color="auto" w:fill="FAFAFA"/>
        </w:rPr>
        <w:t>multiprocessing</w:t>
      </w:r>
      <w:r w:rsidRPr="00AB2DD8">
        <w:rPr>
          <w:rFonts w:ascii="Helvetica" w:hAnsi="Helvetica" w:cs="Helvetica"/>
          <w:color w:val="70AD47" w:themeColor="accent6"/>
        </w:rPr>
        <w:t>模块就是跨平台版本的多进程模块</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模块提供了一个</w:t>
      </w: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类来代表一个进程对象，下面的例子演示了启动一个子进程并等待其结束：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子进程要执行的代码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run_proc</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print(</w:t>
      </w:r>
      <w:r w:rsidRPr="00007E59">
        <w:rPr>
          <w:rStyle w:val="string"/>
        </w:rPr>
        <w:t>'Run child process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Process(target=run_proc, args=(</w:t>
      </w:r>
      <w:r w:rsidRPr="00007E59">
        <w:rPr>
          <w:rStyle w:val="string"/>
        </w:rPr>
        <w:t>'test'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will start.'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end.'</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Parent process 928.</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will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Run child process test (</w:t>
      </w:r>
      <w:r w:rsidRPr="00007E59">
        <w:rPr>
          <w:rStyle w:val="number"/>
        </w:rPr>
        <w:t>929</w:t>
      </w:r>
      <w:r w:rsidRPr="00007E59">
        <w:rPr>
          <w:rStyle w:val="operator"/>
        </w:rPr>
        <w:t>)...</w:t>
      </w:r>
    </w:p>
    <w:p w:rsidR="00007E59" w:rsidRPr="00007E59" w:rsidRDefault="00007E59" w:rsidP="008D4B85">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60"/>
          <w:tab w:val="left" w:pos="1680"/>
          <w:tab w:val="left" w:pos="2100"/>
        </w:tabs>
        <w:wordWrap w:val="0"/>
        <w:spacing w:before="225" w:after="225" w:line="270" w:lineRule="atLeast"/>
        <w:rPr>
          <w:rStyle w:val="operator"/>
        </w:rPr>
      </w:pPr>
      <w:r w:rsidRPr="00007E59">
        <w:rPr>
          <w:rStyle w:val="operator"/>
        </w:rPr>
        <w:t xml:space="preserve">Process </w:t>
      </w:r>
      <w:r w:rsidRPr="00007E59">
        <w:rPr>
          <w:rStyle w:val="keyword"/>
          <w:b/>
          <w:bCs/>
        </w:rPr>
        <w:t>end</w:t>
      </w:r>
      <w:r w:rsidRPr="00007E59">
        <w:rPr>
          <w:rStyle w:val="operator"/>
        </w:rPr>
        <w:t>.</w:t>
      </w:r>
      <w:r w:rsidR="008D4B85">
        <w:rPr>
          <w:rStyle w:val="operator"/>
        </w:rPr>
        <w:tab/>
      </w:r>
      <w:r w:rsidR="008D4B85">
        <w:rPr>
          <w:rStyle w:val="operator"/>
        </w:rPr>
        <w:tab/>
      </w:r>
      <w:r w:rsidR="008D4B85">
        <w:rPr>
          <w:rStyle w:val="operator"/>
        </w:rPr>
        <w:tab/>
      </w:r>
      <w:r w:rsidR="008D4B85">
        <w:rPr>
          <w:rStyle w:val="operator"/>
        </w:rPr>
        <w:tab/>
      </w:r>
      <w:r w:rsidR="008D4B85">
        <w:rPr>
          <w:rStyle w:val="operator"/>
        </w:rPr>
        <w:tab/>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Fonts w:ascii="Helvetica" w:hAnsi="Helvetica" w:cs="Helvetica"/>
          <w:color w:val="70AD47" w:themeColor="accent6"/>
        </w:rPr>
        <w:t>创建子进程时，只需要传入一个执行函数和函数的参数，创建一个</w:t>
      </w:r>
      <w:r w:rsidRPr="008D4B85">
        <w:rPr>
          <w:rStyle w:val="HTML"/>
          <w:rFonts w:ascii="Consolas" w:hAnsi="Consolas" w:cs="Consolas"/>
          <w:color w:val="70AD47" w:themeColor="accent6"/>
          <w:bdr w:val="single" w:sz="6" w:space="0" w:color="DDDDDD" w:frame="1"/>
          <w:shd w:val="clear" w:color="auto" w:fill="FAFAFA"/>
        </w:rPr>
        <w:t>Process</w:t>
      </w:r>
      <w:r w:rsidRPr="008D4B85">
        <w:rPr>
          <w:rFonts w:ascii="Helvetica" w:hAnsi="Helvetica" w:cs="Helvetica"/>
          <w:color w:val="70AD47" w:themeColor="accent6"/>
        </w:rPr>
        <w:t>实例，用</w:t>
      </w:r>
      <w:r w:rsidRPr="008D4B85">
        <w:rPr>
          <w:rStyle w:val="HTML"/>
          <w:rFonts w:ascii="Consolas" w:hAnsi="Consolas" w:cs="Consolas"/>
          <w:color w:val="70AD47" w:themeColor="accent6"/>
          <w:bdr w:val="single" w:sz="6" w:space="0" w:color="DDDDDD" w:frame="1"/>
          <w:shd w:val="clear" w:color="auto" w:fill="FAFAFA"/>
        </w:rPr>
        <w:t>start()</w:t>
      </w:r>
      <w:r w:rsidRPr="008D4B85">
        <w:rPr>
          <w:rFonts w:ascii="Helvetica" w:hAnsi="Helvetica" w:cs="Helvetica"/>
          <w:color w:val="70AD47" w:themeColor="accent6"/>
        </w:rPr>
        <w:t>方法启动，这样创建进程比</w:t>
      </w:r>
      <w:r w:rsidRPr="008D4B85">
        <w:rPr>
          <w:rStyle w:val="HTML"/>
          <w:rFonts w:ascii="Consolas" w:hAnsi="Consolas" w:cs="Consolas"/>
          <w:color w:val="70AD47" w:themeColor="accent6"/>
          <w:bdr w:val="single" w:sz="6" w:space="0" w:color="DDDDDD" w:frame="1"/>
          <w:shd w:val="clear" w:color="auto" w:fill="FAFAFA"/>
        </w:rPr>
        <w:t>fork()</w:t>
      </w:r>
      <w:r w:rsidRPr="008D4B85">
        <w:rPr>
          <w:rFonts w:ascii="Helvetica" w:hAnsi="Helvetica" w:cs="Helvetica"/>
          <w:color w:val="70AD47" w:themeColor="accent6"/>
        </w:rPr>
        <w:t>还要简单。</w:t>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Style w:val="HTML"/>
          <w:rFonts w:ascii="Consolas" w:hAnsi="Consolas" w:cs="Consolas"/>
          <w:color w:val="70AD47" w:themeColor="accent6"/>
          <w:bdr w:val="single" w:sz="6" w:space="0" w:color="DDDDDD" w:frame="1"/>
          <w:shd w:val="clear" w:color="auto" w:fill="FAFAFA"/>
        </w:rPr>
        <w:t>join()</w:t>
      </w:r>
      <w:r w:rsidRPr="008D4B85">
        <w:rPr>
          <w:rFonts w:ascii="Helvetica" w:hAnsi="Helvetica" w:cs="Helvetica"/>
          <w:color w:val="70AD47" w:themeColor="accent6"/>
        </w:rPr>
        <w:t>方法可以等待子进程结束后再继续往下运行，通常用于进程间的同步。</w:t>
      </w:r>
    </w:p>
    <w:p w:rsidR="00007E59" w:rsidRPr="00007E59" w:rsidRDefault="00007E59" w:rsidP="00E83F69">
      <w:pPr>
        <w:pStyle w:val="3"/>
        <w:shd w:val="clear" w:color="auto" w:fill="FFFFFF"/>
        <w:spacing w:before="375" w:after="225" w:line="360" w:lineRule="atLeast"/>
        <w:rPr>
          <w:rFonts w:ascii="Helvetica" w:hAnsi="Helvetica" w:cs="Helvetica"/>
          <w:b w:val="0"/>
          <w:bCs w:val="0"/>
          <w:sz w:val="24"/>
          <w:szCs w:val="24"/>
        </w:rPr>
      </w:pPr>
      <w:bookmarkStart w:id="192" w:name="_Toc454522425"/>
      <w:r w:rsidRPr="00007E59">
        <w:rPr>
          <w:rFonts w:ascii="Helvetica" w:hAnsi="Helvetica" w:cs="Helvetica"/>
          <w:b w:val="0"/>
          <w:bCs w:val="0"/>
          <w:sz w:val="24"/>
          <w:szCs w:val="24"/>
        </w:rPr>
        <w:t>Pool</w:t>
      </w:r>
      <w:bookmarkEnd w:id="192"/>
    </w:p>
    <w:p w:rsidR="00007E59" w:rsidRPr="000F54E2"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F54E2">
        <w:rPr>
          <w:rFonts w:ascii="Helvetica" w:hAnsi="Helvetica" w:cs="Helvetica"/>
          <w:color w:val="FF0000"/>
        </w:rPr>
        <w:t>如果要启动大量的子进程，可以用进程池的方式批量创建子进程：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Pool</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long_time_task</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'Run task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start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 * </w:t>
      </w:r>
      <w:r w:rsidRPr="00007E59">
        <w:rPr>
          <w:rStyle w:val="number"/>
        </w:rPr>
        <w:t>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end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'Task %s runs %0.2f seconds.'</w:t>
      </w:r>
      <w:r w:rsidRPr="00007E59">
        <w:rPr>
          <w:rStyle w:val="HTML"/>
        </w:rPr>
        <w:t xml:space="preserve"> % (name, (end - 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Pool(</w:t>
      </w:r>
      <w:r w:rsidRPr="00007E59">
        <w:rPr>
          <w:rStyle w:val="number"/>
        </w:rPr>
        <w:t>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i </w:t>
      </w:r>
      <w:r w:rsidRPr="00007E59">
        <w:rPr>
          <w:rStyle w:val="keyword"/>
          <w:b/>
          <w:bCs/>
        </w:rPr>
        <w:t>in</w:t>
      </w:r>
      <w:r w:rsidRPr="00007E59">
        <w:rPr>
          <w:rStyle w:val="HTML"/>
        </w:rPr>
        <w:t xml:space="preserve"> range(</w:t>
      </w:r>
      <w:r w:rsidRPr="00007E59">
        <w:rPr>
          <w:rStyle w:val="number"/>
        </w:rPr>
        <w:t>5</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p.apply_async(long_time_task, args=(i,))</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'Waiting for all subprocesses done...'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p.close()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'All subprocesses done.'</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Parent</w:t>
      </w:r>
      <w:r w:rsidRPr="00007E59">
        <w:rPr>
          <w:rStyle w:val="HTML"/>
        </w:rPr>
        <w:t xml:space="preserve"> process </w:t>
      </w:r>
      <w:r w:rsidRPr="00007E59">
        <w:rPr>
          <w:rStyle w:val="number"/>
        </w:rPr>
        <w:t>669.</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Waiting </w:t>
      </w:r>
      <w:r w:rsidRPr="00007E59">
        <w:rPr>
          <w:rStyle w:val="keyword"/>
          <w:b/>
          <w:bCs/>
        </w:rPr>
        <w:t>for</w:t>
      </w:r>
      <w:r w:rsidRPr="00007E59">
        <w:rPr>
          <w:rStyle w:val="HTML"/>
        </w:rPr>
        <w:t xml:space="preserve"> all subprocesses done...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0</w:t>
      </w:r>
      <w:r w:rsidRPr="00007E59">
        <w:rPr>
          <w:rStyle w:val="HTML"/>
        </w:rPr>
        <w:t xml:space="preserve"> (</w:t>
      </w:r>
      <w:r w:rsidRPr="00007E59">
        <w:rPr>
          <w:rStyle w:val="number"/>
        </w:rPr>
        <w:t>671</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1</w:t>
      </w:r>
      <w:r w:rsidRPr="00007E59">
        <w:rPr>
          <w:rStyle w:val="HTML"/>
        </w:rPr>
        <w:t xml:space="preserve"> (</w:t>
      </w:r>
      <w:r w:rsidRPr="00007E59">
        <w:rPr>
          <w:rStyle w:val="number"/>
        </w:rPr>
        <w:t>672</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2</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3</w:t>
      </w:r>
      <w:r w:rsidRPr="00007E59">
        <w:rPr>
          <w:rStyle w:val="HTML"/>
        </w:rPr>
        <w:t xml:space="preserve"> (</w:t>
      </w:r>
      <w:r w:rsidRPr="00007E59">
        <w:rPr>
          <w:rStyle w:val="number"/>
        </w:rPr>
        <w:t>674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2</w:t>
      </w:r>
      <w:r w:rsidRPr="00007E59">
        <w:rPr>
          <w:rStyle w:val="HTML"/>
        </w:rPr>
        <w:t xml:space="preserve"> runs </w:t>
      </w:r>
      <w:r w:rsidRPr="00007E59">
        <w:rPr>
          <w:rStyle w:val="number"/>
        </w:rPr>
        <w:t>0.14</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4</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1</w:t>
      </w:r>
      <w:r w:rsidRPr="00007E59">
        <w:rPr>
          <w:rStyle w:val="HTML"/>
        </w:rPr>
        <w:t xml:space="preserve"> runs </w:t>
      </w:r>
      <w:r w:rsidRPr="00007E59">
        <w:rPr>
          <w:rStyle w:val="number"/>
        </w:rPr>
        <w:t>0.27</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3</w:t>
      </w:r>
      <w:r w:rsidRPr="00007E59">
        <w:rPr>
          <w:rStyle w:val="HTML"/>
        </w:rPr>
        <w:t xml:space="preserve"> runs </w:t>
      </w:r>
      <w:r w:rsidRPr="00007E59">
        <w:rPr>
          <w:rStyle w:val="number"/>
        </w:rPr>
        <w:t>0.86</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Task </w:t>
      </w:r>
      <w:r w:rsidRPr="00007E59">
        <w:rPr>
          <w:rStyle w:val="number"/>
        </w:rPr>
        <w:t>0</w:t>
      </w:r>
      <w:r w:rsidRPr="00007E59">
        <w:rPr>
          <w:rStyle w:val="HTML"/>
        </w:rPr>
        <w:t xml:space="preserve"> runs </w:t>
      </w:r>
      <w:r w:rsidRPr="00007E59">
        <w:rPr>
          <w:rStyle w:val="number"/>
        </w:rPr>
        <w:t>1.41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4</w:t>
      </w:r>
      <w:r w:rsidRPr="00007E59">
        <w:rPr>
          <w:rStyle w:val="HTML"/>
        </w:rPr>
        <w:t xml:space="preserve"> runs </w:t>
      </w:r>
      <w:r w:rsidRPr="00007E59">
        <w:rPr>
          <w:rStyle w:val="number"/>
        </w:rPr>
        <w:t>1.91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All subprocesses done.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代码解读：</w:t>
      </w:r>
    </w:p>
    <w:p w:rsidR="00007E59" w:rsidRPr="00A83BEB"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A83BEB">
        <w:rPr>
          <w:rFonts w:ascii="Helvetica" w:hAnsi="Helvetica" w:cs="Helvetica"/>
          <w:color w:val="FF0000"/>
        </w:rPr>
        <w:t>对</w:t>
      </w:r>
      <w:r w:rsidRPr="00A83BEB">
        <w:rPr>
          <w:rStyle w:val="HTML"/>
          <w:rFonts w:ascii="Consolas" w:hAnsi="Consolas" w:cs="Consolas"/>
          <w:color w:val="FF0000"/>
          <w:bdr w:val="single" w:sz="6" w:space="0" w:color="DDDDDD" w:frame="1"/>
          <w:shd w:val="clear" w:color="auto" w:fill="FAFAFA"/>
        </w:rPr>
        <w:t>Pool</w:t>
      </w:r>
      <w:r w:rsidRPr="00A83BEB">
        <w:rPr>
          <w:rFonts w:ascii="Helvetica" w:hAnsi="Helvetica" w:cs="Helvetica"/>
          <w:color w:val="FF0000"/>
        </w:rPr>
        <w:t>对象调用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方法会等待所有子进程执行完毕，调用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之前必须先调用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之后就不能继续添加新的</w:t>
      </w:r>
      <w:r w:rsidRPr="00A83BEB">
        <w:rPr>
          <w:rStyle w:val="HTML"/>
          <w:rFonts w:ascii="Consolas" w:hAnsi="Consolas" w:cs="Consolas"/>
          <w:color w:val="FF0000"/>
          <w:bdr w:val="single" w:sz="6" w:space="0" w:color="DDDDDD" w:frame="1"/>
          <w:shd w:val="clear" w:color="auto" w:fill="FAFAFA"/>
        </w:rPr>
        <w:t>Process</w:t>
      </w:r>
      <w:r w:rsidRPr="00A83BEB">
        <w:rPr>
          <w:rFonts w:ascii="Helvetica" w:hAnsi="Helvetica" w:cs="Helvetica"/>
          <w:color w:val="FF0000"/>
        </w:rPr>
        <w:t>了。</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请注意输出的结果，</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0</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1</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2</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3</w:t>
      </w:r>
      <w:r w:rsidRPr="00007E59">
        <w:rPr>
          <w:rFonts w:ascii="Helvetica" w:hAnsi="Helvetica" w:cs="Helvetica"/>
        </w:rPr>
        <w:t>是立刻执行的，而</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4</w:t>
      </w:r>
      <w:r w:rsidRPr="00007E59">
        <w:rPr>
          <w:rFonts w:ascii="Helvetica" w:hAnsi="Helvetica" w:cs="Helvetica"/>
        </w:rPr>
        <w:t>要等待前面某个</w:t>
      </w:r>
      <w:r w:rsidRPr="00007E59">
        <w:rPr>
          <w:rFonts w:ascii="Helvetica" w:hAnsi="Helvetica" w:cs="Helvetica"/>
        </w:rPr>
        <w:t>task</w:t>
      </w:r>
      <w:r w:rsidRPr="00007E59">
        <w:rPr>
          <w:rFonts w:ascii="Helvetica" w:hAnsi="Helvetica" w:cs="Helvetica"/>
        </w:rPr>
        <w:t>完成后才执行，这是因为</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的默认大小在我的电脑上是</w:t>
      </w:r>
      <w:r w:rsidRPr="00007E59">
        <w:rPr>
          <w:rFonts w:ascii="Helvetica" w:hAnsi="Helvetica" w:cs="Helvetica"/>
        </w:rPr>
        <w:t>4</w:t>
      </w:r>
      <w:r w:rsidRPr="00007E59">
        <w:rPr>
          <w:rFonts w:ascii="Helvetica" w:hAnsi="Helvetica" w:cs="Helvetica"/>
        </w:rPr>
        <w:t>，因此，最多同时执行</w:t>
      </w:r>
      <w:r w:rsidRPr="00007E59">
        <w:rPr>
          <w:rFonts w:ascii="Helvetica" w:hAnsi="Helvetica" w:cs="Helvetica"/>
        </w:rPr>
        <w:t>4</w:t>
      </w:r>
      <w:r w:rsidRPr="00007E59">
        <w:rPr>
          <w:rFonts w:ascii="Helvetica" w:hAnsi="Helvetica" w:cs="Helvetica"/>
        </w:rPr>
        <w:t>个进程。这是</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有意设计的限制，并不是操作系统的限制。如果改成：</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setting"/>
        </w:rPr>
        <w:t xml:space="preserve">p = </w:t>
      </w:r>
      <w:r w:rsidRPr="00007E59">
        <w:rPr>
          <w:rStyle w:val="value"/>
        </w:rPr>
        <w:t>Pool(</w:t>
      </w:r>
      <w:r w:rsidRPr="00007E59">
        <w:rPr>
          <w:rStyle w:val="number"/>
        </w:rPr>
        <w:t>5</w:t>
      </w:r>
      <w:r w:rsidRPr="00007E59">
        <w:rPr>
          <w:rStyle w:val="value"/>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就可以同时跑</w:t>
      </w:r>
      <w:r w:rsidRPr="00007E59">
        <w:rPr>
          <w:rFonts w:ascii="Helvetica" w:hAnsi="Helvetica" w:cs="Helvetica"/>
        </w:rPr>
        <w:t>5</w:t>
      </w:r>
      <w:r w:rsidRPr="00007E59">
        <w:rPr>
          <w:rFonts w:ascii="Helvetica" w:hAnsi="Helvetica" w:cs="Helvetica"/>
        </w:rPr>
        <w:t>个进程。</w:t>
      </w:r>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由于</w:t>
      </w:r>
      <w:r w:rsidRPr="00DC2750">
        <w:rPr>
          <w:rStyle w:val="HTML"/>
          <w:rFonts w:ascii="Consolas" w:hAnsi="Consolas" w:cs="Consolas"/>
          <w:color w:val="FF0000"/>
          <w:bdr w:val="single" w:sz="6" w:space="0" w:color="DDDDDD" w:frame="1"/>
          <w:shd w:val="clear" w:color="auto" w:fill="FAFAFA"/>
        </w:rPr>
        <w:t>Pool</w:t>
      </w:r>
      <w:r w:rsidRPr="00DC2750">
        <w:rPr>
          <w:rFonts w:ascii="Helvetica" w:hAnsi="Helvetica" w:cs="Helvetica"/>
          <w:color w:val="FF0000"/>
        </w:rPr>
        <w:t>的默认大小是</w:t>
      </w:r>
      <w:r w:rsidRPr="00DC2750">
        <w:rPr>
          <w:rFonts w:ascii="Helvetica" w:hAnsi="Helvetica" w:cs="Helvetica"/>
          <w:color w:val="FF0000"/>
        </w:rPr>
        <w:t>CPU</w:t>
      </w:r>
      <w:r w:rsidRPr="00DC2750">
        <w:rPr>
          <w:rFonts w:ascii="Helvetica" w:hAnsi="Helvetica" w:cs="Helvetica"/>
          <w:color w:val="FF0000"/>
        </w:rPr>
        <w:t>的核数，如果你不幸拥有</w:t>
      </w:r>
      <w:r w:rsidRPr="00DC2750">
        <w:rPr>
          <w:rFonts w:ascii="Helvetica" w:hAnsi="Helvetica" w:cs="Helvetica"/>
          <w:color w:val="FF0000"/>
        </w:rPr>
        <w:t>8</w:t>
      </w:r>
      <w:r w:rsidRPr="00DC2750">
        <w:rPr>
          <w:rFonts w:ascii="Helvetica" w:hAnsi="Helvetica" w:cs="Helvetica"/>
          <w:color w:val="FF0000"/>
        </w:rPr>
        <w:t>核</w:t>
      </w:r>
      <w:r w:rsidRPr="00DC2750">
        <w:rPr>
          <w:rFonts w:ascii="Helvetica" w:hAnsi="Helvetica" w:cs="Helvetica"/>
          <w:color w:val="FF0000"/>
        </w:rPr>
        <w:t>CPU</w:t>
      </w:r>
      <w:r w:rsidRPr="00DC2750">
        <w:rPr>
          <w:rFonts w:ascii="Helvetica" w:hAnsi="Helvetica" w:cs="Helvetica"/>
          <w:color w:val="FF0000"/>
        </w:rPr>
        <w:t>，你要提交至少</w:t>
      </w:r>
      <w:r w:rsidRPr="00DC2750">
        <w:rPr>
          <w:rFonts w:ascii="Helvetica" w:hAnsi="Helvetica" w:cs="Helvetica"/>
          <w:color w:val="FF0000"/>
        </w:rPr>
        <w:t>9</w:t>
      </w:r>
      <w:r w:rsidRPr="00DC2750">
        <w:rPr>
          <w:rFonts w:ascii="Helvetica" w:hAnsi="Helvetica" w:cs="Helvetica"/>
          <w:color w:val="FF0000"/>
        </w:rPr>
        <w:t>个子进程才能看到上面的等待效果。</w:t>
      </w:r>
    </w:p>
    <w:p w:rsidR="00007E59" w:rsidRPr="00007E59" w:rsidRDefault="00007E59" w:rsidP="00E83F69">
      <w:pPr>
        <w:pStyle w:val="3"/>
        <w:shd w:val="clear" w:color="auto" w:fill="FFFFFF"/>
        <w:spacing w:before="375" w:after="225" w:line="360" w:lineRule="atLeast"/>
        <w:rPr>
          <w:rFonts w:ascii="Helvetica" w:hAnsi="Helvetica" w:cs="Helvetica"/>
          <w:b w:val="0"/>
          <w:bCs w:val="0"/>
          <w:sz w:val="24"/>
          <w:szCs w:val="24"/>
        </w:rPr>
      </w:pPr>
      <w:bookmarkStart w:id="193" w:name="_Toc454522426"/>
      <w:r w:rsidRPr="00007E59">
        <w:rPr>
          <w:rFonts w:ascii="Helvetica" w:hAnsi="Helvetica" w:cs="Helvetica"/>
          <w:b w:val="0"/>
          <w:bCs w:val="0"/>
          <w:sz w:val="24"/>
          <w:szCs w:val="24"/>
        </w:rPr>
        <w:t>子进程</w:t>
      </w:r>
      <w:bookmarkEnd w:id="193"/>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很多时候，子进程并不是自身，而是一个外部进程。我们创建了子进程后，还需要控制子进程的输入和输出。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subprocess</w:t>
      </w:r>
      <w:r w:rsidRPr="00007E59">
        <w:rPr>
          <w:rFonts w:ascii="Helvetica" w:hAnsi="Helvetica" w:cs="Helvetica"/>
        </w:rPr>
        <w:t>模块可以让我们非常方便地启动一个子进程，然后控制其输入和输出。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下面的例子演示了如何在</w:t>
      </w:r>
      <w:r w:rsidRPr="00007E59">
        <w:rPr>
          <w:rFonts w:ascii="Helvetica" w:hAnsi="Helvetica" w:cs="Helvetica"/>
        </w:rPr>
        <w:t>Python</w:t>
      </w:r>
      <w:r w:rsidRPr="00007E59">
        <w:rPr>
          <w:rFonts w:ascii="Helvetica" w:hAnsi="Helvetica" w:cs="Helvetica"/>
        </w:rPr>
        <w:t>代码中运行命令</w:t>
      </w:r>
      <w:r w:rsidRPr="00007E59">
        <w:rPr>
          <w:rStyle w:val="HTML"/>
          <w:rFonts w:ascii="Consolas" w:hAnsi="Consolas" w:cs="Consolas"/>
          <w:bdr w:val="single" w:sz="6" w:space="0" w:color="DDDDDD" w:frame="1"/>
          <w:shd w:val="clear" w:color="auto" w:fill="FAFAFA"/>
        </w:rPr>
        <w:t>nslookup www.python.org</w:t>
      </w:r>
      <w:r w:rsidRPr="00007E59">
        <w:rPr>
          <w:rFonts w:ascii="Helvetica" w:hAnsi="Helvetica" w:cs="Helvetica"/>
        </w:rPr>
        <w:t>，这和命令行直接运行的效果是一样的：</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 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r = subprocess.call([</w:t>
      </w:r>
      <w:r w:rsidRPr="00007E59">
        <w:rPr>
          <w:rStyle w:val="string"/>
        </w:rPr>
        <w:t>'nslookup'</w:t>
      </w:r>
      <w:r w:rsidRPr="00007E59">
        <w:rPr>
          <w:rStyle w:val="HTML"/>
        </w:rPr>
        <w:t xml:space="preserve">, </w:t>
      </w:r>
      <w:r w:rsidRPr="00007E59">
        <w:rPr>
          <w:rStyle w:val="string"/>
        </w:rPr>
        <w:t>'www.python.org'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r)</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lastRenderedPageBreak/>
        <w:t xml:space="preserve">$ </w:t>
      </w:r>
      <w:r w:rsidRPr="00007E59">
        <w:rPr>
          <w:rStyle w:val="HTML"/>
        </w:rPr>
        <w:t>nslookup www.python.org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www.python.org    canonical name =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Name</w:t>
      </w:r>
      <w:r w:rsidRPr="00007E59">
        <w:rPr>
          <w:rStyle w:val="symbol"/>
        </w:rPr>
        <w:t>:</w:t>
      </w:r>
      <w:r w:rsidRPr="00007E59">
        <w:rPr>
          <w:rStyle w:val="HTML"/>
        </w:rPr>
        <w:t xml:space="preserve">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199.27</w:t>
      </w:r>
      <w:r w:rsidRPr="00007E59">
        <w:rPr>
          <w:rStyle w:val="HTML"/>
        </w:rPr>
        <w:t>.</w:t>
      </w:r>
      <w:r w:rsidRPr="00007E59">
        <w:rPr>
          <w:rStyle w:val="number"/>
        </w:rPr>
        <w:t>79.223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007E59">
        <w:rPr>
          <w:rStyle w:val="constant"/>
        </w:rPr>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如果子进程还需要输入，则可以通过</w:t>
      </w:r>
      <w:r w:rsidRPr="00007E59">
        <w:rPr>
          <w:rStyle w:val="HTML"/>
          <w:rFonts w:ascii="Consolas" w:hAnsi="Consolas" w:cs="Consolas"/>
          <w:bdr w:val="single" w:sz="6" w:space="0" w:color="DDDDDD" w:frame="1"/>
          <w:shd w:val="clear" w:color="auto" w:fill="FAFAFA"/>
        </w:rPr>
        <w:t>communicate()</w:t>
      </w:r>
      <w:r w:rsidRPr="00007E59">
        <w:rPr>
          <w:rFonts w:ascii="Helvetica" w:hAnsi="Helvetica" w:cs="Helvetica"/>
        </w:rPr>
        <w:t>方法输入：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 = subprocess.Popen([</w:t>
      </w:r>
      <w:r w:rsidRPr="00007E59">
        <w:rPr>
          <w:rStyle w:val="string"/>
        </w:rPr>
        <w:t>'nslookup'</w:t>
      </w:r>
      <w:r w:rsidRPr="00007E59">
        <w:rPr>
          <w:rStyle w:val="HTML"/>
        </w:rPr>
        <w:t>], stdin=subprocess.PIPE, stdout=subprocess.PIPE, stderr=subprocess.PIPE)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output, err = p.communicate(</w:t>
      </w:r>
      <w:r w:rsidRPr="00007E59">
        <w:rPr>
          <w:rStyle w:val="string"/>
        </w:rPr>
        <w:t>b'set q=mx\npython.org\nexit\n'</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print(output.decode(</w:t>
      </w:r>
      <w:r w:rsidRPr="00007E59">
        <w:rPr>
          <w:rStyle w:val="string"/>
        </w:rPr>
        <w:t>'utf-8'</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p.returncode)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上面的代码相当于在命令行执行命令</w:t>
      </w:r>
      <w:r w:rsidRPr="00007E59">
        <w:rPr>
          <w:rStyle w:val="HTML"/>
          <w:rFonts w:ascii="Consolas" w:hAnsi="Consolas" w:cs="Consolas"/>
          <w:bdr w:val="single" w:sz="6" w:space="0" w:color="DDDDDD" w:frame="1"/>
          <w:shd w:val="clear" w:color="auto" w:fill="FAFAFA"/>
        </w:rPr>
        <w:t>nslookup</w:t>
      </w:r>
      <w:r w:rsidRPr="00007E59">
        <w:rPr>
          <w:rFonts w:ascii="Helvetica" w:hAnsi="Helvetica" w:cs="Helvetica"/>
        </w:rPr>
        <w:t>，然后手动输入：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keyword"/>
          <w:b/>
          <w:bCs/>
        </w:rPr>
        <w:t>set</w:t>
      </w:r>
      <w:r w:rsidRPr="00007E59">
        <w:rPr>
          <w:rStyle w:val="operator"/>
        </w:rPr>
        <w:t xml:space="preserve"> q=mx</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exit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lastRenderedPageBreak/>
        <w:t xml:space="preserve">$ </w:t>
      </w:r>
      <w:r w:rsidRPr="00007E59">
        <w:rPr>
          <w:rStyle w:val="HTML"/>
        </w:rPr>
        <w:t>nslookup</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python.org    mail exchanger = </w:t>
      </w:r>
      <w:r w:rsidRPr="00007E59">
        <w:rPr>
          <w:rStyle w:val="number"/>
        </w:rPr>
        <w:t>50</w:t>
      </w:r>
      <w:r w:rsidRPr="00007E59">
        <w:rPr>
          <w:rStyle w:val="HTML"/>
        </w:rPr>
        <w:t xml:space="preserve"> mail.python.org.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Authoritative</w:t>
      </w:r>
      <w:r w:rsidRPr="00007E59">
        <w:rPr>
          <w:rStyle w:val="HTML"/>
        </w:rPr>
        <w:t xml:space="preserve"> answers can be found </w:t>
      </w:r>
      <w:r w:rsidRPr="00007E59">
        <w:rPr>
          <w:rStyle w:val="symbol"/>
        </w:rPr>
        <w:t>from: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internet address = </w:t>
      </w:r>
      <w:r w:rsidRPr="00007E59">
        <w:rPr>
          <w:rStyle w:val="number"/>
        </w:rPr>
        <w:t>82.94</w:t>
      </w:r>
      <w:r w:rsidRPr="00007E59">
        <w:rPr>
          <w:rStyle w:val="HTML"/>
        </w:rPr>
        <w:t>.</w:t>
      </w:r>
      <w:r w:rsidRPr="00007E59">
        <w:rPr>
          <w:rStyle w:val="number"/>
        </w:rPr>
        <w:t>164.166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has </w:t>
      </w:r>
      <w:r w:rsidRPr="00007E59">
        <w:rPr>
          <w:rStyle w:val="constant"/>
        </w:rPr>
        <w:t>AAAA</w:t>
      </w:r>
      <w:r w:rsidRPr="00007E59">
        <w:rPr>
          <w:rStyle w:val="HTML"/>
        </w:rPr>
        <w:t xml:space="preserve"> address </w:t>
      </w:r>
      <w:r w:rsidRPr="00007E59">
        <w:rPr>
          <w:rStyle w:val="number"/>
        </w:rPr>
        <w:t>2001</w:t>
      </w:r>
      <w:r w:rsidRPr="00007E59">
        <w:rPr>
          <w:rStyle w:val="symbol"/>
        </w:rPr>
        <w:t>:</w:t>
      </w:r>
      <w:r w:rsidRPr="00007E59">
        <w:rPr>
          <w:rStyle w:val="number"/>
        </w:rPr>
        <w:t>888</w:t>
      </w:r>
      <w:r w:rsidRPr="00007E59">
        <w:rPr>
          <w:rStyle w:val="symbol"/>
        </w:rPr>
        <w:t>:</w:t>
      </w:r>
      <w:r w:rsidRPr="00007E59">
        <w:rPr>
          <w:rStyle w:val="number"/>
        </w:rPr>
        <w:t>2000</w:t>
      </w:r>
      <w:r w:rsidRPr="00007E59">
        <w:rPr>
          <w:rStyle w:val="symbol"/>
        </w:rPr>
        <w:t>:d::a6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007E59">
        <w:rPr>
          <w:rStyle w:val="constant"/>
        </w:rPr>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E83F69">
      <w:pPr>
        <w:pStyle w:val="3"/>
        <w:shd w:val="clear" w:color="auto" w:fill="FFFFFF"/>
        <w:spacing w:before="375" w:after="225" w:line="360" w:lineRule="atLeast"/>
        <w:rPr>
          <w:rFonts w:ascii="Helvetica" w:hAnsi="Helvetica" w:cs="Helvetica"/>
          <w:b w:val="0"/>
          <w:bCs w:val="0"/>
          <w:sz w:val="24"/>
          <w:szCs w:val="24"/>
        </w:rPr>
      </w:pPr>
      <w:bookmarkStart w:id="194" w:name="_Toc454522427"/>
      <w:r w:rsidRPr="00007E59">
        <w:rPr>
          <w:rFonts w:ascii="Helvetica" w:hAnsi="Helvetica" w:cs="Helvetica"/>
          <w:b w:val="0"/>
          <w:bCs w:val="0"/>
          <w:sz w:val="24"/>
          <w:szCs w:val="24"/>
        </w:rPr>
        <w:t>进程间通信</w:t>
      </w:r>
      <w:bookmarkEnd w:id="194"/>
    </w:p>
    <w:p w:rsidR="00007E59" w:rsidRPr="007B6E8F"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之间肯定是需要通信的，操作系统提供了很多机制来实现进程间的通信。</w:t>
      </w:r>
      <w:r w:rsidRPr="007B6E8F">
        <w:rPr>
          <w:rFonts w:ascii="Helvetica" w:hAnsi="Helvetica" w:cs="Helvetica"/>
          <w:color w:val="FF0000"/>
        </w:rPr>
        <w:t>Python</w:t>
      </w:r>
      <w:r w:rsidRPr="007B6E8F">
        <w:rPr>
          <w:rFonts w:ascii="Helvetica" w:hAnsi="Helvetica" w:cs="Helvetica"/>
          <w:color w:val="FF0000"/>
        </w:rPr>
        <w:t>的</w:t>
      </w:r>
      <w:r w:rsidRPr="007B6E8F">
        <w:rPr>
          <w:rStyle w:val="HTML"/>
          <w:rFonts w:ascii="Consolas" w:hAnsi="Consolas" w:cs="Consolas"/>
          <w:color w:val="FF0000"/>
          <w:bdr w:val="single" w:sz="6" w:space="0" w:color="DDDDDD" w:frame="1"/>
          <w:shd w:val="clear" w:color="auto" w:fill="FAFAFA"/>
        </w:rPr>
        <w:t>multiprocessing</w:t>
      </w:r>
      <w:r w:rsidRPr="007B6E8F">
        <w:rPr>
          <w:rFonts w:ascii="Helvetica" w:hAnsi="Helvetica" w:cs="Helvetica"/>
          <w:color w:val="FF0000"/>
        </w:rPr>
        <w:t>模块包装了底层的机制，提供了</w:t>
      </w:r>
      <w:r w:rsidRPr="007B6E8F">
        <w:rPr>
          <w:rStyle w:val="HTML"/>
          <w:rFonts w:ascii="Consolas" w:hAnsi="Consolas" w:cs="Consolas"/>
          <w:color w:val="FF0000"/>
          <w:bdr w:val="single" w:sz="6" w:space="0" w:color="DDDDDD" w:frame="1"/>
          <w:shd w:val="clear" w:color="auto" w:fill="FAFAFA"/>
        </w:rPr>
        <w:t>Queue</w:t>
      </w:r>
      <w:r w:rsidRPr="007B6E8F">
        <w:rPr>
          <w:rFonts w:ascii="Helvetica" w:hAnsi="Helvetica" w:cs="Helvetica"/>
          <w:color w:val="FF0000"/>
        </w:rPr>
        <w:t>、</w:t>
      </w:r>
      <w:r w:rsidRPr="007B6E8F">
        <w:rPr>
          <w:rStyle w:val="HTML"/>
          <w:rFonts w:ascii="Consolas" w:hAnsi="Consolas" w:cs="Consolas"/>
          <w:color w:val="FF0000"/>
          <w:bdr w:val="single" w:sz="6" w:space="0" w:color="DDDDDD" w:frame="1"/>
          <w:shd w:val="clear" w:color="auto" w:fill="FAFAFA"/>
        </w:rPr>
        <w:t>Pipes</w:t>
      </w:r>
      <w:r w:rsidRPr="007B6E8F">
        <w:rPr>
          <w:rFonts w:ascii="Helvetica" w:hAnsi="Helvetica" w:cs="Helvetica"/>
          <w:color w:val="FF0000"/>
        </w:rPr>
        <w:t>等多种方式来交换数据。</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我们以</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为例，在父进程中创建两个子进程，一个往</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里写数据，一个从</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里读数据：</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写数据进程执行的代码: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write</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write: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value </w:t>
      </w:r>
      <w:r w:rsidRPr="00007E59">
        <w:rPr>
          <w:rStyle w:val="keyword"/>
          <w:b/>
          <w:bCs/>
        </w:rPr>
        <w:t>in</w:t>
      </w:r>
      <w:r w:rsidRPr="00007E59">
        <w:rPr>
          <w:rStyle w:val="HTML"/>
        </w:rPr>
        <w:t xml:space="preserve"> [</w:t>
      </w:r>
      <w:r w:rsidRPr="00007E59">
        <w:rPr>
          <w:rStyle w:val="string"/>
        </w:rPr>
        <w:t>'A'</w:t>
      </w:r>
      <w:r w:rsidRPr="00007E59">
        <w:rPr>
          <w:rStyle w:val="HTML"/>
        </w:rPr>
        <w:t xml:space="preserve">, </w:t>
      </w:r>
      <w:r w:rsidRPr="00007E59">
        <w:rPr>
          <w:rStyle w:val="string"/>
        </w:rPr>
        <w:t>'B'</w:t>
      </w:r>
      <w:r w:rsidRPr="00007E59">
        <w:rPr>
          <w:rStyle w:val="HTML"/>
        </w:rPr>
        <w:t xml:space="preserve">, </w:t>
      </w:r>
      <w:r w:rsidRPr="00007E59">
        <w:rPr>
          <w:rStyle w:val="string"/>
        </w:rPr>
        <w:t>'C'</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print(</w:t>
      </w:r>
      <w:r w:rsidRPr="00007E59">
        <w:rPr>
          <w:rStyle w:val="string"/>
        </w:rPr>
        <w:t>'Put %s to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q.put(value)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读数据进程执行的代码: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read</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read: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while</w:t>
      </w:r>
      <w:r w:rsidRPr="00007E59">
        <w:rPr>
          <w:rStyle w:val="HTML"/>
        </w:rPr>
        <w:t xml:space="preserve"> </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value = q.get(</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'Get %s from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父进程创建Queue，并传给各个子进程：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 =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 = Process(target=write,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 = Process(target=read,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启动子进程pw，写入: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启动子进程pr，读取:</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等待pw结束: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pr进程里是死循环，无法等待其结束，只能强行终止:</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pr.terminate()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Process to write: </w:t>
      </w:r>
      <w:r w:rsidRPr="00007E59">
        <w:rPr>
          <w:rStyle w:val="number"/>
        </w:rPr>
        <w:t>50563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A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Process to read: </w:t>
      </w:r>
      <w:r w:rsidRPr="00007E59">
        <w:rPr>
          <w:rStyle w:val="number"/>
        </w:rPr>
        <w:t>50564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A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B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B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C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C </w:t>
      </w:r>
      <w:r w:rsidRPr="00007E59">
        <w:rPr>
          <w:rStyle w:val="keyword"/>
          <w:b/>
          <w:bCs/>
        </w:rPr>
        <w:t>from</w:t>
      </w:r>
      <w:r w:rsidRPr="00007E59">
        <w:rPr>
          <w:rStyle w:val="HTML"/>
        </w:rPr>
        <w:t xml:space="preserve"> queue.</w:t>
      </w:r>
    </w:p>
    <w:p w:rsidR="00007E59" w:rsidRPr="00F449A8"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模块封装了</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调用，使我们不需要关注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的细节。由于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调用，因此，</w:t>
      </w:r>
      <w:r w:rsidR="00271971">
        <w:rPr>
          <w:rFonts w:ascii="Helvetica" w:hAnsi="Helvetica" w:cs="Helvetica" w:hint="eastAsia"/>
        </w:rPr>
        <w:t xml:space="preserve">  </w:t>
      </w:r>
      <w:r w:rsidRPr="00007E59">
        <w:rPr>
          <w:rStyle w:val="HTML"/>
          <w:rFonts w:ascii="Consolas" w:hAnsi="Consolas" w:cs="Consolas"/>
          <w:bdr w:val="single" w:sz="6" w:space="0" w:color="DDDDDD" w:frame="1"/>
          <w:shd w:val="clear" w:color="auto" w:fill="FAFAFA"/>
        </w:rPr>
        <w:t>multiproces</w:t>
      </w:r>
      <w:r w:rsidRPr="00F449A8">
        <w:rPr>
          <w:rStyle w:val="HTML"/>
          <w:rFonts w:ascii="Consolas" w:hAnsi="Consolas" w:cs="Consolas"/>
          <w:color w:val="FF0000"/>
          <w:bdr w:val="single" w:sz="6" w:space="0" w:color="DDDDDD" w:frame="1"/>
          <w:shd w:val="clear" w:color="auto" w:fill="FAFAFA"/>
        </w:rPr>
        <w:t>sing</w:t>
      </w:r>
      <w:r w:rsidRPr="00F449A8">
        <w:rPr>
          <w:rFonts w:ascii="Helvetica" w:hAnsi="Helvetica" w:cs="Helvetica"/>
          <w:color w:val="FF0000"/>
        </w:rPr>
        <w:t>需要</w:t>
      </w:r>
      <w:r w:rsidRPr="00F449A8">
        <w:rPr>
          <w:rFonts w:ascii="Helvetica" w:hAnsi="Helvetica" w:cs="Helvetica"/>
          <w:color w:val="FF0000"/>
        </w:rPr>
        <w:t>“</w:t>
      </w:r>
      <w:r w:rsidRPr="00F449A8">
        <w:rPr>
          <w:rFonts w:ascii="Helvetica" w:hAnsi="Helvetica" w:cs="Helvetica"/>
          <w:color w:val="FF0000"/>
        </w:rPr>
        <w:t>模拟</w:t>
      </w:r>
      <w:r w:rsidRPr="00F449A8">
        <w:rPr>
          <w:rFonts w:ascii="Helvetica" w:hAnsi="Helvetica" w:cs="Helvetica"/>
          <w:color w:val="FF0000"/>
        </w:rPr>
        <w:t>”</w:t>
      </w:r>
      <w:r w:rsidRPr="00F449A8">
        <w:rPr>
          <w:rFonts w:ascii="Helvetica" w:hAnsi="Helvetica" w:cs="Helvetica"/>
          <w:color w:val="FF0000"/>
        </w:rPr>
        <w:t>出</w:t>
      </w:r>
      <w:r w:rsidRPr="00F449A8">
        <w:rPr>
          <w:rStyle w:val="HTML"/>
          <w:rFonts w:ascii="Consolas" w:hAnsi="Consolas" w:cs="Consolas"/>
          <w:color w:val="FF0000"/>
          <w:bdr w:val="single" w:sz="6" w:space="0" w:color="DDDDDD" w:frame="1"/>
          <w:shd w:val="clear" w:color="auto" w:fill="FAFAFA"/>
        </w:rPr>
        <w:t>fork</w:t>
      </w:r>
      <w:r w:rsidRPr="00F449A8">
        <w:rPr>
          <w:rFonts w:ascii="Helvetica" w:hAnsi="Helvetica" w:cs="Helvetica"/>
          <w:color w:val="FF0000"/>
        </w:rPr>
        <w:t>的效果，父进程所有</w:t>
      </w:r>
      <w:r w:rsidRPr="00F449A8">
        <w:rPr>
          <w:rFonts w:ascii="Helvetica" w:hAnsi="Helvetica" w:cs="Helvetica"/>
          <w:color w:val="FF0000"/>
        </w:rPr>
        <w:t>Python</w:t>
      </w:r>
      <w:r w:rsidRPr="00F449A8">
        <w:rPr>
          <w:rFonts w:ascii="Helvetica" w:hAnsi="Helvetica" w:cs="Helvetica"/>
          <w:color w:val="FF0000"/>
        </w:rPr>
        <w:t>对象都必须通过</w:t>
      </w:r>
      <w:r w:rsidRPr="00F449A8">
        <w:rPr>
          <w:rFonts w:ascii="Helvetica" w:hAnsi="Helvetica" w:cs="Helvetica"/>
          <w:color w:val="FF0000"/>
        </w:rPr>
        <w:t>pickle</w:t>
      </w:r>
      <w:r w:rsidRPr="00F449A8">
        <w:rPr>
          <w:rFonts w:ascii="Helvetica" w:hAnsi="Helvetica" w:cs="Helvetica"/>
          <w:color w:val="FF0000"/>
        </w:rPr>
        <w:t>序列化再传到子进程去，所有，如果</w:t>
      </w:r>
      <w:r w:rsidRPr="00F449A8">
        <w:rPr>
          <w:rStyle w:val="HTML"/>
          <w:rFonts w:ascii="Consolas" w:hAnsi="Consolas" w:cs="Consolas"/>
          <w:color w:val="FF0000"/>
          <w:bdr w:val="single" w:sz="6" w:space="0" w:color="DDDDDD" w:frame="1"/>
          <w:shd w:val="clear" w:color="auto" w:fill="FAFAFA"/>
        </w:rPr>
        <w:t>multiprocessing</w:t>
      </w:r>
      <w:r w:rsidRPr="00F449A8">
        <w:rPr>
          <w:rFonts w:ascii="Helvetica" w:hAnsi="Helvetica" w:cs="Helvetica"/>
          <w:color w:val="FF0000"/>
        </w:rPr>
        <w:t>在</w:t>
      </w:r>
      <w:r w:rsidRPr="00F449A8">
        <w:rPr>
          <w:rFonts w:ascii="Helvetica" w:hAnsi="Helvetica" w:cs="Helvetica"/>
          <w:color w:val="FF0000"/>
        </w:rPr>
        <w:t>Windows</w:t>
      </w:r>
      <w:r w:rsidRPr="00F449A8">
        <w:rPr>
          <w:rFonts w:ascii="Helvetica" w:hAnsi="Helvetica" w:cs="Helvetica"/>
          <w:color w:val="FF0000"/>
        </w:rPr>
        <w:t>下调用失败了，要先考虑是不是</w:t>
      </w:r>
      <w:r w:rsidRPr="00F449A8">
        <w:rPr>
          <w:rFonts w:ascii="Helvetica" w:hAnsi="Helvetica" w:cs="Helvetica"/>
          <w:color w:val="FF0000"/>
        </w:rPr>
        <w:t>pickle</w:t>
      </w:r>
      <w:r w:rsidRPr="00F449A8">
        <w:rPr>
          <w:rFonts w:ascii="Helvetica" w:hAnsi="Helvetica" w:cs="Helvetica"/>
          <w:color w:val="FF0000"/>
        </w:rPr>
        <w:t>失败了。</w:t>
      </w:r>
    </w:p>
    <w:p w:rsidR="00007E59" w:rsidRPr="00007E59" w:rsidRDefault="00007E59" w:rsidP="00E83F69">
      <w:pPr>
        <w:pStyle w:val="3"/>
        <w:shd w:val="clear" w:color="auto" w:fill="FFFFFF"/>
        <w:spacing w:before="375" w:after="225" w:line="360" w:lineRule="atLeast"/>
        <w:rPr>
          <w:rFonts w:ascii="Helvetica" w:hAnsi="Helvetica" w:cs="Helvetica"/>
          <w:b w:val="0"/>
          <w:bCs w:val="0"/>
          <w:sz w:val="24"/>
          <w:szCs w:val="24"/>
        </w:rPr>
      </w:pPr>
      <w:bookmarkStart w:id="195" w:name="_Toc454522428"/>
      <w:r w:rsidRPr="00007E59">
        <w:rPr>
          <w:rFonts w:ascii="Helvetica" w:hAnsi="Helvetica" w:cs="Helvetica"/>
          <w:b w:val="0"/>
          <w:bCs w:val="0"/>
          <w:sz w:val="24"/>
          <w:szCs w:val="24"/>
        </w:rPr>
        <w:t>小结</w:t>
      </w:r>
      <w:bookmarkEnd w:id="195"/>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下，可以使用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调用实现多进程。</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要实现跨平台的多进程，可以使用</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进程间通信是通过</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Pipes</w:t>
      </w:r>
      <w:r w:rsidRPr="00007E59">
        <w:rPr>
          <w:rFonts w:ascii="Helvetica" w:hAnsi="Helvetica" w:cs="Helvetica"/>
        </w:rPr>
        <w:t>等实现的。</w:t>
      </w:r>
    </w:p>
    <w:p w:rsidR="00007E59" w:rsidRDefault="00007E59" w:rsidP="00007E59"/>
    <w:p w:rsidR="00A83BEB" w:rsidRDefault="00A83BEB" w:rsidP="00007E59"/>
    <w:p w:rsidR="00A83BEB" w:rsidRDefault="00A83BEB" w:rsidP="00E83F69">
      <w:pPr>
        <w:pStyle w:val="2"/>
        <w:rPr>
          <w:sz w:val="24"/>
        </w:rPr>
      </w:pPr>
      <w:bookmarkStart w:id="196" w:name="_Toc454522429"/>
      <w:r w:rsidRPr="00A83BEB">
        <w:rPr>
          <w:rFonts w:hint="eastAsia"/>
          <w:sz w:val="24"/>
        </w:rPr>
        <w:t>第</w:t>
      </w:r>
      <w:r w:rsidRPr="00A83BEB">
        <w:rPr>
          <w:rFonts w:hint="eastAsia"/>
          <w:sz w:val="24"/>
        </w:rPr>
        <w:t>5</w:t>
      </w:r>
      <w:r w:rsidRPr="00A83BEB">
        <w:rPr>
          <w:sz w:val="24"/>
        </w:rPr>
        <w:t>6</w:t>
      </w:r>
      <w:r w:rsidRPr="00A83BEB">
        <w:rPr>
          <w:sz w:val="24"/>
        </w:rPr>
        <w:t>课</w:t>
      </w:r>
      <w:r w:rsidRPr="00A83BEB">
        <w:rPr>
          <w:rFonts w:hint="eastAsia"/>
          <w:sz w:val="24"/>
        </w:rPr>
        <w:t xml:space="preserve"> </w:t>
      </w:r>
      <w:r w:rsidRPr="00A83BEB">
        <w:rPr>
          <w:sz w:val="24"/>
        </w:rPr>
        <w:t xml:space="preserve"> </w:t>
      </w:r>
      <w:r w:rsidRPr="00A83BEB">
        <w:rPr>
          <w:sz w:val="24"/>
        </w:rPr>
        <w:t>多线程</w:t>
      </w:r>
      <w:bookmarkEnd w:id="196"/>
    </w:p>
    <w:p w:rsidR="00A83BEB" w:rsidRPr="00A83BEB" w:rsidRDefault="00A83BEB" w:rsidP="00A83BEB">
      <w:pPr>
        <w:pStyle w:val="a5"/>
        <w:shd w:val="clear" w:color="auto" w:fill="FFFFFF"/>
        <w:spacing w:before="0" w:beforeAutospacing="0" w:after="225" w:afterAutospacing="0" w:line="300" w:lineRule="atLeast"/>
        <w:rPr>
          <w:rFonts w:ascii="Helvetica" w:hAnsi="Helvetica" w:cs="Helvetica"/>
        </w:rPr>
      </w:pPr>
      <w:r w:rsidRPr="00BE70DB">
        <w:rPr>
          <w:rFonts w:ascii="Helvetica" w:hAnsi="Helvetica" w:cs="Helvetica"/>
          <w:color w:val="70AD47" w:themeColor="accent6"/>
        </w:rPr>
        <w:t>多任务可以由多进程完成，也可以由一个进程内的多线程完成</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我们前面提到了进程是由若干线程组成的，一个进程至少有一个线程。</w:t>
      </w:r>
    </w:p>
    <w:p w:rsidR="00A83BEB" w:rsidRPr="006545FB"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由于线程是操作系统直接支持的执行单元，因此，高级语言通常都内置多线程的支持，</w:t>
      </w:r>
      <w:r w:rsidRPr="00A83BEB">
        <w:rPr>
          <w:rFonts w:ascii="Helvetica" w:hAnsi="Helvetica" w:cs="Helvetica"/>
        </w:rPr>
        <w:t>Python</w:t>
      </w:r>
      <w:r w:rsidRPr="00A83BEB">
        <w:rPr>
          <w:rFonts w:ascii="Helvetica" w:hAnsi="Helvetica" w:cs="Helvetica"/>
        </w:rPr>
        <w:t>也不例外，并且，</w:t>
      </w:r>
      <w:r w:rsidRPr="006545FB">
        <w:rPr>
          <w:rFonts w:ascii="Helvetica" w:hAnsi="Helvetica" w:cs="Helvetica"/>
          <w:color w:val="70AD47" w:themeColor="accent6"/>
        </w:rPr>
        <w:t>Python</w:t>
      </w:r>
      <w:r w:rsidRPr="006545FB">
        <w:rPr>
          <w:rFonts w:ascii="Helvetica" w:hAnsi="Helvetica" w:cs="Helvetica"/>
          <w:color w:val="70AD47" w:themeColor="accent6"/>
        </w:rPr>
        <w:t>的线程是真正的</w:t>
      </w:r>
      <w:r w:rsidRPr="006545FB">
        <w:rPr>
          <w:rFonts w:ascii="Helvetica" w:hAnsi="Helvetica" w:cs="Helvetica"/>
          <w:color w:val="70AD47" w:themeColor="accent6"/>
        </w:rPr>
        <w:t>Posix Thread</w:t>
      </w:r>
      <w:r w:rsidRPr="006545FB">
        <w:rPr>
          <w:rFonts w:ascii="Helvetica" w:hAnsi="Helvetica" w:cs="Helvetica"/>
          <w:color w:val="70AD47" w:themeColor="accent6"/>
        </w:rPr>
        <w:t>，而不是模拟出来的线程。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A5168">
        <w:rPr>
          <w:rFonts w:ascii="Helvetica" w:hAnsi="Helvetica" w:cs="Helvetica"/>
          <w:color w:val="70AD47" w:themeColor="accent6"/>
        </w:rPr>
        <w:t>Python</w:t>
      </w:r>
      <w:r w:rsidRPr="00AA5168">
        <w:rPr>
          <w:rFonts w:ascii="Helvetica" w:hAnsi="Helvetica" w:cs="Helvetica"/>
          <w:color w:val="70AD47" w:themeColor="accent6"/>
        </w:rPr>
        <w:t>的标准库提供了两个模块：</w:t>
      </w:r>
      <w:r w:rsidRPr="00AA5168">
        <w:rPr>
          <w:rStyle w:val="HTML"/>
          <w:rFonts w:ascii="Consolas" w:hAnsi="Consolas" w:cs="Consolas"/>
          <w:color w:val="70AD47" w:themeColor="accent6"/>
          <w:bdr w:val="single" w:sz="6" w:space="0" w:color="DDDDDD" w:frame="1"/>
          <w:shd w:val="clear" w:color="auto" w:fill="FAFAFA"/>
        </w:rPr>
        <w:t>_thread</w:t>
      </w:r>
      <w:r w:rsidRPr="00AA5168">
        <w:rPr>
          <w:rFonts w:ascii="Helvetica" w:hAnsi="Helvetica" w:cs="Helvetica"/>
          <w:color w:val="70AD47" w:themeColor="accent6"/>
        </w:rPr>
        <w:t>和</w:t>
      </w:r>
      <w:r w:rsidRPr="00AA5168">
        <w:rPr>
          <w:rStyle w:val="HTML"/>
          <w:rFonts w:ascii="Consolas" w:hAnsi="Consolas" w:cs="Consolas"/>
          <w:color w:val="70AD47" w:themeColor="accent6"/>
          <w:bdr w:val="single" w:sz="6" w:space="0" w:color="DDDDDD" w:frame="1"/>
          <w:shd w:val="clear" w:color="auto" w:fill="FAFAFA"/>
        </w:rPr>
        <w:t>threading</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是低级模块，</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是高级模块，对</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进行了封装。绝大多数情况下，我们只需要使用</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这个高级模块。</w:t>
      </w:r>
    </w:p>
    <w:p w:rsidR="00A83BEB" w:rsidRPr="00FA6D18"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FA6D18">
        <w:rPr>
          <w:rFonts w:ascii="Helvetica" w:hAnsi="Helvetica" w:cs="Helvetica"/>
          <w:color w:val="70AD47" w:themeColor="accent6"/>
        </w:rPr>
        <w:lastRenderedPageBreak/>
        <w:t>启动一个线程就是把一个函数传入并创建</w:t>
      </w:r>
      <w:r w:rsidRPr="00FA6D18">
        <w:rPr>
          <w:rStyle w:val="HTML"/>
          <w:rFonts w:ascii="Consolas" w:hAnsi="Consolas" w:cs="Consolas"/>
          <w:color w:val="70AD47" w:themeColor="accent6"/>
          <w:bdr w:val="single" w:sz="6" w:space="0" w:color="DDDDDD" w:frame="1"/>
          <w:shd w:val="clear" w:color="auto" w:fill="FAFAFA"/>
        </w:rPr>
        <w:t>Thread</w:t>
      </w:r>
      <w:r w:rsidRPr="00FA6D18">
        <w:rPr>
          <w:rFonts w:ascii="Helvetica" w:hAnsi="Helvetica" w:cs="Helvetica"/>
          <w:color w:val="70AD47" w:themeColor="accent6"/>
        </w:rPr>
        <w:t>实例，然后调用</w:t>
      </w:r>
      <w:r w:rsidRPr="00FA6D18">
        <w:rPr>
          <w:rStyle w:val="HTML"/>
          <w:rFonts w:ascii="Consolas" w:hAnsi="Consolas" w:cs="Consolas"/>
          <w:color w:val="70AD47" w:themeColor="accent6"/>
          <w:bdr w:val="single" w:sz="6" w:space="0" w:color="DDDDDD" w:frame="1"/>
          <w:shd w:val="clear" w:color="auto" w:fill="FAFAFA"/>
        </w:rPr>
        <w:t>start()</w:t>
      </w:r>
      <w:r w:rsidRPr="00FA6D18">
        <w:rPr>
          <w:rFonts w:ascii="Helvetica" w:hAnsi="Helvetica" w:cs="Helvetica"/>
          <w:color w:val="70AD47" w:themeColor="accent6"/>
        </w:rPr>
        <w:t>开始执行：</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新线程执行的代码: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n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n &lt; </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n = n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&gt;&gt;&gt; %s'</w:t>
      </w:r>
      <w:r w:rsidRPr="00A83BEB">
        <w:rPr>
          <w:rStyle w:val="HTML"/>
        </w:rPr>
        <w:t xml:space="preserve"> % (threading.current_thread().name,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time.sleep(</w:t>
      </w:r>
      <w:r w:rsidRPr="00A83BEB">
        <w:rPr>
          <w:rStyle w:val="number"/>
        </w:rPr>
        <w:t>1</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ended.'</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 = threading.Thread(target=loop, name=</w:t>
      </w:r>
      <w:r w:rsidRPr="00A83BEB">
        <w:rPr>
          <w:rStyle w:val="string"/>
        </w:rPr>
        <w:t>'LoopThread'</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ended.'</w:t>
      </w:r>
      <w:r w:rsidRPr="00A83BEB">
        <w:rPr>
          <w:rStyle w:val="HTML"/>
        </w:rPr>
        <w:t xml:space="preserve"> % threading.current_thread().name)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执行结果如下：</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MainThread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2</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 xml:space="preserve">thread LoopThread &gt;&gt;&gt; </w:t>
      </w:r>
      <w:r w:rsidRPr="00A83BEB">
        <w:rPr>
          <w:rStyle w:val="number"/>
        </w:rPr>
        <w:t>3</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4</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LoopThread ended.</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MainThread ended.</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5C028F">
        <w:rPr>
          <w:rFonts w:ascii="Helvetica" w:hAnsi="Helvetica" w:cs="Helvetica"/>
          <w:color w:val="70AD47" w:themeColor="accent6"/>
        </w:rPr>
        <w:t>由于任何进程默认就会启动一个线程，我们把该线程称为主线程，主线程又可以启动新的线程</w:t>
      </w:r>
      <w:r w:rsidRPr="00A83BEB">
        <w:rPr>
          <w:rFonts w:ascii="Helvetica" w:hAnsi="Helvetica" w:cs="Helvetica"/>
        </w:rPr>
        <w:t>，</w:t>
      </w:r>
      <w:r w:rsidRPr="00A83BEB">
        <w:rPr>
          <w:rFonts w:ascii="Helvetica" w:hAnsi="Helvetica" w:cs="Helvetica"/>
        </w:rPr>
        <w:t>Python</w:t>
      </w:r>
      <w:r w:rsidRPr="00A83BEB">
        <w:rPr>
          <w:rFonts w:ascii="Helvetica" w:hAnsi="Helvetica" w:cs="Helvetica"/>
        </w:rPr>
        <w:t>的</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模块有个</w:t>
      </w:r>
      <w:r w:rsidRPr="00A83BEB">
        <w:rPr>
          <w:rStyle w:val="HTML"/>
          <w:rFonts w:ascii="Consolas" w:hAnsi="Consolas" w:cs="Consolas"/>
          <w:bdr w:val="single" w:sz="6" w:space="0" w:color="DDDDDD" w:frame="1"/>
          <w:shd w:val="clear" w:color="auto" w:fill="FAFAFA"/>
        </w:rPr>
        <w:t>current_thread()</w:t>
      </w:r>
      <w:r w:rsidRPr="00A83BEB">
        <w:rPr>
          <w:rFonts w:ascii="Helvetica" w:hAnsi="Helvetica" w:cs="Helvetica"/>
        </w:rPr>
        <w:t>函数，它永远返回当前线程的实例。主线程实例的名字叫</w:t>
      </w:r>
      <w:r w:rsidRPr="00A83BEB">
        <w:rPr>
          <w:rStyle w:val="HTML"/>
          <w:rFonts w:ascii="Consolas" w:hAnsi="Consolas" w:cs="Consolas"/>
          <w:bdr w:val="single" w:sz="6" w:space="0" w:color="DDDDDD" w:frame="1"/>
          <w:shd w:val="clear" w:color="auto" w:fill="FAFAFA"/>
        </w:rPr>
        <w:t>MainThread</w:t>
      </w:r>
      <w:r w:rsidRPr="00A83BEB">
        <w:rPr>
          <w:rFonts w:ascii="Helvetica" w:hAnsi="Helvetica" w:cs="Helvetica"/>
        </w:rPr>
        <w:t>，子线程的名字在创建时指定，我们用</w:t>
      </w:r>
      <w:r w:rsidRPr="00A83BEB">
        <w:rPr>
          <w:rStyle w:val="HTML"/>
          <w:rFonts w:ascii="Consolas" w:hAnsi="Consolas" w:cs="Consolas"/>
          <w:bdr w:val="single" w:sz="6" w:space="0" w:color="DDDDDD" w:frame="1"/>
          <w:shd w:val="clear" w:color="auto" w:fill="FAFAFA"/>
        </w:rPr>
        <w:t>LoopThread</w:t>
      </w:r>
      <w:r w:rsidRPr="00A83BEB">
        <w:rPr>
          <w:rFonts w:ascii="Helvetica" w:hAnsi="Helvetica" w:cs="Helvetica"/>
        </w:rPr>
        <w:t>命名子线程。名字仅仅在打印时用来显示，完全没有其他意义，如果不起名字</w:t>
      </w:r>
      <w:r w:rsidRPr="00A83BEB">
        <w:rPr>
          <w:rFonts w:ascii="Helvetica" w:hAnsi="Helvetica" w:cs="Helvetica"/>
        </w:rPr>
        <w:t>Python</w:t>
      </w:r>
      <w:r w:rsidRPr="00A83BEB">
        <w:rPr>
          <w:rFonts w:ascii="Helvetica" w:hAnsi="Helvetica" w:cs="Helvetica"/>
        </w:rPr>
        <w:t>就自动给线程命名为</w:t>
      </w:r>
      <w:r w:rsidRPr="00A83BEB">
        <w:rPr>
          <w:rStyle w:val="HTML"/>
          <w:rFonts w:ascii="Consolas" w:hAnsi="Consolas" w:cs="Consolas"/>
          <w:bdr w:val="single" w:sz="6" w:space="0" w:color="DDDDDD" w:frame="1"/>
          <w:shd w:val="clear" w:color="auto" w:fill="FAFAFA"/>
        </w:rPr>
        <w:t>Thread-1</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Thread-2</w:t>
      </w:r>
      <w:r w:rsidRPr="00A83BEB">
        <w:rPr>
          <w:rFonts w:ascii="Helvetica" w:hAnsi="Helvetica" w:cs="Helvetica"/>
        </w:rPr>
        <w:t>……</w:t>
      </w:r>
    </w:p>
    <w:p w:rsidR="00A83BEB" w:rsidRPr="00A83BEB" w:rsidRDefault="00A83BEB" w:rsidP="00E83F69">
      <w:pPr>
        <w:pStyle w:val="3"/>
        <w:shd w:val="clear" w:color="auto" w:fill="FFFFFF"/>
        <w:spacing w:before="375" w:after="225" w:line="360" w:lineRule="atLeast"/>
        <w:rPr>
          <w:rFonts w:ascii="Helvetica" w:hAnsi="Helvetica" w:cs="Helvetica"/>
          <w:b w:val="0"/>
          <w:bCs w:val="0"/>
          <w:sz w:val="24"/>
          <w:szCs w:val="24"/>
        </w:rPr>
      </w:pPr>
      <w:bookmarkStart w:id="197" w:name="_Toc454522430"/>
      <w:r w:rsidRPr="00A83BEB">
        <w:rPr>
          <w:rFonts w:ascii="Helvetica" w:hAnsi="Helvetica" w:cs="Helvetica"/>
          <w:b w:val="0"/>
          <w:bCs w:val="0"/>
          <w:sz w:val="24"/>
          <w:szCs w:val="24"/>
        </w:rPr>
        <w:t>Lock</w:t>
      </w:r>
      <w:bookmarkEnd w:id="197"/>
    </w:p>
    <w:p w:rsidR="00A83BEB" w:rsidRPr="005B119C"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5B119C">
        <w:rPr>
          <w:rFonts w:ascii="Helvetica" w:hAnsi="Helvetica" w:cs="Helvetica"/>
          <w:color w:val="70AD47" w:themeColor="accent6"/>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把内容给改乱了。</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来看看多个线程同时操作一个变量怎么把内容给改乱了：</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假定这是你的银行存款:</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change_it</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先存后取，结果应该为0: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global</w:t>
      </w:r>
      <w:r w:rsidRPr="00A83BEB">
        <w:rPr>
          <w:rStyle w:val="HTML"/>
        </w:rPr>
        <w:t xml:space="preserve"> balance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lastRenderedPageBreak/>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 = threading.Thread(target=run_thread, args=(</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 = threading.Thread(target=run_thread, args=(</w:t>
      </w:r>
      <w:r w:rsidRPr="00A83BEB">
        <w:rPr>
          <w:rStyle w:val="number"/>
        </w:rPr>
        <w:t>8</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print(balance)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我们定义了一个共享变量</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，初始值为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，并且启动两个线程，先存后取，理论上结果应该为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，但是，由于线程的调度是由操作系统决定的，当</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交替执行时，只要循环次数足够多，</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的结果就不一定是</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787003">
        <w:rPr>
          <w:rFonts w:ascii="Helvetica" w:hAnsi="Helvetica" w:cs="Helvetica"/>
          <w:color w:val="70AD47" w:themeColor="accent6"/>
        </w:rPr>
        <w:t>原因是因为高级语言的一条语句在</w:t>
      </w:r>
      <w:r w:rsidRPr="00787003">
        <w:rPr>
          <w:rFonts w:ascii="Helvetica" w:hAnsi="Helvetica" w:cs="Helvetica"/>
          <w:color w:val="70AD47" w:themeColor="accent6"/>
        </w:rPr>
        <w:t>CPU</w:t>
      </w:r>
      <w:r w:rsidRPr="00787003">
        <w:rPr>
          <w:rFonts w:ascii="Helvetica" w:hAnsi="Helvetica" w:cs="Helvetica"/>
          <w:color w:val="70AD47" w:themeColor="accent6"/>
        </w:rPr>
        <w:t>执行时是若干条语句，即使一个简单的计算：</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balance + n</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也分两步：</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计算</w:t>
      </w:r>
      <w:r w:rsidRPr="00A83BEB">
        <w:rPr>
          <w:rStyle w:val="HTML"/>
          <w:rFonts w:ascii="Consolas" w:hAnsi="Consolas" w:cs="Consolas"/>
          <w:bdr w:val="single" w:sz="6" w:space="0" w:color="DDDDDD" w:frame="1"/>
          <w:shd w:val="clear" w:color="auto" w:fill="FAFAFA"/>
        </w:rPr>
        <w:t>balance + n</w:t>
      </w:r>
      <w:r w:rsidRPr="00A83BEB">
        <w:rPr>
          <w:rFonts w:ascii="Helvetica" w:hAnsi="Helvetica" w:cs="Helvetica"/>
          <w:szCs w:val="24"/>
        </w:rPr>
        <w:t>，存入临时变量中；</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将临时变量的值赋给</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szCs w:val="24"/>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也就是可以看成：</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x = </w:t>
      </w:r>
      <w:r w:rsidRPr="00A83BEB">
        <w:rPr>
          <w:rStyle w:val="value"/>
        </w:rPr>
        <w:t>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x</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787003">
        <w:rPr>
          <w:rFonts w:ascii="Helvetica" w:hAnsi="Helvetica" w:cs="Helvetica"/>
          <w:color w:val="70AD47" w:themeColor="accent6"/>
        </w:rPr>
        <w:t>由于</w:t>
      </w:r>
      <w:r w:rsidRPr="00787003">
        <w:rPr>
          <w:rFonts w:ascii="Helvetica" w:hAnsi="Helvetica" w:cs="Helvetica"/>
          <w:color w:val="70AD47" w:themeColor="accent6"/>
        </w:rPr>
        <w:t>x</w:t>
      </w:r>
      <w:r w:rsidRPr="00787003">
        <w:rPr>
          <w:rFonts w:ascii="Helvetica" w:hAnsi="Helvetica" w:cs="Helvetica"/>
          <w:color w:val="70AD47" w:themeColor="accent6"/>
        </w:rPr>
        <w:t>是局部变量，两个线程各自都有自己的</w:t>
      </w:r>
      <w:r w:rsidRPr="00787003">
        <w:rPr>
          <w:rFonts w:ascii="Helvetica" w:hAnsi="Helvetica" w:cs="Helvetica"/>
          <w:color w:val="70AD47" w:themeColor="accent6"/>
        </w:rPr>
        <w:t>x</w:t>
      </w:r>
      <w:r w:rsidRPr="00A83BEB">
        <w:rPr>
          <w:rFonts w:ascii="Helvetica" w:hAnsi="Helvetica" w:cs="Helvetica"/>
        </w:rPr>
        <w:t>，当代码正常执行时：</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8 - 8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结果 balance = </w:t>
      </w:r>
      <w:r w:rsidRPr="00A83BEB">
        <w:rPr>
          <w:rStyle w:val="number"/>
        </w:rPr>
        <w:t>0</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w:t>
      </w:r>
      <w:r w:rsidRPr="00A83BEB">
        <w:rPr>
          <w:rFonts w:ascii="Helvetica" w:hAnsi="Helvetica" w:cs="Helvetica"/>
        </w:rPr>
        <w:t>t1</w:t>
      </w:r>
      <w:r w:rsidRPr="00A83BEB">
        <w:rPr>
          <w:rFonts w:ascii="Helvetica" w:hAnsi="Helvetica" w:cs="Helvetica"/>
        </w:rPr>
        <w:t>和</w:t>
      </w:r>
      <w:r w:rsidRPr="00A83BEB">
        <w:rPr>
          <w:rFonts w:ascii="Helvetica" w:hAnsi="Helvetica" w:cs="Helvetica"/>
        </w:rPr>
        <w:t>t2</w:t>
      </w:r>
      <w:r w:rsidRPr="00A83BEB">
        <w:rPr>
          <w:rFonts w:ascii="Helvetica" w:hAnsi="Helvetica" w:cs="Helvetica"/>
        </w:rPr>
        <w:t>是交替运行的，如果操作系统以下面的顺序执行</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lastRenderedPageBreak/>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结果 balance = -</w:t>
      </w:r>
      <w:r w:rsidRPr="00A83BEB">
        <w:rPr>
          <w:rStyle w:val="number"/>
        </w:rPr>
        <w:t>8</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究其原因，是因为修改</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需要多条语句，而执行这几条语句时，线程可能中断，从而导致多个线程把同一个对象的内容改乱了。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两个线程同时一存一取，就可能导致余额不对，你肯定不希望你的银行存款莫名其妙地变成了负数，所以，</w:t>
      </w:r>
      <w:r w:rsidRPr="00787003">
        <w:rPr>
          <w:rFonts w:ascii="Helvetica" w:hAnsi="Helvetica" w:cs="Helvetica"/>
          <w:color w:val="70AD47" w:themeColor="accent6"/>
        </w:rPr>
        <w:t>我们必须确保一个线程在修改</w:t>
      </w:r>
      <w:r w:rsidRPr="00787003">
        <w:rPr>
          <w:rStyle w:val="HTML"/>
          <w:rFonts w:ascii="Consolas" w:hAnsi="Consolas" w:cs="Consolas"/>
          <w:color w:val="70AD47" w:themeColor="accent6"/>
          <w:bdr w:val="single" w:sz="6" w:space="0" w:color="DDDDDD" w:frame="1"/>
          <w:shd w:val="clear" w:color="auto" w:fill="FAFAFA"/>
        </w:rPr>
        <w:t>balance</w:t>
      </w:r>
      <w:r w:rsidRPr="00787003">
        <w:rPr>
          <w:rFonts w:ascii="Helvetica" w:hAnsi="Helvetica" w:cs="Helvetica"/>
          <w:color w:val="70AD47" w:themeColor="accent6"/>
        </w:rPr>
        <w:t>的时候，别的线程一定不能改。</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如果我们要确保</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计算正确，就要给</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上一把锁，当某个线程开始执行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时，我们说，该线程因为获得了锁，因此其他线程不能同时执行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，只能等待，直到锁被释放后，获得该锁以后才能改。由于锁只有一个，无论多少线程，</w:t>
      </w:r>
      <w:r w:rsidRPr="00D00F16">
        <w:rPr>
          <w:rFonts w:ascii="Helvetica" w:hAnsi="Helvetica" w:cs="Helvetica"/>
          <w:color w:val="70AD47" w:themeColor="accent6"/>
        </w:rPr>
        <w:t>同一时刻最多只有一个线程持有该锁，</w:t>
      </w:r>
      <w:r w:rsidRPr="00A83BEB">
        <w:rPr>
          <w:rFonts w:ascii="Helvetica" w:hAnsi="Helvetica" w:cs="Helvetica"/>
        </w:rPr>
        <w:t>所以，不会造成修改的冲突。</w:t>
      </w:r>
      <w:r w:rsidRPr="00787003">
        <w:rPr>
          <w:rFonts w:ascii="Helvetica" w:hAnsi="Helvetica" w:cs="Helvetica"/>
          <w:color w:val="70AD47" w:themeColor="accent6"/>
        </w:rPr>
        <w:t>创建一个锁就是通过</w:t>
      </w:r>
      <w:r w:rsidRPr="00787003">
        <w:rPr>
          <w:rStyle w:val="HTML"/>
          <w:rFonts w:ascii="Consolas" w:hAnsi="Consolas" w:cs="Consolas"/>
          <w:color w:val="70AD47" w:themeColor="accent6"/>
          <w:bdr w:val="single" w:sz="6" w:space="0" w:color="DDDDDD" w:frame="1"/>
          <w:shd w:val="clear" w:color="auto" w:fill="FAFAFA"/>
        </w:rPr>
        <w:t>threading.Lock()</w:t>
      </w:r>
      <w:r w:rsidRPr="00787003">
        <w:rPr>
          <w:rFonts w:ascii="Helvetica" w:hAnsi="Helvetica" w:cs="Helvetica"/>
          <w:color w:val="70AD47" w:themeColor="accent6"/>
        </w:rPr>
        <w:t>来实现：</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lock = threading.Lock()</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先要获取锁: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lock.acquire()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try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放心地改吧:</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finally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改完了一定要释放锁: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lock.release()</w:t>
      </w:r>
    </w:p>
    <w:p w:rsidR="00A83BEB" w:rsidRPr="001367CD"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1367CD">
        <w:rPr>
          <w:rFonts w:ascii="Helvetica" w:hAnsi="Helvetica" w:cs="Helvetica"/>
          <w:color w:val="70AD47" w:themeColor="accent6"/>
        </w:rPr>
        <w:t>当多个线程同时执行</w:t>
      </w:r>
      <w:r w:rsidRPr="001367CD">
        <w:rPr>
          <w:rStyle w:val="HTML"/>
          <w:rFonts w:ascii="Consolas" w:hAnsi="Consolas" w:cs="Consolas"/>
          <w:color w:val="70AD47" w:themeColor="accent6"/>
          <w:bdr w:val="single" w:sz="6" w:space="0" w:color="DDDDDD" w:frame="1"/>
          <w:shd w:val="clear" w:color="auto" w:fill="FAFAFA"/>
        </w:rPr>
        <w:t>lock.acquire()</w:t>
      </w:r>
      <w:r w:rsidRPr="001367CD">
        <w:rPr>
          <w:rFonts w:ascii="Helvetica" w:hAnsi="Helvetica" w:cs="Helvetica"/>
          <w:color w:val="70AD47" w:themeColor="accent6"/>
        </w:rPr>
        <w:t>时，只有一个线程能成功地获取锁，然后继续执行代码，其他线程就继续等待直到获得锁为止。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1367CD">
        <w:rPr>
          <w:rFonts w:ascii="Helvetica" w:hAnsi="Helvetica" w:cs="Helvetica"/>
          <w:color w:val="70AD47" w:themeColor="accent6"/>
        </w:rPr>
        <w:lastRenderedPageBreak/>
        <w:t>获得锁的线程用完后一定要释放锁，否则那些苦苦等待锁的线程将永远等待下去，成为死线程。所以我们用</w:t>
      </w:r>
      <w:r w:rsidRPr="001367CD">
        <w:rPr>
          <w:rStyle w:val="HTML"/>
          <w:rFonts w:ascii="Consolas" w:hAnsi="Consolas" w:cs="Consolas"/>
          <w:color w:val="70AD47" w:themeColor="accent6"/>
          <w:bdr w:val="single" w:sz="6" w:space="0" w:color="DDDDDD" w:frame="1"/>
          <w:shd w:val="clear" w:color="auto" w:fill="FAFAFA"/>
        </w:rPr>
        <w:t>try...finally</w:t>
      </w:r>
      <w:r w:rsidRPr="001367CD">
        <w:rPr>
          <w:rFonts w:ascii="Helvetica" w:hAnsi="Helvetica" w:cs="Helvetica"/>
          <w:color w:val="70AD47" w:themeColor="accent6"/>
        </w:rPr>
        <w:t>来确保锁一定会被释放</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锁的好处就是确保了某段关键代码只能由一个线程从头到尾完整地执行，坏处当然也很多，首先是阻止了多线程并发执行，</w:t>
      </w:r>
      <w:r w:rsidRPr="00D7117D">
        <w:rPr>
          <w:rFonts w:ascii="Helvetica" w:hAnsi="Helvetica" w:cs="Helvetica"/>
          <w:color w:val="70AD47" w:themeColor="accent6"/>
        </w:rPr>
        <w:t>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r w:rsidRPr="00A83BEB">
        <w:rPr>
          <w:rFonts w:ascii="Helvetica" w:hAnsi="Helvetica" w:cs="Helvetica"/>
        </w:rPr>
        <w:t>。</w:t>
      </w:r>
    </w:p>
    <w:p w:rsidR="00A83BEB" w:rsidRPr="00A83BEB" w:rsidRDefault="00A83BEB" w:rsidP="00E83F69">
      <w:pPr>
        <w:pStyle w:val="3"/>
        <w:shd w:val="clear" w:color="auto" w:fill="FFFFFF"/>
        <w:spacing w:before="375" w:after="225" w:line="360" w:lineRule="atLeast"/>
        <w:rPr>
          <w:rFonts w:ascii="Helvetica" w:hAnsi="Helvetica" w:cs="Helvetica"/>
          <w:b w:val="0"/>
          <w:bCs w:val="0"/>
          <w:sz w:val="24"/>
          <w:szCs w:val="24"/>
        </w:rPr>
      </w:pPr>
      <w:bookmarkStart w:id="198" w:name="_Toc454522431"/>
      <w:r w:rsidRPr="00A83BEB">
        <w:rPr>
          <w:rFonts w:ascii="Helvetica" w:hAnsi="Helvetica" w:cs="Helvetica"/>
          <w:b w:val="0"/>
          <w:bCs w:val="0"/>
          <w:sz w:val="24"/>
          <w:szCs w:val="24"/>
        </w:rPr>
        <w:t>多核</w:t>
      </w:r>
      <w:r w:rsidRPr="00A83BEB">
        <w:rPr>
          <w:rFonts w:ascii="Helvetica" w:hAnsi="Helvetica" w:cs="Helvetica"/>
          <w:b w:val="0"/>
          <w:bCs w:val="0"/>
          <w:sz w:val="24"/>
          <w:szCs w:val="24"/>
        </w:rPr>
        <w:t>CPU</w:t>
      </w:r>
      <w:bookmarkEnd w:id="198"/>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如果你不幸拥有一个多核</w:t>
      </w:r>
      <w:r w:rsidRPr="00A83BEB">
        <w:rPr>
          <w:rFonts w:ascii="Helvetica" w:hAnsi="Helvetica" w:cs="Helvetica"/>
        </w:rPr>
        <w:t>CPU</w:t>
      </w:r>
      <w:r w:rsidRPr="00A83BEB">
        <w:rPr>
          <w:rFonts w:ascii="Helvetica" w:hAnsi="Helvetica" w:cs="Helvetica"/>
        </w:rPr>
        <w:t>，你肯定在想，多核应该可以同时执行多个线程。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如果写一个死循环的话，会出现什么情况呢？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打开</w:t>
      </w:r>
      <w:r w:rsidRPr="00A83BEB">
        <w:rPr>
          <w:rFonts w:ascii="Helvetica" w:hAnsi="Helvetica" w:cs="Helvetica"/>
        </w:rPr>
        <w:t>Mac OS X</w:t>
      </w:r>
      <w:r w:rsidRPr="00A83BEB">
        <w:rPr>
          <w:rFonts w:ascii="Helvetica" w:hAnsi="Helvetica" w:cs="Helvetica"/>
        </w:rPr>
        <w:t>的</w:t>
      </w:r>
      <w:r w:rsidRPr="00A83BEB">
        <w:rPr>
          <w:rFonts w:ascii="Helvetica" w:hAnsi="Helvetica" w:cs="Helvetica"/>
        </w:rPr>
        <w:t>Activity Monitor</w:t>
      </w:r>
      <w:r w:rsidRPr="00A83BEB">
        <w:rPr>
          <w:rFonts w:ascii="Helvetica" w:hAnsi="Helvetica" w:cs="Helvetica"/>
        </w:rPr>
        <w:t>，或者</w:t>
      </w:r>
      <w:r w:rsidRPr="00A83BEB">
        <w:rPr>
          <w:rFonts w:ascii="Helvetica" w:hAnsi="Helvetica" w:cs="Helvetica"/>
        </w:rPr>
        <w:t>Windows</w:t>
      </w:r>
      <w:r w:rsidRPr="00A83BEB">
        <w:rPr>
          <w:rFonts w:ascii="Helvetica" w:hAnsi="Helvetica" w:cs="Helvetica"/>
        </w:rPr>
        <w:t>的</w:t>
      </w:r>
      <w:r w:rsidRPr="00A83BEB">
        <w:rPr>
          <w:rFonts w:ascii="Helvetica" w:hAnsi="Helvetica" w:cs="Helvetica"/>
        </w:rPr>
        <w:t>Task Manager</w:t>
      </w:r>
      <w:r w:rsidRPr="00A83BEB">
        <w:rPr>
          <w:rFonts w:ascii="Helvetica" w:hAnsi="Helvetica" w:cs="Helvetica"/>
        </w:rPr>
        <w:t>，都可以监控某个进程的</w:t>
      </w:r>
      <w:r w:rsidRPr="00A83BEB">
        <w:rPr>
          <w:rFonts w:ascii="Helvetica" w:hAnsi="Helvetica" w:cs="Helvetica"/>
        </w:rPr>
        <w:t>CPU</w:t>
      </w:r>
      <w:r w:rsidRPr="00A83BEB">
        <w:rPr>
          <w:rFonts w:ascii="Helvetica" w:hAnsi="Helvetica" w:cs="Helvetica"/>
        </w:rPr>
        <w:t>使用率。</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我们可以监控到</w:t>
      </w:r>
      <w:r w:rsidRPr="00D00F16">
        <w:rPr>
          <w:rFonts w:ascii="Helvetica" w:hAnsi="Helvetica" w:cs="Helvetica"/>
          <w:color w:val="70AD47" w:themeColor="accent6"/>
        </w:rPr>
        <w:t>一个死循环线程会</w:t>
      </w:r>
      <w:r w:rsidRPr="00D00F16">
        <w:rPr>
          <w:rFonts w:ascii="Helvetica" w:hAnsi="Helvetica" w:cs="Helvetica"/>
          <w:color w:val="70AD47" w:themeColor="accent6"/>
        </w:rPr>
        <w:t>100%</w:t>
      </w:r>
      <w:r w:rsidRPr="00D00F16">
        <w:rPr>
          <w:rFonts w:ascii="Helvetica" w:hAnsi="Helvetica" w:cs="Helvetica"/>
          <w:color w:val="70AD47" w:themeColor="accent6"/>
        </w:rPr>
        <w:t>占用一个</w:t>
      </w:r>
      <w:r w:rsidRPr="00D00F16">
        <w:rPr>
          <w:rFonts w:ascii="Helvetica" w:hAnsi="Helvetica" w:cs="Helvetica"/>
          <w:color w:val="70AD47" w:themeColor="accent6"/>
        </w:rPr>
        <w:t>CPU</w:t>
      </w:r>
      <w:r w:rsidRPr="00D00F16">
        <w:rPr>
          <w:rFonts w:ascii="Helvetica" w:hAnsi="Helvetica" w:cs="Helvetica"/>
          <w:color w:val="70AD47" w:themeColor="accent6"/>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如果有两个死循环线程，在多核</w:t>
      </w:r>
      <w:r w:rsidRPr="00A83BEB">
        <w:rPr>
          <w:rFonts w:ascii="Helvetica" w:hAnsi="Helvetica" w:cs="Helvetica"/>
        </w:rPr>
        <w:t>CPU</w:t>
      </w:r>
      <w:r w:rsidRPr="00A83BEB">
        <w:rPr>
          <w:rFonts w:ascii="Helvetica" w:hAnsi="Helvetica" w:cs="Helvetica"/>
        </w:rPr>
        <w:t>中，可以监控到会占用</w:t>
      </w:r>
      <w:r w:rsidRPr="00A83BEB">
        <w:rPr>
          <w:rFonts w:ascii="Helvetica" w:hAnsi="Helvetica" w:cs="Helvetica"/>
        </w:rPr>
        <w:t>200%</w:t>
      </w:r>
      <w:r w:rsidRPr="00A83BEB">
        <w:rPr>
          <w:rFonts w:ascii="Helvetica" w:hAnsi="Helvetica" w:cs="Helvetica"/>
        </w:rPr>
        <w:t>的</w:t>
      </w:r>
      <w:r w:rsidRPr="00A83BEB">
        <w:rPr>
          <w:rFonts w:ascii="Helvetica" w:hAnsi="Helvetica" w:cs="Helvetica"/>
        </w:rPr>
        <w:t>CPU</w:t>
      </w:r>
      <w:r w:rsidRPr="00A83BEB">
        <w:rPr>
          <w:rFonts w:ascii="Helvetica" w:hAnsi="Helvetica" w:cs="Helvetica"/>
        </w:rPr>
        <w:t>，也就是占用两个</w:t>
      </w:r>
      <w:r w:rsidRPr="00A83BEB">
        <w:rPr>
          <w:rFonts w:ascii="Helvetica" w:hAnsi="Helvetica" w:cs="Helvetica"/>
        </w:rPr>
        <w:t>CPU</w:t>
      </w:r>
      <w:r w:rsidRPr="00A83BEB">
        <w:rPr>
          <w:rFonts w:ascii="Helvetica" w:hAnsi="Helvetica" w:cs="Helvetica"/>
        </w:rPr>
        <w:t>核心。</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要想把</w:t>
      </w:r>
      <w:r w:rsidRPr="00D00F16">
        <w:rPr>
          <w:rFonts w:ascii="Helvetica" w:hAnsi="Helvetica" w:cs="Helvetica"/>
          <w:color w:val="70AD47" w:themeColor="accent6"/>
        </w:rPr>
        <w:t>N</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的核心全部跑满，就必须启动</w:t>
      </w:r>
      <w:r w:rsidRPr="00D00F16">
        <w:rPr>
          <w:rFonts w:ascii="Helvetica" w:hAnsi="Helvetica" w:cs="Helvetica"/>
          <w:color w:val="70AD47" w:themeColor="accent6"/>
        </w:rPr>
        <w:t>N</w:t>
      </w:r>
      <w:r w:rsidRPr="00D00F16">
        <w:rPr>
          <w:rFonts w:ascii="Helvetica" w:hAnsi="Helvetica" w:cs="Helvetica"/>
          <w:color w:val="70AD47" w:themeColor="accent6"/>
        </w:rPr>
        <w:t>个死循环线程。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试试用</w:t>
      </w:r>
      <w:r w:rsidRPr="00A83BEB">
        <w:rPr>
          <w:rFonts w:ascii="Helvetica" w:hAnsi="Helvetica" w:cs="Helvetica"/>
        </w:rPr>
        <w:t>Python</w:t>
      </w:r>
      <w:r w:rsidRPr="00A83BEB">
        <w:rPr>
          <w:rFonts w:ascii="Helvetica" w:hAnsi="Helvetica" w:cs="Helvetica"/>
        </w:rPr>
        <w:t>写个死循环：</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threading, multiprocessing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w:t>
      </w:r>
      <w:r w:rsidRPr="00A83BEB">
        <w:rPr>
          <w:rStyle w:val="builtin"/>
        </w:rPr>
        <w:t>True</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x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range(multiprocessing.cpu_count()):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 = threading.Thread(target=loop)</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t.start()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lastRenderedPageBreak/>
        <w:t>启动与</w:t>
      </w:r>
      <w:r w:rsidRPr="00A83BEB">
        <w:rPr>
          <w:rFonts w:ascii="Helvetica" w:hAnsi="Helvetica" w:cs="Helvetica"/>
        </w:rPr>
        <w:t>CPU</w:t>
      </w:r>
      <w:r w:rsidRPr="00A83BEB">
        <w:rPr>
          <w:rFonts w:ascii="Helvetica" w:hAnsi="Helvetica" w:cs="Helvetica"/>
        </w:rPr>
        <w:t>核心数量相同的</w:t>
      </w:r>
      <w:r w:rsidRPr="00A83BEB">
        <w:rPr>
          <w:rFonts w:ascii="Helvetica" w:hAnsi="Helvetica" w:cs="Helvetica"/>
        </w:rPr>
        <w:t>N</w:t>
      </w:r>
      <w:r w:rsidRPr="00A83BEB">
        <w:rPr>
          <w:rFonts w:ascii="Helvetica" w:hAnsi="Helvetica" w:cs="Helvetica"/>
        </w:rPr>
        <w:t>个线程，在</w:t>
      </w:r>
      <w:r w:rsidRPr="00A83BEB">
        <w:rPr>
          <w:rFonts w:ascii="Helvetica" w:hAnsi="Helvetica" w:cs="Helvetica"/>
        </w:rPr>
        <w:t>4</w:t>
      </w:r>
      <w:r w:rsidRPr="00A83BEB">
        <w:rPr>
          <w:rFonts w:ascii="Helvetica" w:hAnsi="Helvetica" w:cs="Helvetica"/>
        </w:rPr>
        <w:t>核</w:t>
      </w:r>
      <w:r w:rsidRPr="00A83BEB">
        <w:rPr>
          <w:rFonts w:ascii="Helvetica" w:hAnsi="Helvetica" w:cs="Helvetica"/>
        </w:rPr>
        <w:t>CPU</w:t>
      </w:r>
      <w:r w:rsidRPr="00A83BEB">
        <w:rPr>
          <w:rFonts w:ascii="Helvetica" w:hAnsi="Helvetica" w:cs="Helvetica"/>
        </w:rPr>
        <w:t>上可以监控到</w:t>
      </w:r>
      <w:r w:rsidRPr="00A83BEB">
        <w:rPr>
          <w:rFonts w:ascii="Helvetica" w:hAnsi="Helvetica" w:cs="Helvetica"/>
        </w:rPr>
        <w:t>CPU</w:t>
      </w:r>
      <w:r w:rsidRPr="00A83BEB">
        <w:rPr>
          <w:rFonts w:ascii="Helvetica" w:hAnsi="Helvetica" w:cs="Helvetica"/>
        </w:rPr>
        <w:t>占用率仅有</w:t>
      </w:r>
      <w:r w:rsidRPr="00A83BEB">
        <w:rPr>
          <w:rFonts w:ascii="Helvetica" w:hAnsi="Helvetica" w:cs="Helvetica"/>
        </w:rPr>
        <w:t>102%</w:t>
      </w:r>
      <w:r w:rsidRPr="00A83BEB">
        <w:rPr>
          <w:rFonts w:ascii="Helvetica" w:hAnsi="Helvetica" w:cs="Helvetica"/>
        </w:rPr>
        <w:t>，也就是仅使用了一核。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但是用</w:t>
      </w:r>
      <w:r w:rsidRPr="00A83BEB">
        <w:rPr>
          <w:rFonts w:ascii="Helvetica" w:hAnsi="Helvetica" w:cs="Helvetica"/>
        </w:rPr>
        <w:t>C</w:t>
      </w:r>
      <w:r w:rsidRPr="00A83BEB">
        <w:rPr>
          <w:rFonts w:ascii="Helvetica" w:hAnsi="Helvetica" w:cs="Helvetica"/>
        </w:rPr>
        <w:t>、</w:t>
      </w:r>
      <w:r w:rsidRPr="00A83BEB">
        <w:rPr>
          <w:rFonts w:ascii="Helvetica" w:hAnsi="Helvetica" w:cs="Helvetica"/>
        </w:rPr>
        <w:t>C++</w:t>
      </w:r>
      <w:r w:rsidRPr="00A83BEB">
        <w:rPr>
          <w:rFonts w:ascii="Helvetica" w:hAnsi="Helvetica" w:cs="Helvetica"/>
        </w:rPr>
        <w:t>或</w:t>
      </w:r>
      <w:r w:rsidRPr="00A83BEB">
        <w:rPr>
          <w:rFonts w:ascii="Helvetica" w:hAnsi="Helvetica" w:cs="Helvetica"/>
        </w:rPr>
        <w:t>Java</w:t>
      </w:r>
      <w:r w:rsidRPr="00A83BEB">
        <w:rPr>
          <w:rFonts w:ascii="Helvetica" w:hAnsi="Helvetica" w:cs="Helvetica"/>
        </w:rPr>
        <w:t>来改写相同的死循环，直接可以把全部核心跑满，</w:t>
      </w:r>
      <w:r w:rsidRPr="00A83BEB">
        <w:rPr>
          <w:rFonts w:ascii="Helvetica" w:hAnsi="Helvetica" w:cs="Helvetica"/>
        </w:rPr>
        <w:t>4</w:t>
      </w:r>
      <w:r w:rsidRPr="00A83BEB">
        <w:rPr>
          <w:rFonts w:ascii="Helvetica" w:hAnsi="Helvetica" w:cs="Helvetica"/>
        </w:rPr>
        <w:t>核就跑到</w:t>
      </w:r>
      <w:r w:rsidRPr="00A83BEB">
        <w:rPr>
          <w:rFonts w:ascii="Helvetica" w:hAnsi="Helvetica" w:cs="Helvetica"/>
        </w:rPr>
        <w:t>400%</w:t>
      </w:r>
      <w:r w:rsidRPr="00A83BEB">
        <w:rPr>
          <w:rFonts w:ascii="Helvetica" w:hAnsi="Helvetica" w:cs="Helvetica"/>
        </w:rPr>
        <w:t>，</w:t>
      </w:r>
      <w:r w:rsidRPr="00A83BEB">
        <w:rPr>
          <w:rFonts w:ascii="Helvetica" w:hAnsi="Helvetica" w:cs="Helvetica"/>
        </w:rPr>
        <w:t>8</w:t>
      </w:r>
      <w:r w:rsidRPr="00A83BEB">
        <w:rPr>
          <w:rFonts w:ascii="Helvetica" w:hAnsi="Helvetica" w:cs="Helvetica"/>
        </w:rPr>
        <w:t>核就跑到</w:t>
      </w:r>
      <w:r w:rsidRPr="00A83BEB">
        <w:rPr>
          <w:rFonts w:ascii="Helvetica" w:hAnsi="Helvetica" w:cs="Helvetica"/>
        </w:rPr>
        <w:t>800%</w:t>
      </w:r>
      <w:r w:rsidRPr="00A83BEB">
        <w:rPr>
          <w:rFonts w:ascii="Helvetica" w:hAnsi="Helvetica" w:cs="Helvetica"/>
        </w:rPr>
        <w:t>，为什么</w:t>
      </w:r>
      <w:r w:rsidRPr="00A83BEB">
        <w:rPr>
          <w:rFonts w:ascii="Helvetica" w:hAnsi="Helvetica" w:cs="Helvetica"/>
        </w:rPr>
        <w:t>Python</w:t>
      </w:r>
      <w:r w:rsidRPr="00A83BEB">
        <w:rPr>
          <w:rFonts w:ascii="Helvetica" w:hAnsi="Helvetica" w:cs="Helvetica"/>
        </w:rPr>
        <w:t>不行呢？</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因为</w:t>
      </w:r>
      <w:r w:rsidRPr="00D00F16">
        <w:rPr>
          <w:rFonts w:ascii="Helvetica" w:hAnsi="Helvetica" w:cs="Helvetica"/>
          <w:color w:val="70AD47" w:themeColor="accent6"/>
        </w:rPr>
        <w:t>Python</w:t>
      </w:r>
      <w:r w:rsidRPr="00D00F16">
        <w:rPr>
          <w:rFonts w:ascii="Helvetica" w:hAnsi="Helvetica" w:cs="Helvetica"/>
          <w:color w:val="70AD47" w:themeColor="accent6"/>
        </w:rPr>
        <w:t>的线程虽然是真正的线程，但解释器执行代码时，有一个</w:t>
      </w:r>
      <w:r w:rsidRPr="00D00F16">
        <w:rPr>
          <w:rFonts w:ascii="Helvetica" w:hAnsi="Helvetica" w:cs="Helvetica"/>
          <w:color w:val="70AD47" w:themeColor="accent6"/>
        </w:rPr>
        <w:t>GIL</w:t>
      </w:r>
      <w:r w:rsidRPr="00D00F16">
        <w:rPr>
          <w:rFonts w:ascii="Helvetica" w:hAnsi="Helvetica" w:cs="Helvetica"/>
          <w:color w:val="70AD47" w:themeColor="accent6"/>
        </w:rPr>
        <w:t>锁：</w:t>
      </w:r>
      <w:r w:rsidRPr="00D00F16">
        <w:rPr>
          <w:rFonts w:ascii="Helvetica" w:hAnsi="Helvetica" w:cs="Helvetica"/>
          <w:color w:val="70AD47" w:themeColor="accent6"/>
        </w:rPr>
        <w:t>Global Interpreter Lock</w:t>
      </w:r>
      <w:r w:rsidRPr="00D00F16">
        <w:rPr>
          <w:rFonts w:ascii="Helvetica" w:hAnsi="Helvetica" w:cs="Helvetica"/>
          <w:color w:val="70AD47" w:themeColor="accent6"/>
        </w:rPr>
        <w:t>，任何</w:t>
      </w:r>
      <w:r w:rsidRPr="00D00F16">
        <w:rPr>
          <w:rFonts w:ascii="Helvetica" w:hAnsi="Helvetica" w:cs="Helvetica"/>
          <w:color w:val="70AD47" w:themeColor="accent6"/>
        </w:rPr>
        <w:t>Python</w:t>
      </w:r>
      <w:r w:rsidRPr="00D00F16">
        <w:rPr>
          <w:rFonts w:ascii="Helvetica" w:hAnsi="Helvetica" w:cs="Helvetica"/>
          <w:color w:val="70AD47" w:themeColor="accent6"/>
        </w:rPr>
        <w:t>线程执行前，必须先获得</w:t>
      </w:r>
      <w:r w:rsidRPr="00D00F16">
        <w:rPr>
          <w:rFonts w:ascii="Helvetica" w:hAnsi="Helvetica" w:cs="Helvetica"/>
          <w:color w:val="70AD47" w:themeColor="accent6"/>
        </w:rPr>
        <w:t>GIL</w:t>
      </w:r>
      <w:r w:rsidRPr="00D00F16">
        <w:rPr>
          <w:rFonts w:ascii="Helvetica" w:hAnsi="Helvetica" w:cs="Helvetica"/>
          <w:color w:val="70AD47" w:themeColor="accent6"/>
        </w:rPr>
        <w:t>锁，然后，每执行</w:t>
      </w:r>
      <w:r w:rsidRPr="00D00F16">
        <w:rPr>
          <w:rFonts w:ascii="Helvetica" w:hAnsi="Helvetica" w:cs="Helvetica"/>
          <w:color w:val="70AD47" w:themeColor="accent6"/>
        </w:rPr>
        <w:t>100</w:t>
      </w:r>
      <w:r w:rsidRPr="00D00F16">
        <w:rPr>
          <w:rFonts w:ascii="Helvetica" w:hAnsi="Helvetica" w:cs="Helvetica"/>
          <w:color w:val="70AD47" w:themeColor="accent6"/>
        </w:rPr>
        <w:t>条字节码，解释器就自动释放</w:t>
      </w:r>
      <w:r w:rsidRPr="00D00F16">
        <w:rPr>
          <w:rFonts w:ascii="Helvetica" w:hAnsi="Helvetica" w:cs="Helvetica"/>
          <w:color w:val="70AD47" w:themeColor="accent6"/>
        </w:rPr>
        <w:t>GIL</w:t>
      </w:r>
      <w:r w:rsidRPr="00D00F16">
        <w:rPr>
          <w:rFonts w:ascii="Helvetica" w:hAnsi="Helvetica" w:cs="Helvetica"/>
          <w:color w:val="70AD47" w:themeColor="accent6"/>
        </w:rPr>
        <w:t>锁，让别的线程有机会执行。这个</w:t>
      </w:r>
      <w:r w:rsidRPr="00D00F16">
        <w:rPr>
          <w:rFonts w:ascii="Helvetica" w:hAnsi="Helvetica" w:cs="Helvetica"/>
          <w:color w:val="70AD47" w:themeColor="accent6"/>
        </w:rPr>
        <w:t>GIL</w:t>
      </w:r>
      <w:r w:rsidRPr="00D00F16">
        <w:rPr>
          <w:rFonts w:ascii="Helvetica" w:hAnsi="Helvetica" w:cs="Helvetica"/>
          <w:color w:val="70AD47" w:themeColor="accent6"/>
        </w:rPr>
        <w:t>全局锁实际上把所有线程的执行代码都给上了锁，所以，多线程在</w:t>
      </w:r>
      <w:r w:rsidRPr="00D00F16">
        <w:rPr>
          <w:rFonts w:ascii="Helvetica" w:hAnsi="Helvetica" w:cs="Helvetica"/>
          <w:color w:val="70AD47" w:themeColor="accent6"/>
        </w:rPr>
        <w:t>Python</w:t>
      </w:r>
      <w:r w:rsidRPr="00D00F16">
        <w:rPr>
          <w:rFonts w:ascii="Helvetica" w:hAnsi="Helvetica" w:cs="Helvetica"/>
          <w:color w:val="70AD47" w:themeColor="accent6"/>
        </w:rPr>
        <w:t>中只能交替执行，即使</w:t>
      </w:r>
      <w:r w:rsidRPr="00D00F16">
        <w:rPr>
          <w:rFonts w:ascii="Helvetica" w:hAnsi="Helvetica" w:cs="Helvetica"/>
          <w:color w:val="70AD47" w:themeColor="accent6"/>
        </w:rPr>
        <w:t>100</w:t>
      </w:r>
      <w:r w:rsidRPr="00D00F16">
        <w:rPr>
          <w:rFonts w:ascii="Helvetica" w:hAnsi="Helvetica" w:cs="Helvetica"/>
          <w:color w:val="70AD47" w:themeColor="accent6"/>
        </w:rPr>
        <w:t>个线程跑在</w:t>
      </w:r>
      <w:r w:rsidRPr="00D00F16">
        <w:rPr>
          <w:rFonts w:ascii="Helvetica" w:hAnsi="Helvetica" w:cs="Helvetica"/>
          <w:color w:val="70AD47" w:themeColor="accent6"/>
        </w:rPr>
        <w:t>100</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上，也只能用到</w:t>
      </w:r>
      <w:r w:rsidRPr="00D00F16">
        <w:rPr>
          <w:rFonts w:ascii="Helvetica" w:hAnsi="Helvetica" w:cs="Helvetica"/>
          <w:color w:val="70AD47" w:themeColor="accent6"/>
        </w:rPr>
        <w:t>1</w:t>
      </w:r>
      <w:r w:rsidRPr="00D00F16">
        <w:rPr>
          <w:rFonts w:ascii="Helvetica" w:hAnsi="Helvetica" w:cs="Helvetica"/>
          <w:color w:val="70AD47" w:themeColor="accent6"/>
        </w:rPr>
        <w:t>个核。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GIL</w:t>
      </w:r>
      <w:r w:rsidRPr="00A83BEB">
        <w:rPr>
          <w:rFonts w:ascii="Helvetica" w:hAnsi="Helvetica" w:cs="Helvetica"/>
        </w:rPr>
        <w:t>是</w:t>
      </w:r>
      <w:r w:rsidRPr="00A83BEB">
        <w:rPr>
          <w:rFonts w:ascii="Helvetica" w:hAnsi="Helvetica" w:cs="Helvetica"/>
        </w:rPr>
        <w:t>Python</w:t>
      </w:r>
      <w:r w:rsidRPr="00A83BEB">
        <w:rPr>
          <w:rFonts w:ascii="Helvetica" w:hAnsi="Helvetica" w:cs="Helvetica"/>
        </w:rPr>
        <w:t>解释器设计的历史遗留问题，通常我们用的解释器是官方实现的</w:t>
      </w:r>
      <w:r w:rsidRPr="00A83BEB">
        <w:rPr>
          <w:rFonts w:ascii="Helvetica" w:hAnsi="Helvetica" w:cs="Helvetica"/>
        </w:rPr>
        <w:t>CPython</w:t>
      </w:r>
      <w:r w:rsidRPr="00A83BEB">
        <w:rPr>
          <w:rFonts w:ascii="Helvetica" w:hAnsi="Helvetica" w:cs="Helvetica"/>
        </w:rPr>
        <w:t>，要真正利用多核，除非重写一个不带</w:t>
      </w:r>
      <w:r w:rsidRPr="00A83BEB">
        <w:rPr>
          <w:rFonts w:ascii="Helvetica" w:hAnsi="Helvetica" w:cs="Helvetica"/>
        </w:rPr>
        <w:t>GIL</w:t>
      </w:r>
      <w:r w:rsidRPr="00A83BEB">
        <w:rPr>
          <w:rFonts w:ascii="Helvetica" w:hAnsi="Helvetica" w:cs="Helvetica"/>
        </w:rPr>
        <w:t>的解释器。</w:t>
      </w:r>
    </w:p>
    <w:p w:rsidR="00A83BEB" w:rsidRPr="00C60E64"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C60E64">
        <w:rPr>
          <w:rFonts w:ascii="Helvetica" w:hAnsi="Helvetica" w:cs="Helvetica"/>
          <w:color w:val="70AD47" w:themeColor="accent6"/>
        </w:rPr>
        <w:t>所以，在</w:t>
      </w:r>
      <w:r w:rsidRPr="00C60E64">
        <w:rPr>
          <w:rFonts w:ascii="Helvetica" w:hAnsi="Helvetica" w:cs="Helvetica"/>
          <w:color w:val="70AD47" w:themeColor="accent6"/>
        </w:rPr>
        <w:t>Python</w:t>
      </w:r>
      <w:r w:rsidRPr="00C60E64">
        <w:rPr>
          <w:rFonts w:ascii="Helvetica" w:hAnsi="Helvetica" w:cs="Helvetica"/>
          <w:color w:val="70AD47" w:themeColor="accent6"/>
        </w:rPr>
        <w:t>中，可以使用多线程，但不要指望能有效利用多核。如果一定要通过多线程利用多核，那只能通过</w:t>
      </w:r>
      <w:r w:rsidRPr="00C60E64">
        <w:rPr>
          <w:rFonts w:ascii="Helvetica" w:hAnsi="Helvetica" w:cs="Helvetica"/>
          <w:color w:val="70AD47" w:themeColor="accent6"/>
        </w:rPr>
        <w:t>C</w:t>
      </w:r>
      <w:r w:rsidRPr="00C60E64">
        <w:rPr>
          <w:rFonts w:ascii="Helvetica" w:hAnsi="Helvetica" w:cs="Helvetica"/>
          <w:color w:val="70AD47" w:themeColor="accent6"/>
        </w:rPr>
        <w:t>扩展来实现，不过这样就失去了</w:t>
      </w:r>
      <w:r w:rsidRPr="00C60E64">
        <w:rPr>
          <w:rFonts w:ascii="Helvetica" w:hAnsi="Helvetica" w:cs="Helvetica"/>
          <w:color w:val="70AD47" w:themeColor="accent6"/>
        </w:rPr>
        <w:t>Python</w:t>
      </w:r>
      <w:r w:rsidRPr="00C60E64">
        <w:rPr>
          <w:rFonts w:ascii="Helvetica" w:hAnsi="Helvetica" w:cs="Helvetica"/>
          <w:color w:val="70AD47" w:themeColor="accent6"/>
        </w:rPr>
        <w:t>简单易用的特点。</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不过，也不用过于担心，</w:t>
      </w:r>
      <w:r w:rsidRPr="00C60E64">
        <w:rPr>
          <w:rFonts w:ascii="Helvetica" w:hAnsi="Helvetica" w:cs="Helvetica"/>
          <w:color w:val="70AD47" w:themeColor="accent6"/>
        </w:rPr>
        <w:t>Python</w:t>
      </w:r>
      <w:r w:rsidRPr="00C60E64">
        <w:rPr>
          <w:rFonts w:ascii="Helvetica" w:hAnsi="Helvetica" w:cs="Helvetica"/>
          <w:color w:val="70AD47" w:themeColor="accent6"/>
        </w:rPr>
        <w:t>虽然不能利用多线程实现多核任务，但可以通过多进程实现多核任务。多个</w:t>
      </w:r>
      <w:r w:rsidRPr="00C60E64">
        <w:rPr>
          <w:rFonts w:ascii="Helvetica" w:hAnsi="Helvetica" w:cs="Helvetica"/>
          <w:color w:val="70AD47" w:themeColor="accent6"/>
        </w:rPr>
        <w:t>Python</w:t>
      </w:r>
      <w:r w:rsidRPr="00C60E64">
        <w:rPr>
          <w:rFonts w:ascii="Helvetica" w:hAnsi="Helvetica" w:cs="Helvetica"/>
          <w:color w:val="70AD47" w:themeColor="accent6"/>
        </w:rPr>
        <w:t>进程有各自独立的</w:t>
      </w:r>
      <w:r w:rsidRPr="00C60E64">
        <w:rPr>
          <w:rFonts w:ascii="Helvetica" w:hAnsi="Helvetica" w:cs="Helvetica"/>
          <w:color w:val="70AD47" w:themeColor="accent6"/>
        </w:rPr>
        <w:t>GIL</w:t>
      </w:r>
      <w:r w:rsidRPr="00C60E64">
        <w:rPr>
          <w:rFonts w:ascii="Helvetica" w:hAnsi="Helvetica" w:cs="Helvetica"/>
          <w:color w:val="70AD47" w:themeColor="accent6"/>
        </w:rPr>
        <w:t>锁，互不影响。</w:t>
      </w:r>
    </w:p>
    <w:p w:rsidR="00A83BEB" w:rsidRPr="00A83BEB" w:rsidRDefault="00A83BEB" w:rsidP="00E83F69">
      <w:pPr>
        <w:pStyle w:val="3"/>
        <w:shd w:val="clear" w:color="auto" w:fill="FFFFFF"/>
        <w:spacing w:before="375" w:after="225" w:line="360" w:lineRule="atLeast"/>
        <w:rPr>
          <w:rFonts w:ascii="Helvetica" w:hAnsi="Helvetica" w:cs="Helvetica"/>
          <w:b w:val="0"/>
          <w:bCs w:val="0"/>
          <w:sz w:val="24"/>
          <w:szCs w:val="24"/>
        </w:rPr>
      </w:pPr>
      <w:bookmarkStart w:id="199" w:name="_Toc454522432"/>
      <w:r w:rsidRPr="00A83BEB">
        <w:rPr>
          <w:rFonts w:ascii="Helvetica" w:hAnsi="Helvetica" w:cs="Helvetica"/>
          <w:b w:val="0"/>
          <w:bCs w:val="0"/>
          <w:sz w:val="24"/>
          <w:szCs w:val="24"/>
        </w:rPr>
        <w:t>小结</w:t>
      </w:r>
      <w:bookmarkEnd w:id="199"/>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多线程编程，模型复杂，容易发生冲突，必须用锁加以隔离，同时，又要小心死锁的发生。</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Python</w:t>
      </w:r>
      <w:r w:rsidRPr="00A83BEB">
        <w:rPr>
          <w:rFonts w:ascii="Helvetica" w:hAnsi="Helvetica" w:cs="Helvetica"/>
        </w:rPr>
        <w:t>解释器由于设计时有</w:t>
      </w:r>
      <w:r w:rsidRPr="00A83BEB">
        <w:rPr>
          <w:rFonts w:ascii="Helvetica" w:hAnsi="Helvetica" w:cs="Helvetica"/>
        </w:rPr>
        <w:t>GIL</w:t>
      </w:r>
      <w:r w:rsidRPr="00A83BEB">
        <w:rPr>
          <w:rFonts w:ascii="Helvetica" w:hAnsi="Helvetica" w:cs="Helvetica"/>
        </w:rPr>
        <w:t>全局锁，导致了多线程无法利用多核。多线程的并发在</w:t>
      </w:r>
      <w:r w:rsidRPr="00A83BEB">
        <w:rPr>
          <w:rFonts w:ascii="Helvetica" w:hAnsi="Helvetica" w:cs="Helvetica"/>
        </w:rPr>
        <w:t>Python</w:t>
      </w:r>
      <w:r w:rsidRPr="00A83BEB">
        <w:rPr>
          <w:rFonts w:ascii="Helvetica" w:hAnsi="Helvetica" w:cs="Helvetica"/>
        </w:rPr>
        <w:t>中就是一个美丽的梦。</w:t>
      </w:r>
    </w:p>
    <w:p w:rsidR="00A83BEB" w:rsidRDefault="00C60E64" w:rsidP="00A83BEB">
      <w:r>
        <w:rPr>
          <w:rFonts w:hint="eastAsia"/>
        </w:rPr>
        <w:t>注：</w:t>
      </w:r>
      <w:r>
        <w:rPr>
          <w:rFonts w:hint="eastAsia"/>
        </w:rPr>
        <w:t>python</w:t>
      </w:r>
      <w:r>
        <w:t xml:space="preserve"> GIL  </w:t>
      </w:r>
      <w:hyperlink r:id="rId69" w:history="1">
        <w:r w:rsidRPr="00C15A6E">
          <w:rPr>
            <w:rStyle w:val="a6"/>
          </w:rPr>
          <w:t>http://www.oschina.net/translate/pythons-hardest-problem</w:t>
        </w:r>
      </w:hyperlink>
    </w:p>
    <w:p w:rsidR="00C60E64" w:rsidRDefault="00C60E64" w:rsidP="00A83BEB"/>
    <w:p w:rsidR="008D307A" w:rsidRDefault="008D307A" w:rsidP="00A83BEB"/>
    <w:p w:rsidR="008D307A" w:rsidRDefault="008D307A" w:rsidP="00A83BEB"/>
    <w:p w:rsidR="008D307A" w:rsidRDefault="008D307A" w:rsidP="00A83BEB"/>
    <w:p w:rsidR="008D307A" w:rsidRDefault="008D307A" w:rsidP="00E83F69">
      <w:pPr>
        <w:pStyle w:val="2"/>
        <w:rPr>
          <w:sz w:val="24"/>
        </w:rPr>
      </w:pPr>
      <w:bookmarkStart w:id="200" w:name="_Toc454522433"/>
      <w:r w:rsidRPr="00B03CE3">
        <w:rPr>
          <w:rFonts w:hint="eastAsia"/>
          <w:sz w:val="24"/>
        </w:rPr>
        <w:t>第</w:t>
      </w:r>
      <w:r w:rsidRPr="00B03CE3">
        <w:rPr>
          <w:rFonts w:hint="eastAsia"/>
          <w:sz w:val="24"/>
        </w:rPr>
        <w:t>57</w:t>
      </w:r>
      <w:r w:rsidRPr="00B03CE3">
        <w:rPr>
          <w:rFonts w:hint="eastAsia"/>
          <w:sz w:val="24"/>
        </w:rPr>
        <w:t>课</w:t>
      </w:r>
      <w:r w:rsidRPr="00B03CE3">
        <w:rPr>
          <w:rFonts w:hint="eastAsia"/>
          <w:sz w:val="24"/>
        </w:rPr>
        <w:t xml:space="preserve"> </w:t>
      </w:r>
      <w:r w:rsidR="00B03CE3" w:rsidRPr="00B03CE3">
        <w:rPr>
          <w:rFonts w:hint="eastAsia"/>
          <w:sz w:val="24"/>
        </w:rPr>
        <w:t>ThreadLocal</w:t>
      </w:r>
      <w:bookmarkEnd w:id="200"/>
    </w:p>
    <w:p w:rsidR="00B03CE3" w:rsidRPr="00816B7B" w:rsidRDefault="00B03CE3" w:rsidP="00B03CE3">
      <w:pPr>
        <w:pStyle w:val="a5"/>
        <w:shd w:val="clear" w:color="auto" w:fill="FFFFFF"/>
        <w:spacing w:before="0" w:beforeAutospacing="0" w:after="225" w:afterAutospacing="0" w:line="300" w:lineRule="atLeast"/>
        <w:rPr>
          <w:rFonts w:ascii="Helvetica" w:hAnsi="Helvetica" w:cs="Helvetica"/>
          <w:color w:val="FF0000"/>
        </w:rPr>
      </w:pPr>
      <w:r w:rsidRPr="00816B7B">
        <w:rPr>
          <w:rFonts w:ascii="Helvetica" w:hAnsi="Helvetica" w:cs="Helvetica"/>
          <w:color w:val="FF0000"/>
          <w:szCs w:val="21"/>
        </w:rPr>
        <w:t>在多线程环境下，每个线程都有自己的数据。一个线程使用自己的局部变量比使用全局变</w:t>
      </w:r>
      <w:r w:rsidRPr="00816B7B">
        <w:rPr>
          <w:rFonts w:ascii="Helvetica" w:hAnsi="Helvetica" w:cs="Helvetica"/>
          <w:color w:val="FF0000"/>
        </w:rPr>
        <w:t>量好，因为局部变量只有线程自己能看见，不会影响其他线程，而全局变量的修改必须加锁。</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但是局部变量也有问题，就是在函数调用的时候，传递起来很麻烦：</w:t>
      </w:r>
    </w:p>
    <w:p w:rsidR="00B03CE3" w:rsidRPr="00B03CE3" w:rsidRDefault="00B03CE3" w:rsidP="005D461C">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(name)</w:t>
      </w:r>
      <w:r w:rsidRPr="00B03CE3">
        <w:rPr>
          <w:rStyle w:val="function"/>
        </w:rPr>
        <w:t>:</w:t>
      </w:r>
      <w:r w:rsidR="005D461C">
        <w:rPr>
          <w:rStyle w:val="function"/>
        </w:rPr>
        <w:tab/>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lastRenderedPageBreak/>
        <w:t xml:space="preserve">    </w:t>
      </w:r>
      <w:r w:rsidRPr="00B03CE3">
        <w:rPr>
          <w:rStyle w:val="comment"/>
          <w:i/>
          <w:iCs/>
        </w:rPr>
        <w:t># std是局部变量，但是每个函数都要用它，因此必须传进去：</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每个函数一层一层调用都这么传参数那还得了？用全局变量？也不行，因为每个线程处理不同的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对象，不能共享。</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如果用一个全局</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存放所有的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对象，然后以</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自身作为</w:t>
      </w:r>
      <w:r w:rsidRPr="00B03CE3">
        <w:rPr>
          <w:rStyle w:val="HTML"/>
          <w:rFonts w:ascii="Consolas" w:hAnsi="Consolas" w:cs="Consolas"/>
          <w:bdr w:val="single" w:sz="6" w:space="0" w:color="DDDDDD" w:frame="1"/>
          <w:shd w:val="clear" w:color="auto" w:fill="FAFAFA"/>
        </w:rPr>
        <w:t>key</w:t>
      </w:r>
      <w:r w:rsidRPr="00B03CE3">
        <w:rPr>
          <w:rFonts w:ascii="Helvetica" w:hAnsi="Helvetica" w:cs="Helvetica"/>
        </w:rPr>
        <w:t>获得线程对应的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对象如何？</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global_dict =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std_thread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把std放到全局变量global_dict中：</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global_dict[threading.current_thread()] = 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不传入std，而是根据当前线程查找：</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lastRenderedPageBreak/>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任何函数都可以查找出当前线程的std变量：</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这种方式理论上是可行的，它最大的优点是</w:t>
      </w:r>
      <w:r w:rsidRPr="00915CC3">
        <w:rPr>
          <w:rFonts w:ascii="Helvetica" w:hAnsi="Helvetica" w:cs="Helvetica"/>
          <w:color w:val="FF0000"/>
        </w:rPr>
        <w:t>消除了</w:t>
      </w:r>
      <w:r w:rsidRPr="00915CC3">
        <w:rPr>
          <w:rStyle w:val="HTML"/>
          <w:rFonts w:ascii="Consolas" w:hAnsi="Consolas" w:cs="Consolas"/>
          <w:color w:val="FF0000"/>
          <w:bdr w:val="single" w:sz="6" w:space="0" w:color="DDDDDD" w:frame="1"/>
          <w:shd w:val="clear" w:color="auto" w:fill="FAFAFA"/>
        </w:rPr>
        <w:t>std</w:t>
      </w:r>
      <w:r w:rsidRPr="00915CC3">
        <w:rPr>
          <w:rFonts w:ascii="Helvetica" w:hAnsi="Helvetica" w:cs="Helvetica"/>
          <w:color w:val="FF0000"/>
        </w:rPr>
        <w:t>对象在每层函数中的传递问题</w:t>
      </w:r>
      <w:r w:rsidRPr="00B03CE3">
        <w:rPr>
          <w:rFonts w:ascii="Helvetica" w:hAnsi="Helvetica" w:cs="Helvetica"/>
        </w:rPr>
        <w:t>，但是，每个函数获取</w:t>
      </w:r>
      <w:r w:rsidRPr="00B03CE3">
        <w:rPr>
          <w:rStyle w:val="HTML"/>
          <w:rFonts w:ascii="Consolas" w:hAnsi="Consolas" w:cs="Consolas"/>
          <w:bdr w:val="single" w:sz="6" w:space="0" w:color="DDDDDD" w:frame="1"/>
          <w:shd w:val="clear" w:color="auto" w:fill="FAFAFA"/>
        </w:rPr>
        <w:t>std</w:t>
      </w:r>
      <w:r w:rsidRPr="00B03CE3">
        <w:rPr>
          <w:rFonts w:ascii="Helvetica" w:hAnsi="Helvetica" w:cs="Helvetica"/>
        </w:rPr>
        <w:t>的代码有点丑。</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有没有更简单的方式？</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应运而生，不用查找</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帮你自动做这件事：</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import</w:t>
      </w:r>
      <w:r w:rsidRPr="00B03CE3">
        <w:rPr>
          <w:rStyle w:val="HTML"/>
        </w:rPr>
        <w:t xml:space="preserve"> threading</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mment"/>
          <w:i/>
          <w:iCs/>
        </w:rPr>
        <w:t># 创建全局ThreadLocal对象:</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local_school = threading.local()</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获取当前线程关联的student: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local_school.student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print(</w:t>
      </w:r>
      <w:r w:rsidRPr="00B03CE3">
        <w:rPr>
          <w:rStyle w:val="string"/>
        </w:rPr>
        <w:t>'Hello, %s (in %s)'</w:t>
      </w:r>
      <w:r w:rsidRPr="00B03CE3">
        <w:rPr>
          <w:rStyle w:val="HTML"/>
        </w:rPr>
        <w:t xml:space="preserve"> % (std, threading.current_thread().name))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绑定ThreadLocal的student: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local_school.student = 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process_student()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 = threading.Thread(target= process_thread, args=(</w:t>
      </w:r>
      <w:r w:rsidRPr="00B03CE3">
        <w:rPr>
          <w:rStyle w:val="string"/>
        </w:rPr>
        <w:t>'Alice'</w:t>
      </w:r>
      <w:r w:rsidRPr="00B03CE3">
        <w:rPr>
          <w:rStyle w:val="HTML"/>
        </w:rPr>
        <w:t>,), name=</w:t>
      </w:r>
      <w:r w:rsidRPr="00B03CE3">
        <w:rPr>
          <w:rStyle w:val="string"/>
        </w:rPr>
        <w:t>'Thread-A'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 = threading.Thread(target= process_thread, args=(</w:t>
      </w:r>
      <w:r w:rsidRPr="00B03CE3">
        <w:rPr>
          <w:rStyle w:val="string"/>
        </w:rPr>
        <w:t>'Bob'</w:t>
      </w:r>
      <w:r w:rsidRPr="00B03CE3">
        <w:rPr>
          <w:rStyle w:val="HTML"/>
        </w:rPr>
        <w:t>,), name=</w:t>
      </w:r>
      <w:r w:rsidRPr="00B03CE3">
        <w:rPr>
          <w:rStyle w:val="string"/>
        </w:rPr>
        <w:t>'Thread-B'</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t1.join()</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t2.join()</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执行结果：</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t>Hello</w:t>
      </w:r>
      <w:r w:rsidRPr="00B03CE3">
        <w:rPr>
          <w:rStyle w:val="HTML"/>
        </w:rPr>
        <w:t xml:space="preserve">, </w:t>
      </w:r>
      <w:r w:rsidRPr="00B03CE3">
        <w:rPr>
          <w:rStyle w:val="constant"/>
        </w:rPr>
        <w:t>Alice</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t>Hello</w:t>
      </w:r>
      <w:r w:rsidRPr="00B03CE3">
        <w:rPr>
          <w:rStyle w:val="HTML"/>
        </w:rPr>
        <w:t xml:space="preserve">, </w:t>
      </w:r>
      <w:r w:rsidRPr="00B03CE3">
        <w:rPr>
          <w:rStyle w:val="constant"/>
        </w:rPr>
        <w:t>Bob</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B</w:t>
      </w:r>
      <w:r w:rsidRPr="00B03CE3">
        <w:rPr>
          <w:rStyle w:val="HTML"/>
        </w:rPr>
        <w:t>)</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就是一个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对象，每个</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对它都可以读写</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属性，但互不影响。你可以把</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看成全局变量，但</w:t>
      </w:r>
      <w:r w:rsidRPr="00D006B1">
        <w:rPr>
          <w:rFonts w:ascii="Helvetica" w:hAnsi="Helvetica" w:cs="Helvetica"/>
          <w:color w:val="FF0000"/>
        </w:rPr>
        <w:t>每个属性如</w:t>
      </w:r>
      <w:r w:rsidRPr="00D006B1">
        <w:rPr>
          <w:rStyle w:val="HTML"/>
          <w:rFonts w:ascii="Consolas" w:hAnsi="Consolas" w:cs="Consolas"/>
          <w:color w:val="FF0000"/>
          <w:bdr w:val="single" w:sz="6" w:space="0" w:color="DDDDDD" w:frame="1"/>
          <w:shd w:val="clear" w:color="auto" w:fill="FAFAFA"/>
        </w:rPr>
        <w:t>local_school.student</w:t>
      </w:r>
      <w:r w:rsidRPr="00D006B1">
        <w:rPr>
          <w:rFonts w:ascii="Helvetica" w:hAnsi="Helvetica" w:cs="Helvetica"/>
          <w:color w:val="FF0000"/>
        </w:rPr>
        <w:t>都是线程的局部变量，可以任意读写而互不干扰</w:t>
      </w:r>
      <w:r w:rsidRPr="00B03CE3">
        <w:rPr>
          <w:rFonts w:ascii="Helvetica" w:hAnsi="Helvetica" w:cs="Helvetica"/>
        </w:rPr>
        <w:t>，也不用管理锁的问题，</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内部会处理。</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可以理解为全局变量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是一个</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，不但可以用</w:t>
      </w:r>
      <w:r w:rsidRPr="00B03CE3">
        <w:rPr>
          <w:rStyle w:val="HTML"/>
          <w:rFonts w:ascii="Consolas" w:hAnsi="Consolas" w:cs="Consolas"/>
          <w:bdr w:val="single" w:sz="6" w:space="0" w:color="DDDDDD" w:frame="1"/>
          <w:shd w:val="clear" w:color="auto" w:fill="FAFAFA"/>
        </w:rPr>
        <w:t>local_school.student</w:t>
      </w:r>
      <w:r w:rsidRPr="00B03CE3">
        <w:rPr>
          <w:rFonts w:ascii="Helvetica" w:hAnsi="Helvetica" w:cs="Helvetica"/>
        </w:rPr>
        <w:t>，还可以绑定其他变量，如</w:t>
      </w:r>
      <w:r w:rsidRPr="00B03CE3">
        <w:rPr>
          <w:rStyle w:val="HTML"/>
          <w:rFonts w:ascii="Consolas" w:hAnsi="Consolas" w:cs="Consolas"/>
          <w:bdr w:val="single" w:sz="6" w:space="0" w:color="DDDDDD" w:frame="1"/>
          <w:shd w:val="clear" w:color="auto" w:fill="FAFAFA"/>
        </w:rPr>
        <w:t>local_school.teacher</w:t>
      </w:r>
      <w:r w:rsidRPr="00B03CE3">
        <w:rPr>
          <w:rFonts w:ascii="Helvetica" w:hAnsi="Helvetica" w:cs="Helvetica"/>
        </w:rPr>
        <w:t>等等。</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最常用的地方就是为每个线程绑定一个数据库连接，</w:t>
      </w:r>
      <w:r w:rsidRPr="00B03CE3">
        <w:rPr>
          <w:rFonts w:ascii="Helvetica" w:hAnsi="Helvetica" w:cs="Helvetica"/>
        </w:rPr>
        <w:t>HTTP</w:t>
      </w:r>
      <w:r w:rsidRPr="00B03CE3">
        <w:rPr>
          <w:rFonts w:ascii="Helvetica" w:hAnsi="Helvetica" w:cs="Helvetica"/>
        </w:rPr>
        <w:t>请求，用户身份信息等，这样一个线程的所有调用到的处理函数都可以非常方便地访问这些资源。</w:t>
      </w:r>
    </w:p>
    <w:p w:rsidR="00B03CE3" w:rsidRPr="00B03CE3" w:rsidRDefault="00B03CE3" w:rsidP="00E83F69">
      <w:pPr>
        <w:pStyle w:val="3"/>
        <w:shd w:val="clear" w:color="auto" w:fill="FFFFFF"/>
        <w:spacing w:before="375" w:after="225" w:line="360" w:lineRule="atLeast"/>
        <w:rPr>
          <w:rFonts w:ascii="Helvetica" w:hAnsi="Helvetica" w:cs="Helvetica"/>
          <w:b w:val="0"/>
          <w:bCs w:val="0"/>
          <w:sz w:val="24"/>
          <w:szCs w:val="24"/>
        </w:rPr>
      </w:pPr>
      <w:bookmarkStart w:id="201" w:name="_Toc454522434"/>
      <w:r w:rsidRPr="00B03CE3">
        <w:rPr>
          <w:rFonts w:ascii="Helvetica" w:hAnsi="Helvetica" w:cs="Helvetica"/>
          <w:b w:val="0"/>
          <w:bCs w:val="0"/>
          <w:sz w:val="24"/>
          <w:szCs w:val="24"/>
        </w:rPr>
        <w:t>小结</w:t>
      </w:r>
      <w:bookmarkEnd w:id="201"/>
    </w:p>
    <w:p w:rsidR="00B03CE3" w:rsidRDefault="00B03CE3" w:rsidP="00B03CE3">
      <w:pPr>
        <w:pStyle w:val="a5"/>
        <w:shd w:val="clear" w:color="auto" w:fill="FFFFFF"/>
        <w:spacing w:before="225" w:beforeAutospacing="0" w:after="225" w:afterAutospacing="0" w:line="300" w:lineRule="atLeast"/>
        <w:rPr>
          <w:rFonts w:ascii="Helvetica" w:hAnsi="Helvetica" w:cs="Helvetica"/>
          <w:color w:val="FF0000"/>
        </w:rPr>
      </w:pPr>
      <w:r w:rsidRPr="00B03CE3">
        <w:rPr>
          <w:rFonts w:ascii="Helvetica" w:hAnsi="Helvetica" w:cs="Helvetica"/>
        </w:rPr>
        <w:t>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变量虽然是全局变量，但每个线程都只能读写自己线程的独立副本，互不干扰。</w:t>
      </w:r>
      <w:r w:rsidRPr="00251826">
        <w:rPr>
          <w:rStyle w:val="HTML"/>
          <w:rFonts w:ascii="Consolas" w:hAnsi="Consolas" w:cs="Consolas"/>
          <w:color w:val="FF0000"/>
          <w:bdr w:val="single" w:sz="6" w:space="0" w:color="DDDDDD" w:frame="1"/>
          <w:shd w:val="clear" w:color="auto" w:fill="FAFAFA"/>
        </w:rPr>
        <w:t>ThreadLocal</w:t>
      </w:r>
      <w:r w:rsidRPr="00251826">
        <w:rPr>
          <w:rFonts w:ascii="Helvetica" w:hAnsi="Helvetica" w:cs="Helvetica"/>
          <w:color w:val="FF0000"/>
        </w:rPr>
        <w:t>解决了参数在一个线程中各个函数之间互相传递的问题。</w:t>
      </w: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E83F69">
      <w:pPr>
        <w:pStyle w:val="2"/>
        <w:rPr>
          <w:sz w:val="24"/>
        </w:rPr>
      </w:pPr>
      <w:bookmarkStart w:id="202" w:name="_Toc454522435"/>
      <w:r w:rsidRPr="00A208AA">
        <w:rPr>
          <w:rFonts w:hint="eastAsia"/>
          <w:sz w:val="24"/>
        </w:rPr>
        <w:lastRenderedPageBreak/>
        <w:t>第</w:t>
      </w:r>
      <w:r w:rsidRPr="00A208AA">
        <w:rPr>
          <w:rFonts w:hint="eastAsia"/>
          <w:sz w:val="24"/>
        </w:rPr>
        <w:t>5</w:t>
      </w:r>
      <w:r w:rsidRPr="00A208AA">
        <w:rPr>
          <w:sz w:val="24"/>
        </w:rPr>
        <w:t>8</w:t>
      </w:r>
      <w:r w:rsidRPr="00A208AA">
        <w:rPr>
          <w:sz w:val="24"/>
        </w:rPr>
        <w:t>课</w:t>
      </w:r>
      <w:r w:rsidRPr="00A208AA">
        <w:rPr>
          <w:rFonts w:hint="eastAsia"/>
          <w:sz w:val="24"/>
        </w:rPr>
        <w:t xml:space="preserve"> </w:t>
      </w:r>
      <w:r w:rsidRPr="00A208AA">
        <w:rPr>
          <w:sz w:val="24"/>
        </w:rPr>
        <w:t xml:space="preserve"> </w:t>
      </w:r>
      <w:r w:rsidRPr="00A208AA">
        <w:rPr>
          <w:sz w:val="24"/>
        </w:rPr>
        <w:t>进程</w:t>
      </w:r>
      <w:r w:rsidRPr="00A208AA">
        <w:rPr>
          <w:rFonts w:hint="eastAsia"/>
          <w:sz w:val="24"/>
        </w:rPr>
        <w:t xml:space="preserve"> vs</w:t>
      </w:r>
      <w:r w:rsidRPr="00A208AA">
        <w:rPr>
          <w:sz w:val="24"/>
        </w:rPr>
        <w:t xml:space="preserve"> </w:t>
      </w:r>
      <w:r w:rsidRPr="00A208AA">
        <w:rPr>
          <w:sz w:val="24"/>
        </w:rPr>
        <w:t>线程</w:t>
      </w:r>
      <w:bookmarkEnd w:id="202"/>
    </w:p>
    <w:p w:rsidR="00A208AA" w:rsidRPr="00A208AA" w:rsidRDefault="00A208AA" w:rsidP="00A208AA">
      <w:pPr>
        <w:pStyle w:val="a5"/>
        <w:shd w:val="clear" w:color="auto" w:fill="FFFFFF"/>
        <w:spacing w:before="0" w:beforeAutospacing="0" w:after="225" w:afterAutospacing="0" w:line="300" w:lineRule="atLeast"/>
        <w:rPr>
          <w:rFonts w:ascii="Helvetica" w:hAnsi="Helvetica" w:cs="Helvetica"/>
        </w:rPr>
      </w:pPr>
      <w:r w:rsidRPr="00A208AA">
        <w:rPr>
          <w:rFonts w:ascii="Helvetica" w:hAnsi="Helvetica" w:cs="Helvetica"/>
        </w:rPr>
        <w:t>我们介绍了多进程和多线程，这是实现多任务最常用的两种方式。现在，我们来讨论一下这两种方式的优缺点。</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首先，</w:t>
      </w:r>
      <w:r w:rsidRPr="008D1CAC">
        <w:rPr>
          <w:rFonts w:ascii="Helvetica" w:hAnsi="Helvetica" w:cs="Helvetica"/>
          <w:color w:val="70AD47" w:themeColor="accent6"/>
        </w:rPr>
        <w:t>要实现多任务，通常我们会设计</w:t>
      </w:r>
      <w:r w:rsidRPr="008D1CAC">
        <w:rPr>
          <w:rFonts w:ascii="Helvetica" w:hAnsi="Helvetica" w:cs="Helvetica"/>
          <w:color w:val="70AD47" w:themeColor="accent6"/>
        </w:rPr>
        <w:t>Master-Worker</w:t>
      </w:r>
      <w:r w:rsidRPr="008D1CAC">
        <w:rPr>
          <w:rFonts w:ascii="Helvetica" w:hAnsi="Helvetica" w:cs="Helvetica"/>
          <w:color w:val="70AD47" w:themeColor="accent6"/>
        </w:rPr>
        <w:t>模式</w:t>
      </w:r>
      <w:r w:rsidRPr="00A208AA">
        <w:rPr>
          <w:rFonts w:ascii="Helvetica" w:hAnsi="Helvetica" w:cs="Helvetica"/>
        </w:rPr>
        <w:t>，</w:t>
      </w:r>
      <w:r w:rsidRPr="00976CF3">
        <w:rPr>
          <w:rFonts w:ascii="Helvetica" w:hAnsi="Helvetica" w:cs="Helvetica"/>
          <w:color w:val="70AD47" w:themeColor="accent6"/>
        </w:rPr>
        <w:t>Master</w:t>
      </w:r>
      <w:r w:rsidRPr="00976CF3">
        <w:rPr>
          <w:rFonts w:ascii="Helvetica" w:hAnsi="Helvetica" w:cs="Helvetica"/>
          <w:color w:val="70AD47" w:themeColor="accent6"/>
        </w:rPr>
        <w:t>负责分配任务，</w:t>
      </w:r>
      <w:r w:rsidRPr="00976CF3">
        <w:rPr>
          <w:rFonts w:ascii="Helvetica" w:hAnsi="Helvetica" w:cs="Helvetica"/>
          <w:color w:val="70AD47" w:themeColor="accent6"/>
        </w:rPr>
        <w:t>Worker</w:t>
      </w:r>
      <w:r w:rsidRPr="00976CF3">
        <w:rPr>
          <w:rFonts w:ascii="Helvetica" w:hAnsi="Helvetica" w:cs="Helvetica"/>
          <w:color w:val="70AD47" w:themeColor="accent6"/>
        </w:rPr>
        <w:t>负责执行任务</w:t>
      </w:r>
      <w:r w:rsidRPr="00A208AA">
        <w:rPr>
          <w:rFonts w:ascii="Helvetica" w:hAnsi="Helvetica" w:cs="Helvetica"/>
        </w:rPr>
        <w:t>，因此，多任务环境下，通常是一个</w:t>
      </w:r>
      <w:r w:rsidRPr="00A208AA">
        <w:rPr>
          <w:rFonts w:ascii="Helvetica" w:hAnsi="Helvetica" w:cs="Helvetica"/>
        </w:rPr>
        <w:t>Master</w:t>
      </w:r>
      <w:r w:rsidRPr="00A208AA">
        <w:rPr>
          <w:rFonts w:ascii="Helvetica" w:hAnsi="Helvetica" w:cs="Helvetica"/>
        </w:rPr>
        <w:t>，多个</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如果用多进程实现</w:t>
      </w:r>
      <w:r w:rsidRPr="00A208AA">
        <w:rPr>
          <w:rFonts w:ascii="Helvetica" w:hAnsi="Helvetica" w:cs="Helvetica"/>
        </w:rPr>
        <w:t>Master-Worker</w:t>
      </w:r>
      <w:r w:rsidRPr="00A208AA">
        <w:rPr>
          <w:rFonts w:ascii="Helvetica" w:hAnsi="Helvetica" w:cs="Helvetica"/>
        </w:rPr>
        <w:t>，主进程就是</w:t>
      </w:r>
      <w:r w:rsidRPr="00A208AA">
        <w:rPr>
          <w:rFonts w:ascii="Helvetica" w:hAnsi="Helvetica" w:cs="Helvetica"/>
        </w:rPr>
        <w:t>Master</w:t>
      </w:r>
      <w:r w:rsidRPr="00A208AA">
        <w:rPr>
          <w:rFonts w:ascii="Helvetica" w:hAnsi="Helvetica" w:cs="Helvetica"/>
        </w:rPr>
        <w:t>，其他进程就是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如果用多线程实现</w:t>
      </w:r>
      <w:r w:rsidRPr="00A208AA">
        <w:rPr>
          <w:rFonts w:ascii="Helvetica" w:hAnsi="Helvetica" w:cs="Helvetica"/>
        </w:rPr>
        <w:t>Master-Worker</w:t>
      </w:r>
      <w:r w:rsidRPr="00A208AA">
        <w:rPr>
          <w:rFonts w:ascii="Helvetica" w:hAnsi="Helvetica" w:cs="Helvetica"/>
        </w:rPr>
        <w:t>，主线程就是</w:t>
      </w:r>
      <w:r w:rsidRPr="00A208AA">
        <w:rPr>
          <w:rFonts w:ascii="Helvetica" w:hAnsi="Helvetica" w:cs="Helvetica"/>
        </w:rPr>
        <w:t>Master</w:t>
      </w:r>
      <w:r w:rsidRPr="00A208AA">
        <w:rPr>
          <w:rFonts w:ascii="Helvetica" w:hAnsi="Helvetica" w:cs="Helvetica"/>
        </w:rPr>
        <w:t>，其他线程就是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EB6E22">
        <w:rPr>
          <w:rFonts w:ascii="Helvetica" w:hAnsi="Helvetica" w:cs="Helvetica"/>
          <w:color w:val="70AD47" w:themeColor="accent6"/>
        </w:rPr>
        <w:t>多进程模式最大的优点就是稳定性高，因为一个子进程崩溃了，不会影响主进程和其他子进程</w:t>
      </w:r>
      <w:r w:rsidRPr="00A208AA">
        <w:rPr>
          <w:rFonts w:ascii="Helvetica" w:hAnsi="Helvetica" w:cs="Helvetica"/>
        </w:rPr>
        <w:t>。（当然主进程挂了所有进程就全挂了，但是</w:t>
      </w:r>
      <w:r w:rsidRPr="00A208AA">
        <w:rPr>
          <w:rFonts w:ascii="Helvetica" w:hAnsi="Helvetica" w:cs="Helvetica"/>
        </w:rPr>
        <w:t>Master</w:t>
      </w:r>
      <w:r w:rsidRPr="00A208AA">
        <w:rPr>
          <w:rFonts w:ascii="Helvetica" w:hAnsi="Helvetica" w:cs="Helvetica"/>
        </w:rPr>
        <w:t>进程只负责分配任务，挂掉的概率低）著名的</w:t>
      </w:r>
      <w:r w:rsidRPr="00EB6E22">
        <w:rPr>
          <w:rFonts w:ascii="Helvetica" w:hAnsi="Helvetica" w:cs="Helvetica"/>
          <w:color w:val="70AD47" w:themeColor="accent6"/>
        </w:rPr>
        <w:t>Apache</w:t>
      </w:r>
      <w:r w:rsidRPr="00EB6E22">
        <w:rPr>
          <w:rFonts w:ascii="Helvetica" w:hAnsi="Helvetica" w:cs="Helvetica"/>
          <w:color w:val="70AD47" w:themeColor="accent6"/>
        </w:rPr>
        <w:t>最早就是采用多进程模式</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多进程模式的缺点是创建进程的代价大，在</w:t>
      </w:r>
      <w:r w:rsidRPr="00A208AA">
        <w:rPr>
          <w:rFonts w:ascii="Helvetica" w:hAnsi="Helvetica" w:cs="Helvetica"/>
        </w:rPr>
        <w:t>Unix/Linux</w:t>
      </w:r>
      <w:r w:rsidRPr="00A208AA">
        <w:rPr>
          <w:rFonts w:ascii="Helvetica" w:hAnsi="Helvetica" w:cs="Helvetica"/>
        </w:rPr>
        <w:t>系统下，用</w:t>
      </w:r>
      <w:r w:rsidRPr="00A208AA">
        <w:rPr>
          <w:rStyle w:val="HTML"/>
          <w:rFonts w:ascii="Consolas" w:hAnsi="Consolas" w:cs="Consolas"/>
          <w:bdr w:val="single" w:sz="6" w:space="0" w:color="DDDDDD" w:frame="1"/>
          <w:shd w:val="clear" w:color="auto" w:fill="FAFAFA"/>
        </w:rPr>
        <w:t>fork</w:t>
      </w:r>
      <w:r w:rsidRPr="00A208AA">
        <w:rPr>
          <w:rFonts w:ascii="Helvetica" w:hAnsi="Helvetica" w:cs="Helvetica"/>
        </w:rPr>
        <w:t>调用还行，</w:t>
      </w:r>
      <w:r w:rsidRPr="00EB6E22">
        <w:rPr>
          <w:rFonts w:ascii="Helvetica" w:hAnsi="Helvetica" w:cs="Helvetica"/>
          <w:color w:val="70AD47" w:themeColor="accent6"/>
        </w:rPr>
        <w:t>在</w:t>
      </w:r>
      <w:r w:rsidRPr="00EB6E22">
        <w:rPr>
          <w:rFonts w:ascii="Helvetica" w:hAnsi="Helvetica" w:cs="Helvetica"/>
          <w:color w:val="70AD47" w:themeColor="accent6"/>
        </w:rPr>
        <w:t>Windows</w:t>
      </w:r>
      <w:r w:rsidRPr="00EB6E22">
        <w:rPr>
          <w:rFonts w:ascii="Helvetica" w:hAnsi="Helvetica" w:cs="Helvetica"/>
          <w:color w:val="70AD47" w:themeColor="accent6"/>
        </w:rPr>
        <w:t>下创建进程开销巨大。另外，操作系统能同时运行的进程数也是有限的</w:t>
      </w:r>
      <w:r w:rsidRPr="00A208AA">
        <w:rPr>
          <w:rFonts w:ascii="Helvetica" w:hAnsi="Helvetica" w:cs="Helvetica"/>
        </w:rPr>
        <w:t>，在内存和</w:t>
      </w:r>
      <w:r w:rsidRPr="00A208AA">
        <w:rPr>
          <w:rFonts w:ascii="Helvetica" w:hAnsi="Helvetica" w:cs="Helvetica"/>
        </w:rPr>
        <w:t>CPU</w:t>
      </w:r>
      <w:r w:rsidRPr="00A208AA">
        <w:rPr>
          <w:rFonts w:ascii="Helvetica" w:hAnsi="Helvetica" w:cs="Helvetica"/>
        </w:rPr>
        <w:t>的限制下，如果有几千个进程同时运行，操作系统连调度都会成问题。</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多线程模式通常比多进程快一点，但是也快不到哪去，而且，</w:t>
      </w:r>
      <w:r w:rsidRPr="00EB6E22">
        <w:rPr>
          <w:rFonts w:ascii="Helvetica" w:hAnsi="Helvetica" w:cs="Helvetica"/>
          <w:color w:val="70AD47" w:themeColor="accent6"/>
        </w:rPr>
        <w:t>多线程模式致命的缺点就是任何一个线程挂掉都可能直接造成整个进程崩溃，因为所有线程共享进程的内存</w:t>
      </w:r>
      <w:r w:rsidRPr="00A208AA">
        <w:rPr>
          <w:rFonts w:ascii="Helvetica" w:hAnsi="Helvetica" w:cs="Helvetica"/>
        </w:rPr>
        <w:t>。在</w:t>
      </w:r>
      <w:r w:rsidRPr="00A208AA">
        <w:rPr>
          <w:rFonts w:ascii="Helvetica" w:hAnsi="Helvetica" w:cs="Helvetica"/>
        </w:rPr>
        <w:t>Windows</w:t>
      </w:r>
      <w:r w:rsidRPr="00A208AA">
        <w:rPr>
          <w:rFonts w:ascii="Helvetica" w:hAnsi="Helvetica" w:cs="Helvetica"/>
        </w:rPr>
        <w:t>上，如果一个线程执行的代码出了问题，你经常可以看到这样的提示：</w:t>
      </w:r>
      <w:r w:rsidRPr="00A208AA">
        <w:rPr>
          <w:rFonts w:ascii="Helvetica" w:hAnsi="Helvetica" w:cs="Helvetica"/>
        </w:rPr>
        <w:t>“</w:t>
      </w:r>
      <w:r w:rsidRPr="00A208AA">
        <w:rPr>
          <w:rFonts w:ascii="Helvetica" w:hAnsi="Helvetica" w:cs="Helvetica"/>
        </w:rPr>
        <w:t>该程序执行了非法操作，即将关闭</w:t>
      </w:r>
      <w:r w:rsidRPr="00A208AA">
        <w:rPr>
          <w:rFonts w:ascii="Helvetica" w:hAnsi="Helvetica" w:cs="Helvetica"/>
        </w:rPr>
        <w:t>”</w:t>
      </w:r>
      <w:r w:rsidRPr="00A208AA">
        <w:rPr>
          <w:rFonts w:ascii="Helvetica" w:hAnsi="Helvetica" w:cs="Helvetica"/>
        </w:rPr>
        <w:t>，其实往往是某个线程出了问题，但是操作系统会强制结束整个进程。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在</w:t>
      </w:r>
      <w:r w:rsidRPr="001F0DA1">
        <w:rPr>
          <w:rFonts w:ascii="Helvetica" w:hAnsi="Helvetica" w:cs="Helvetica"/>
          <w:color w:val="70AD47" w:themeColor="accent6"/>
        </w:rPr>
        <w:t>Windows</w:t>
      </w:r>
      <w:r w:rsidRPr="001F0DA1">
        <w:rPr>
          <w:rFonts w:ascii="Helvetica" w:hAnsi="Helvetica" w:cs="Helvetica"/>
          <w:color w:val="70AD47" w:themeColor="accent6"/>
        </w:rPr>
        <w:t>下，多线程的效率比多进程要高，所以微软的</w:t>
      </w:r>
      <w:r w:rsidRPr="001F0DA1">
        <w:rPr>
          <w:rFonts w:ascii="Helvetica" w:hAnsi="Helvetica" w:cs="Helvetica"/>
          <w:color w:val="70AD47" w:themeColor="accent6"/>
        </w:rPr>
        <w:t>IIS</w:t>
      </w:r>
      <w:r w:rsidRPr="001F0DA1">
        <w:rPr>
          <w:rFonts w:ascii="Helvetica" w:hAnsi="Helvetica" w:cs="Helvetica"/>
          <w:color w:val="70AD47" w:themeColor="accent6"/>
        </w:rPr>
        <w:t>服务器默认采用多线程模式。由于多线程存在稳定性的问题，</w:t>
      </w:r>
      <w:r w:rsidRPr="001F0DA1">
        <w:rPr>
          <w:rFonts w:ascii="Helvetica" w:hAnsi="Helvetica" w:cs="Helvetica"/>
          <w:color w:val="70AD47" w:themeColor="accent6"/>
        </w:rPr>
        <w:t>IIS</w:t>
      </w:r>
      <w:r w:rsidRPr="001F0DA1">
        <w:rPr>
          <w:rFonts w:ascii="Helvetica" w:hAnsi="Helvetica" w:cs="Helvetica"/>
          <w:color w:val="70AD47" w:themeColor="accent6"/>
        </w:rPr>
        <w:t>的稳定性就不如</w:t>
      </w:r>
      <w:r w:rsidRPr="001F0DA1">
        <w:rPr>
          <w:rFonts w:ascii="Helvetica" w:hAnsi="Helvetica" w:cs="Helvetica"/>
          <w:color w:val="70AD47" w:themeColor="accent6"/>
        </w:rPr>
        <w:t>Apache</w:t>
      </w:r>
      <w:r w:rsidRPr="001F0DA1">
        <w:rPr>
          <w:rFonts w:ascii="Helvetica" w:hAnsi="Helvetica" w:cs="Helvetica"/>
          <w:color w:val="70AD47" w:themeColor="accent6"/>
        </w:rPr>
        <w:t>。为了缓解这个问题，</w:t>
      </w:r>
      <w:r w:rsidRPr="001F0DA1">
        <w:rPr>
          <w:rFonts w:ascii="Helvetica" w:hAnsi="Helvetica" w:cs="Helvetica"/>
          <w:color w:val="70AD47" w:themeColor="accent6"/>
        </w:rPr>
        <w:t>IIS</w:t>
      </w:r>
      <w:r w:rsidRPr="001F0DA1">
        <w:rPr>
          <w:rFonts w:ascii="Helvetica" w:hAnsi="Helvetica" w:cs="Helvetica"/>
          <w:color w:val="70AD47" w:themeColor="accent6"/>
        </w:rPr>
        <w:t>和</w:t>
      </w:r>
      <w:r w:rsidRPr="001F0DA1">
        <w:rPr>
          <w:rFonts w:ascii="Helvetica" w:hAnsi="Helvetica" w:cs="Helvetica"/>
          <w:color w:val="70AD47" w:themeColor="accent6"/>
        </w:rPr>
        <w:t>Apache</w:t>
      </w:r>
      <w:r w:rsidRPr="001F0DA1">
        <w:rPr>
          <w:rFonts w:ascii="Helvetica" w:hAnsi="Helvetica" w:cs="Helvetica"/>
          <w:color w:val="70AD47" w:themeColor="accent6"/>
        </w:rPr>
        <w:t>现在又有多进程</w:t>
      </w:r>
      <w:r w:rsidRPr="001F0DA1">
        <w:rPr>
          <w:rFonts w:ascii="Helvetica" w:hAnsi="Helvetica" w:cs="Helvetica"/>
          <w:color w:val="70AD47" w:themeColor="accent6"/>
        </w:rPr>
        <w:t>+</w:t>
      </w:r>
      <w:r w:rsidRPr="001F0DA1">
        <w:rPr>
          <w:rFonts w:ascii="Helvetica" w:hAnsi="Helvetica" w:cs="Helvetica"/>
          <w:color w:val="70AD47" w:themeColor="accent6"/>
        </w:rPr>
        <w:t>多线程的混合模式</w:t>
      </w:r>
      <w:r w:rsidRPr="00A208AA">
        <w:rPr>
          <w:rFonts w:ascii="Helvetica" w:hAnsi="Helvetica" w:cs="Helvetica"/>
        </w:rPr>
        <w:t>，真是把问题越搞越复杂。</w:t>
      </w:r>
    </w:p>
    <w:p w:rsidR="00A208AA" w:rsidRPr="00A208AA" w:rsidRDefault="00A208AA" w:rsidP="00E83F69">
      <w:pPr>
        <w:pStyle w:val="3"/>
        <w:shd w:val="clear" w:color="auto" w:fill="FFFFFF"/>
        <w:spacing w:before="375" w:after="225" w:line="360" w:lineRule="atLeast"/>
        <w:rPr>
          <w:rFonts w:ascii="Helvetica" w:hAnsi="Helvetica" w:cs="Helvetica"/>
          <w:b w:val="0"/>
          <w:bCs w:val="0"/>
          <w:sz w:val="24"/>
          <w:szCs w:val="24"/>
        </w:rPr>
      </w:pPr>
      <w:bookmarkStart w:id="203" w:name="_Toc454522436"/>
      <w:r w:rsidRPr="00A208AA">
        <w:rPr>
          <w:rFonts w:ascii="Helvetica" w:hAnsi="Helvetica" w:cs="Helvetica"/>
          <w:b w:val="0"/>
          <w:bCs w:val="0"/>
          <w:sz w:val="24"/>
          <w:szCs w:val="24"/>
        </w:rPr>
        <w:t>线程切换</w:t>
      </w:r>
      <w:bookmarkEnd w:id="203"/>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无论是多进程还是多线程，只要数量一多，效率肯定上不去</w:t>
      </w:r>
      <w:r w:rsidRPr="00A208AA">
        <w:rPr>
          <w:rFonts w:ascii="Helvetica" w:hAnsi="Helvetica" w:cs="Helvetica"/>
        </w:rPr>
        <w:t>，为什么呢？</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我们打个比方，假设你不幸正在准备中考，每天晚上需要做语文、数学、英语、物理、化学这</w:t>
      </w:r>
      <w:r w:rsidRPr="00A208AA">
        <w:rPr>
          <w:rFonts w:ascii="Helvetica" w:hAnsi="Helvetica" w:cs="Helvetica"/>
        </w:rPr>
        <w:t>5</w:t>
      </w:r>
      <w:r w:rsidRPr="00A208AA">
        <w:rPr>
          <w:rFonts w:ascii="Helvetica" w:hAnsi="Helvetica" w:cs="Helvetica"/>
        </w:rPr>
        <w:t>科的作业，每项作业耗时</w:t>
      </w:r>
      <w:r w:rsidRPr="00A208AA">
        <w:rPr>
          <w:rFonts w:ascii="Helvetica" w:hAnsi="Helvetica" w:cs="Helvetica"/>
        </w:rPr>
        <w:t>1</w:t>
      </w:r>
      <w:r w:rsidRPr="00A208AA">
        <w:rPr>
          <w:rFonts w:ascii="Helvetica" w:hAnsi="Helvetica" w:cs="Helvetica"/>
        </w:rPr>
        <w:t>小时。</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如果你先花</w:t>
      </w:r>
      <w:r w:rsidRPr="00A208AA">
        <w:rPr>
          <w:rFonts w:ascii="Helvetica" w:hAnsi="Helvetica" w:cs="Helvetica"/>
        </w:rPr>
        <w:t>1</w:t>
      </w:r>
      <w:r w:rsidRPr="00A208AA">
        <w:rPr>
          <w:rFonts w:ascii="Helvetica" w:hAnsi="Helvetica" w:cs="Helvetica"/>
        </w:rPr>
        <w:t>小时做语文作业，做完了，再花</w:t>
      </w:r>
      <w:r w:rsidRPr="00A208AA">
        <w:rPr>
          <w:rFonts w:ascii="Helvetica" w:hAnsi="Helvetica" w:cs="Helvetica"/>
        </w:rPr>
        <w:t>1</w:t>
      </w:r>
      <w:r w:rsidRPr="00A208AA">
        <w:rPr>
          <w:rFonts w:ascii="Helvetica" w:hAnsi="Helvetica" w:cs="Helvetica"/>
        </w:rPr>
        <w:t>小时做数学作业，这样，依次全部做完，一共花</w:t>
      </w:r>
      <w:r w:rsidRPr="00A208AA">
        <w:rPr>
          <w:rFonts w:ascii="Helvetica" w:hAnsi="Helvetica" w:cs="Helvetica"/>
        </w:rPr>
        <w:t>5</w:t>
      </w:r>
      <w:r w:rsidRPr="00A208AA">
        <w:rPr>
          <w:rFonts w:ascii="Helvetica" w:hAnsi="Helvetica" w:cs="Helvetica"/>
        </w:rPr>
        <w:t>小时，这种方式称为</w:t>
      </w:r>
      <w:r w:rsidRPr="001F0DA1">
        <w:rPr>
          <w:rFonts w:ascii="Helvetica" w:hAnsi="Helvetica" w:cs="Helvetica"/>
          <w:color w:val="70AD47" w:themeColor="accent6"/>
        </w:rPr>
        <w:t>单任务模型，或者批处理任务模型</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假设你打算切换到多任务模型，可以先做</w:t>
      </w:r>
      <w:r w:rsidRPr="00A208AA">
        <w:rPr>
          <w:rFonts w:ascii="Helvetica" w:hAnsi="Helvetica" w:cs="Helvetica"/>
        </w:rPr>
        <w:t>1</w:t>
      </w:r>
      <w:r w:rsidRPr="00A208AA">
        <w:rPr>
          <w:rFonts w:ascii="Helvetica" w:hAnsi="Helvetica" w:cs="Helvetica"/>
        </w:rPr>
        <w:t>分钟语文，再切换到数学作业，做</w:t>
      </w:r>
      <w:r w:rsidRPr="00A208AA">
        <w:rPr>
          <w:rFonts w:ascii="Helvetica" w:hAnsi="Helvetica" w:cs="Helvetica"/>
        </w:rPr>
        <w:t>1</w:t>
      </w:r>
      <w:r w:rsidRPr="00A208AA">
        <w:rPr>
          <w:rFonts w:ascii="Helvetica" w:hAnsi="Helvetica" w:cs="Helvetica"/>
        </w:rPr>
        <w:t>分钟，再切换到英语，以此类推，只要切换速度足够快，这种方式就和单核</w:t>
      </w:r>
      <w:r w:rsidRPr="00A208AA">
        <w:rPr>
          <w:rFonts w:ascii="Helvetica" w:hAnsi="Helvetica" w:cs="Helvetica"/>
        </w:rPr>
        <w:t>CPU</w:t>
      </w:r>
      <w:r w:rsidRPr="00A208AA">
        <w:rPr>
          <w:rFonts w:ascii="Helvetica" w:hAnsi="Helvetica" w:cs="Helvetica"/>
        </w:rPr>
        <w:t>执行多任务是一样的了，以幼儿园小朋友的眼光来看，你就正在同时写</w:t>
      </w:r>
      <w:r w:rsidRPr="00A208AA">
        <w:rPr>
          <w:rFonts w:ascii="Helvetica" w:hAnsi="Helvetica" w:cs="Helvetica"/>
        </w:rPr>
        <w:t>5</w:t>
      </w:r>
      <w:r w:rsidRPr="00A208AA">
        <w:rPr>
          <w:rFonts w:ascii="Helvetica" w:hAnsi="Helvetica" w:cs="Helvetica"/>
        </w:rPr>
        <w:t>科作业。</w:t>
      </w:r>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lastRenderedPageBreak/>
        <w:t>但是，切换作业是有代价的，比如从语文切到数学，要先收拾桌子上的语文书本、钢笔（这叫保存现场），然后，打开数学课本、找出圆规直尺（这叫准备新环境），才能开始做数学作业。</w:t>
      </w:r>
      <w:r w:rsidRPr="001F0DA1">
        <w:rPr>
          <w:rFonts w:ascii="Helvetica" w:hAnsi="Helvetica" w:cs="Helvetica"/>
          <w:color w:val="70AD47" w:themeColor="accent6"/>
        </w:rPr>
        <w:t>操作系统在切换进程或者线程时也是一样的，它需要先保存当前执行的现场环境（</w:t>
      </w:r>
      <w:r w:rsidRPr="001F0DA1">
        <w:rPr>
          <w:rFonts w:ascii="Helvetica" w:hAnsi="Helvetica" w:cs="Helvetica"/>
          <w:color w:val="70AD47" w:themeColor="accent6"/>
        </w:rPr>
        <w:t>CPU</w:t>
      </w:r>
      <w:r w:rsidRPr="001F0DA1">
        <w:rPr>
          <w:rFonts w:ascii="Helvetica" w:hAnsi="Helvetica" w:cs="Helvetica"/>
          <w:color w:val="70AD47" w:themeColor="accent6"/>
        </w:rPr>
        <w:t>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所以，多任务一旦多到一个限度，就会消耗掉系统所有的资源，结果效率急剧下降，所有任务都做不好。</w:t>
      </w:r>
    </w:p>
    <w:p w:rsidR="00A208AA" w:rsidRPr="00A208AA" w:rsidRDefault="00A208AA" w:rsidP="00E83F69">
      <w:pPr>
        <w:pStyle w:val="3"/>
        <w:shd w:val="clear" w:color="auto" w:fill="FFFFFF"/>
        <w:spacing w:before="375" w:after="225" w:line="360" w:lineRule="atLeast"/>
        <w:rPr>
          <w:rFonts w:ascii="Helvetica" w:hAnsi="Helvetica" w:cs="Helvetica"/>
          <w:b w:val="0"/>
          <w:bCs w:val="0"/>
          <w:sz w:val="24"/>
          <w:szCs w:val="24"/>
        </w:rPr>
      </w:pPr>
      <w:bookmarkStart w:id="204" w:name="_Toc454522437"/>
      <w:r w:rsidRPr="00A208AA">
        <w:rPr>
          <w:rFonts w:ascii="Helvetica" w:hAnsi="Helvetica" w:cs="Helvetica"/>
          <w:b w:val="0"/>
          <w:bCs w:val="0"/>
          <w:sz w:val="24"/>
          <w:szCs w:val="24"/>
        </w:rPr>
        <w:t>计算密集型</w:t>
      </w:r>
      <w:r w:rsidRPr="00A208AA">
        <w:rPr>
          <w:rFonts w:ascii="Helvetica" w:hAnsi="Helvetica" w:cs="Helvetica"/>
          <w:b w:val="0"/>
          <w:bCs w:val="0"/>
          <w:sz w:val="24"/>
          <w:szCs w:val="24"/>
        </w:rPr>
        <w:t xml:space="preserve"> vs. IO</w:t>
      </w:r>
      <w:r w:rsidRPr="00A208AA">
        <w:rPr>
          <w:rFonts w:ascii="Helvetica" w:hAnsi="Helvetica" w:cs="Helvetica"/>
          <w:b w:val="0"/>
          <w:bCs w:val="0"/>
          <w:sz w:val="24"/>
          <w:szCs w:val="24"/>
        </w:rPr>
        <w:t>密集型</w:t>
      </w:r>
      <w:bookmarkEnd w:id="204"/>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1F0DA1">
        <w:rPr>
          <w:rFonts w:ascii="Helvetica" w:hAnsi="Helvetica" w:cs="Helvetica"/>
          <w:color w:val="70AD47" w:themeColor="accent6"/>
        </w:rPr>
        <w:t>是否采用多任务的第二个考虑是任务的类型。我们可以把任务分为计算密集型和</w:t>
      </w:r>
      <w:r w:rsidRPr="001F0DA1">
        <w:rPr>
          <w:rFonts w:ascii="Helvetica" w:hAnsi="Helvetica" w:cs="Helvetica"/>
          <w:color w:val="70AD47" w:themeColor="accent6"/>
        </w:rPr>
        <w:t>IO</w:t>
      </w:r>
      <w:r w:rsidRPr="001F0DA1">
        <w:rPr>
          <w:rFonts w:ascii="Helvetica" w:hAnsi="Helvetica" w:cs="Helvetica"/>
          <w:color w:val="70AD47" w:themeColor="accent6"/>
        </w:rPr>
        <w:t>密集型。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计算密集型任务的特点是要进行大量的计算，消耗</w:t>
      </w:r>
      <w:r w:rsidRPr="001F0DA1">
        <w:rPr>
          <w:rFonts w:ascii="Helvetica" w:hAnsi="Helvetica" w:cs="Helvetica"/>
          <w:color w:val="70AD47" w:themeColor="accent6"/>
        </w:rPr>
        <w:t>CPU</w:t>
      </w:r>
      <w:r w:rsidRPr="001F0DA1">
        <w:rPr>
          <w:rFonts w:ascii="Helvetica" w:hAnsi="Helvetica" w:cs="Helvetica"/>
          <w:color w:val="70AD47" w:themeColor="accent6"/>
        </w:rPr>
        <w:t>资源，</w:t>
      </w:r>
      <w:r w:rsidRPr="00A208AA">
        <w:rPr>
          <w:rFonts w:ascii="Helvetica" w:hAnsi="Helvetica" w:cs="Helvetica"/>
        </w:rPr>
        <w:t>比如计算圆周率、对视频进行高清解码等等，全靠</w:t>
      </w:r>
      <w:r w:rsidRPr="00A208AA">
        <w:rPr>
          <w:rFonts w:ascii="Helvetica" w:hAnsi="Helvetica" w:cs="Helvetica"/>
        </w:rPr>
        <w:t>CPU</w:t>
      </w:r>
      <w:r w:rsidRPr="00A208AA">
        <w:rPr>
          <w:rFonts w:ascii="Helvetica" w:hAnsi="Helvetica" w:cs="Helvetica"/>
        </w:rPr>
        <w:t>的运算能力。这种计算密集型任务虽然也可以用多任务完成，但是任务越多，花在任务切换的时间就越多，</w:t>
      </w:r>
      <w:r w:rsidRPr="00A208AA">
        <w:rPr>
          <w:rFonts w:ascii="Helvetica" w:hAnsi="Helvetica" w:cs="Helvetica"/>
        </w:rPr>
        <w:t>CPU</w:t>
      </w:r>
      <w:r w:rsidRPr="00A208AA">
        <w:rPr>
          <w:rFonts w:ascii="Helvetica" w:hAnsi="Helvetica" w:cs="Helvetica"/>
        </w:rPr>
        <w:t>执行任务的效率就越低，所以，</w:t>
      </w:r>
      <w:r w:rsidRPr="001F0DA1">
        <w:rPr>
          <w:rFonts w:ascii="Helvetica" w:hAnsi="Helvetica" w:cs="Helvetica"/>
          <w:color w:val="70AD47" w:themeColor="accent6"/>
        </w:rPr>
        <w:t>要最高效地利用</w:t>
      </w:r>
      <w:r w:rsidRPr="001F0DA1">
        <w:rPr>
          <w:rFonts w:ascii="Helvetica" w:hAnsi="Helvetica" w:cs="Helvetica"/>
          <w:color w:val="70AD47" w:themeColor="accent6"/>
        </w:rPr>
        <w:t>CPU</w:t>
      </w:r>
      <w:r w:rsidRPr="001F0DA1">
        <w:rPr>
          <w:rFonts w:ascii="Helvetica" w:hAnsi="Helvetica" w:cs="Helvetica"/>
          <w:color w:val="70AD47" w:themeColor="accent6"/>
        </w:rPr>
        <w:t>，计算密集型任务同时进行的数量应当等于</w:t>
      </w:r>
      <w:r w:rsidRPr="001F0DA1">
        <w:rPr>
          <w:rFonts w:ascii="Helvetica" w:hAnsi="Helvetica" w:cs="Helvetica"/>
          <w:color w:val="70AD47" w:themeColor="accent6"/>
        </w:rPr>
        <w:t>CPU</w:t>
      </w:r>
      <w:r w:rsidRPr="001F0DA1">
        <w:rPr>
          <w:rFonts w:ascii="Helvetica" w:hAnsi="Helvetica" w:cs="Helvetica"/>
          <w:color w:val="70AD47" w:themeColor="accent6"/>
        </w:rPr>
        <w:t>的核心数。</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计算密集型任务由于主要消耗</w:t>
      </w:r>
      <w:r w:rsidRPr="00A208AA">
        <w:rPr>
          <w:rFonts w:ascii="Helvetica" w:hAnsi="Helvetica" w:cs="Helvetica"/>
        </w:rPr>
        <w:t>CPU</w:t>
      </w:r>
      <w:r w:rsidRPr="00A208AA">
        <w:rPr>
          <w:rFonts w:ascii="Helvetica" w:hAnsi="Helvetica" w:cs="Helvetica"/>
        </w:rPr>
        <w:t>资源，因此，代码运行效率至关重要。</w:t>
      </w:r>
      <w:r w:rsidRPr="001F0DA1">
        <w:rPr>
          <w:rFonts w:ascii="Helvetica" w:hAnsi="Helvetica" w:cs="Helvetica"/>
          <w:color w:val="70AD47" w:themeColor="accent6"/>
        </w:rPr>
        <w:t>Python</w:t>
      </w:r>
      <w:r w:rsidRPr="001F0DA1">
        <w:rPr>
          <w:rFonts w:ascii="Helvetica" w:hAnsi="Helvetica" w:cs="Helvetica"/>
          <w:color w:val="70AD47" w:themeColor="accent6"/>
        </w:rPr>
        <w:t>这样的脚本语言运行效率很低，完全不适合计算密集型任务。对于计算密集型任务，最好用</w:t>
      </w:r>
      <w:r w:rsidRPr="001F0DA1">
        <w:rPr>
          <w:rFonts w:ascii="Helvetica" w:hAnsi="Helvetica" w:cs="Helvetica"/>
          <w:color w:val="70AD47" w:themeColor="accent6"/>
        </w:rPr>
        <w:t>C</w:t>
      </w:r>
      <w:r w:rsidRPr="001F0DA1">
        <w:rPr>
          <w:rFonts w:ascii="Helvetica" w:hAnsi="Helvetica" w:cs="Helvetica"/>
          <w:color w:val="70AD47" w:themeColor="accent6"/>
        </w:rPr>
        <w:t>语言编写。</w:t>
      </w:r>
    </w:p>
    <w:p w:rsidR="00A208AA" w:rsidRPr="001927F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第二种任务的类型是</w:t>
      </w:r>
      <w:r w:rsidRPr="00A208AA">
        <w:rPr>
          <w:rFonts w:ascii="Helvetica" w:hAnsi="Helvetica" w:cs="Helvetica"/>
        </w:rPr>
        <w:t>IO</w:t>
      </w:r>
      <w:r w:rsidRPr="00A208AA">
        <w:rPr>
          <w:rFonts w:ascii="Helvetica" w:hAnsi="Helvetica" w:cs="Helvetica"/>
        </w:rPr>
        <w:t>密集型，涉及到网络、磁盘</w:t>
      </w:r>
      <w:r w:rsidRPr="00A208AA">
        <w:rPr>
          <w:rFonts w:ascii="Helvetica" w:hAnsi="Helvetica" w:cs="Helvetica"/>
        </w:rPr>
        <w:t>IO</w:t>
      </w:r>
      <w:r w:rsidRPr="00A208AA">
        <w:rPr>
          <w:rFonts w:ascii="Helvetica" w:hAnsi="Helvetica" w:cs="Helvetica"/>
        </w:rPr>
        <w:t>的任务都是</w:t>
      </w:r>
      <w:r w:rsidRPr="00A208AA">
        <w:rPr>
          <w:rFonts w:ascii="Helvetica" w:hAnsi="Helvetica" w:cs="Helvetica"/>
        </w:rPr>
        <w:t>IO</w:t>
      </w:r>
      <w:r w:rsidRPr="00A208AA">
        <w:rPr>
          <w:rFonts w:ascii="Helvetica" w:hAnsi="Helvetica" w:cs="Helvetica"/>
        </w:rPr>
        <w:t>密集型任务，这类任务的特点是</w:t>
      </w:r>
      <w:r w:rsidRPr="00A208AA">
        <w:rPr>
          <w:rFonts w:ascii="Helvetica" w:hAnsi="Helvetica" w:cs="Helvetica"/>
        </w:rPr>
        <w:t>CPU</w:t>
      </w:r>
      <w:r w:rsidRPr="00A208AA">
        <w:rPr>
          <w:rFonts w:ascii="Helvetica" w:hAnsi="Helvetica" w:cs="Helvetica"/>
        </w:rPr>
        <w:t>消耗很少，任务的大部分时间都在等待</w:t>
      </w:r>
      <w:r w:rsidRPr="00A208AA">
        <w:rPr>
          <w:rFonts w:ascii="Helvetica" w:hAnsi="Helvetica" w:cs="Helvetica"/>
        </w:rPr>
        <w:t>IO</w:t>
      </w:r>
      <w:r w:rsidRPr="00A208AA">
        <w:rPr>
          <w:rFonts w:ascii="Helvetica" w:hAnsi="Helvetica" w:cs="Helvetica"/>
        </w:rPr>
        <w:t>操作完成（因为</w:t>
      </w:r>
      <w:r w:rsidRPr="00A208AA">
        <w:rPr>
          <w:rFonts w:ascii="Helvetica" w:hAnsi="Helvetica" w:cs="Helvetica"/>
        </w:rPr>
        <w:t>IO</w:t>
      </w:r>
      <w:r w:rsidRPr="00A208AA">
        <w:rPr>
          <w:rFonts w:ascii="Helvetica" w:hAnsi="Helvetica" w:cs="Helvetica"/>
        </w:rPr>
        <w:t>的速度远远低于</w:t>
      </w:r>
      <w:r w:rsidRPr="00A208AA">
        <w:rPr>
          <w:rFonts w:ascii="Helvetica" w:hAnsi="Helvetica" w:cs="Helvetica"/>
        </w:rPr>
        <w:t>CPU</w:t>
      </w:r>
      <w:r w:rsidRPr="00A208AA">
        <w:rPr>
          <w:rFonts w:ascii="Helvetica" w:hAnsi="Helvetica" w:cs="Helvetica"/>
        </w:rPr>
        <w:t>和内存的速度）。</w:t>
      </w:r>
      <w:r w:rsidRPr="001927F1">
        <w:rPr>
          <w:rFonts w:ascii="Helvetica" w:hAnsi="Helvetica" w:cs="Helvetica"/>
          <w:color w:val="70AD47" w:themeColor="accent6"/>
        </w:rPr>
        <w:t>对于</w:t>
      </w:r>
      <w:r w:rsidRPr="001927F1">
        <w:rPr>
          <w:rFonts w:ascii="Helvetica" w:hAnsi="Helvetica" w:cs="Helvetica"/>
          <w:color w:val="70AD47" w:themeColor="accent6"/>
        </w:rPr>
        <w:t>IO</w:t>
      </w:r>
      <w:r w:rsidRPr="001927F1">
        <w:rPr>
          <w:rFonts w:ascii="Helvetica" w:hAnsi="Helvetica" w:cs="Helvetica"/>
          <w:color w:val="70AD47" w:themeColor="accent6"/>
        </w:rPr>
        <w:t>密集型任务，任务越多，</w:t>
      </w:r>
      <w:r w:rsidRPr="001927F1">
        <w:rPr>
          <w:rFonts w:ascii="Helvetica" w:hAnsi="Helvetica" w:cs="Helvetica"/>
          <w:color w:val="70AD47" w:themeColor="accent6"/>
        </w:rPr>
        <w:t>CPU</w:t>
      </w:r>
      <w:r w:rsidRPr="001927F1">
        <w:rPr>
          <w:rFonts w:ascii="Helvetica" w:hAnsi="Helvetica" w:cs="Helvetica"/>
          <w:color w:val="70AD47" w:themeColor="accent6"/>
        </w:rPr>
        <w:t>效率越高，但也有一个限度。常见的大部分任务都是</w:t>
      </w:r>
      <w:r w:rsidRPr="001927F1">
        <w:rPr>
          <w:rFonts w:ascii="Helvetica" w:hAnsi="Helvetica" w:cs="Helvetica"/>
          <w:color w:val="70AD47" w:themeColor="accent6"/>
        </w:rPr>
        <w:t>IO</w:t>
      </w:r>
      <w:r w:rsidRPr="001927F1">
        <w:rPr>
          <w:rFonts w:ascii="Helvetica" w:hAnsi="Helvetica" w:cs="Helvetica"/>
          <w:color w:val="70AD47" w:themeColor="accent6"/>
        </w:rPr>
        <w:t>密集型任务，比如</w:t>
      </w:r>
      <w:r w:rsidRPr="001927F1">
        <w:rPr>
          <w:rFonts w:ascii="Helvetica" w:hAnsi="Helvetica" w:cs="Helvetica"/>
          <w:color w:val="70AD47" w:themeColor="accent6"/>
        </w:rPr>
        <w:t>Web</w:t>
      </w:r>
      <w:r w:rsidRPr="001927F1">
        <w:rPr>
          <w:rFonts w:ascii="Helvetica" w:hAnsi="Helvetica" w:cs="Helvetica"/>
          <w:color w:val="70AD47" w:themeColor="accent6"/>
        </w:rPr>
        <w:t>应用。</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IO</w:t>
      </w:r>
      <w:r w:rsidRPr="00A208AA">
        <w:rPr>
          <w:rFonts w:ascii="Helvetica" w:hAnsi="Helvetica" w:cs="Helvetica"/>
        </w:rPr>
        <w:t>密集型任务执行期间，</w:t>
      </w:r>
      <w:r w:rsidRPr="00A208AA">
        <w:rPr>
          <w:rFonts w:ascii="Helvetica" w:hAnsi="Helvetica" w:cs="Helvetica"/>
        </w:rPr>
        <w:t>99%</w:t>
      </w:r>
      <w:r w:rsidRPr="00A208AA">
        <w:rPr>
          <w:rFonts w:ascii="Helvetica" w:hAnsi="Helvetica" w:cs="Helvetica"/>
        </w:rPr>
        <w:t>的时间都花在</w:t>
      </w:r>
      <w:r w:rsidRPr="00A208AA">
        <w:rPr>
          <w:rFonts w:ascii="Helvetica" w:hAnsi="Helvetica" w:cs="Helvetica"/>
        </w:rPr>
        <w:t>IO</w:t>
      </w:r>
      <w:r w:rsidRPr="00A208AA">
        <w:rPr>
          <w:rFonts w:ascii="Helvetica" w:hAnsi="Helvetica" w:cs="Helvetica"/>
        </w:rPr>
        <w:t>上，花在</w:t>
      </w:r>
      <w:r w:rsidRPr="00A208AA">
        <w:rPr>
          <w:rFonts w:ascii="Helvetica" w:hAnsi="Helvetica" w:cs="Helvetica"/>
        </w:rPr>
        <w:t>CPU</w:t>
      </w:r>
      <w:r w:rsidRPr="00A208AA">
        <w:rPr>
          <w:rFonts w:ascii="Helvetica" w:hAnsi="Helvetica" w:cs="Helvetica"/>
        </w:rPr>
        <w:t>上的时间很少，因此，用运行速度极快的</w:t>
      </w:r>
      <w:r w:rsidRPr="00A208AA">
        <w:rPr>
          <w:rFonts w:ascii="Helvetica" w:hAnsi="Helvetica" w:cs="Helvetica"/>
        </w:rPr>
        <w:t>C</w:t>
      </w:r>
      <w:r w:rsidRPr="00A208AA">
        <w:rPr>
          <w:rFonts w:ascii="Helvetica" w:hAnsi="Helvetica" w:cs="Helvetica"/>
        </w:rPr>
        <w:t>语言替换用</w:t>
      </w:r>
      <w:r w:rsidRPr="00A208AA">
        <w:rPr>
          <w:rFonts w:ascii="Helvetica" w:hAnsi="Helvetica" w:cs="Helvetica"/>
        </w:rPr>
        <w:t>Python</w:t>
      </w:r>
      <w:r w:rsidRPr="00A208AA">
        <w:rPr>
          <w:rFonts w:ascii="Helvetica" w:hAnsi="Helvetica" w:cs="Helvetica"/>
        </w:rPr>
        <w:t>这样运行速度极低的脚本语言，完全无法提升运行效率。</w:t>
      </w:r>
      <w:r w:rsidRPr="00544FD7">
        <w:rPr>
          <w:rFonts w:ascii="Helvetica" w:hAnsi="Helvetica" w:cs="Helvetica"/>
          <w:color w:val="70AD47" w:themeColor="accent6"/>
        </w:rPr>
        <w:t>对于</w:t>
      </w:r>
      <w:r w:rsidRPr="00544FD7">
        <w:rPr>
          <w:rFonts w:ascii="Helvetica" w:hAnsi="Helvetica" w:cs="Helvetica"/>
          <w:color w:val="70AD47" w:themeColor="accent6"/>
        </w:rPr>
        <w:t>IO</w:t>
      </w:r>
      <w:r w:rsidRPr="00544FD7">
        <w:rPr>
          <w:rFonts w:ascii="Helvetica" w:hAnsi="Helvetica" w:cs="Helvetica"/>
          <w:color w:val="70AD47" w:themeColor="accent6"/>
        </w:rPr>
        <w:t>密集型任务，最合适的语言就是开发效率最高（代码量最少）的语言，脚本语言是首选，</w:t>
      </w:r>
      <w:r w:rsidRPr="00544FD7">
        <w:rPr>
          <w:rFonts w:ascii="Helvetica" w:hAnsi="Helvetica" w:cs="Helvetica"/>
          <w:color w:val="70AD47" w:themeColor="accent6"/>
        </w:rPr>
        <w:t>C</w:t>
      </w:r>
      <w:r w:rsidRPr="00544FD7">
        <w:rPr>
          <w:rFonts w:ascii="Helvetica" w:hAnsi="Helvetica" w:cs="Helvetica"/>
          <w:color w:val="70AD47" w:themeColor="accent6"/>
        </w:rPr>
        <w:t>语言最差</w:t>
      </w:r>
      <w:r w:rsidRPr="00A208AA">
        <w:rPr>
          <w:rFonts w:ascii="Helvetica" w:hAnsi="Helvetica" w:cs="Helvetica"/>
        </w:rPr>
        <w:t>。</w:t>
      </w:r>
    </w:p>
    <w:p w:rsidR="00A208AA" w:rsidRPr="00A208AA" w:rsidRDefault="00A208AA" w:rsidP="00E83F69">
      <w:pPr>
        <w:pStyle w:val="3"/>
        <w:shd w:val="clear" w:color="auto" w:fill="FFFFFF"/>
        <w:spacing w:before="375" w:after="225" w:line="360" w:lineRule="atLeast"/>
        <w:rPr>
          <w:rFonts w:ascii="Helvetica" w:hAnsi="Helvetica" w:cs="Helvetica"/>
          <w:b w:val="0"/>
          <w:bCs w:val="0"/>
          <w:sz w:val="24"/>
          <w:szCs w:val="24"/>
        </w:rPr>
      </w:pPr>
      <w:bookmarkStart w:id="205" w:name="_Toc454522438"/>
      <w:r w:rsidRPr="00A208AA">
        <w:rPr>
          <w:rFonts w:ascii="Helvetica" w:hAnsi="Helvetica" w:cs="Helvetica"/>
          <w:b w:val="0"/>
          <w:bCs w:val="0"/>
          <w:sz w:val="24"/>
          <w:szCs w:val="24"/>
        </w:rPr>
        <w:t>异步</w:t>
      </w:r>
      <w:r w:rsidRPr="00A208AA">
        <w:rPr>
          <w:rFonts w:ascii="Helvetica" w:hAnsi="Helvetica" w:cs="Helvetica"/>
          <w:b w:val="0"/>
          <w:bCs w:val="0"/>
          <w:sz w:val="24"/>
          <w:szCs w:val="24"/>
        </w:rPr>
        <w:t>IO</w:t>
      </w:r>
      <w:bookmarkEnd w:id="205"/>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考虑到</w:t>
      </w:r>
      <w:r w:rsidRPr="00A208AA">
        <w:rPr>
          <w:rFonts w:ascii="Helvetica" w:hAnsi="Helvetica" w:cs="Helvetica"/>
        </w:rPr>
        <w:t>CPU</w:t>
      </w:r>
      <w:r w:rsidRPr="00A208AA">
        <w:rPr>
          <w:rFonts w:ascii="Helvetica" w:hAnsi="Helvetica" w:cs="Helvetica"/>
        </w:rPr>
        <w:t>和</w:t>
      </w:r>
      <w:r w:rsidRPr="00A208AA">
        <w:rPr>
          <w:rFonts w:ascii="Helvetica" w:hAnsi="Helvetica" w:cs="Helvetica"/>
        </w:rPr>
        <w:t>IO</w:t>
      </w:r>
      <w:r w:rsidRPr="00A208AA">
        <w:rPr>
          <w:rFonts w:ascii="Helvetica" w:hAnsi="Helvetica" w:cs="Helvetica"/>
        </w:rPr>
        <w:t>之间巨大的速度差异，一个任务在执行的过程中大部分时间都在等待</w:t>
      </w:r>
      <w:r w:rsidRPr="00A208AA">
        <w:rPr>
          <w:rFonts w:ascii="Helvetica" w:hAnsi="Helvetica" w:cs="Helvetica"/>
        </w:rPr>
        <w:t>IO</w:t>
      </w:r>
      <w:r w:rsidRPr="00A208AA">
        <w:rPr>
          <w:rFonts w:ascii="Helvetica" w:hAnsi="Helvetica" w:cs="Helvetica"/>
        </w:rPr>
        <w:t>操作，单进程单线程模型会导致别的任务无法并行执行，因此，我们才需要多进程模型或者多线程模型来支持多任务并发执行。</w:t>
      </w:r>
    </w:p>
    <w:p w:rsidR="00A208AA" w:rsidRPr="00EC4928"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现代操作系统对</w:t>
      </w:r>
      <w:r w:rsidRPr="00A208AA">
        <w:rPr>
          <w:rFonts w:ascii="Helvetica" w:hAnsi="Helvetica" w:cs="Helvetica"/>
        </w:rPr>
        <w:t>IO</w:t>
      </w:r>
      <w:r w:rsidRPr="00A208AA">
        <w:rPr>
          <w:rFonts w:ascii="Helvetica" w:hAnsi="Helvetica" w:cs="Helvetica"/>
        </w:rPr>
        <w:t>操作已经做了巨大的改进，最大的特点就是支持</w:t>
      </w:r>
      <w:r w:rsidRPr="00EC4928">
        <w:rPr>
          <w:rFonts w:ascii="Helvetica" w:hAnsi="Helvetica" w:cs="Helvetica"/>
          <w:color w:val="70AD47" w:themeColor="accent6"/>
        </w:rPr>
        <w:t>异步</w:t>
      </w:r>
      <w:r w:rsidRPr="00EC4928">
        <w:rPr>
          <w:rFonts w:ascii="Helvetica" w:hAnsi="Helvetica" w:cs="Helvetica"/>
          <w:color w:val="70AD47" w:themeColor="accent6"/>
        </w:rPr>
        <w:t>IO</w:t>
      </w:r>
      <w:r w:rsidRPr="00A208AA">
        <w:rPr>
          <w:rFonts w:ascii="Helvetica" w:hAnsi="Helvetica" w:cs="Helvetica"/>
        </w:rPr>
        <w:t>。</w:t>
      </w:r>
      <w:r w:rsidRPr="00EC4928">
        <w:rPr>
          <w:rFonts w:ascii="Helvetica" w:hAnsi="Helvetica" w:cs="Helvetica"/>
          <w:color w:val="70AD47" w:themeColor="accent6"/>
        </w:rPr>
        <w:t>如果充分利用操作系统提供的异步</w:t>
      </w:r>
      <w:r w:rsidRPr="00EC4928">
        <w:rPr>
          <w:rFonts w:ascii="Helvetica" w:hAnsi="Helvetica" w:cs="Helvetica"/>
          <w:color w:val="70AD47" w:themeColor="accent6"/>
        </w:rPr>
        <w:t>IO</w:t>
      </w:r>
      <w:r w:rsidRPr="00EC4928">
        <w:rPr>
          <w:rFonts w:ascii="Helvetica" w:hAnsi="Helvetica" w:cs="Helvetica"/>
          <w:color w:val="70AD47" w:themeColor="accent6"/>
        </w:rPr>
        <w:t>支持，就可以用单进程单线程模型来执行多</w:t>
      </w:r>
      <w:r w:rsidRPr="00EC4928">
        <w:rPr>
          <w:rFonts w:ascii="Helvetica" w:hAnsi="Helvetica" w:cs="Helvetica"/>
          <w:color w:val="70AD47" w:themeColor="accent6"/>
        </w:rPr>
        <w:lastRenderedPageBreak/>
        <w:t>任务，这种全新的模型称为</w:t>
      </w:r>
      <w:r w:rsidRPr="00EC4928">
        <w:rPr>
          <w:rFonts w:ascii="Helvetica" w:hAnsi="Helvetica" w:cs="Helvetica"/>
          <w:b/>
          <w:color w:val="70AD47" w:themeColor="accent6"/>
        </w:rPr>
        <w:t>事件驱动模型</w:t>
      </w:r>
      <w:r w:rsidR="00EC4928">
        <w:rPr>
          <w:rFonts w:ascii="Helvetica" w:hAnsi="Helvetica" w:cs="Helvetica" w:hint="eastAsia"/>
          <w:b/>
          <w:color w:val="70AD47" w:themeColor="accent6"/>
        </w:rPr>
        <w:t>（</w:t>
      </w:r>
      <w:r w:rsidR="00EC4928" w:rsidRPr="00CD5437">
        <w:rPr>
          <w:rFonts w:ascii="Helvetica" w:hAnsi="Helvetica" w:cs="Helvetica" w:hint="eastAsia"/>
        </w:rPr>
        <w:t>鼠标的一个点击，移动，键盘的按键按下等等操作，都是对应操作系统的一个事件，然后应用程序接受你的操作进行处理</w:t>
      </w:r>
      <w:r w:rsidR="00EC4928">
        <w:rPr>
          <w:rFonts w:ascii="Helvetica" w:hAnsi="Helvetica" w:cs="Helvetica" w:hint="eastAsia"/>
          <w:b/>
          <w:color w:val="70AD47" w:themeColor="accent6"/>
        </w:rPr>
        <w:t>）</w:t>
      </w:r>
      <w:r w:rsidRPr="00A208AA">
        <w:rPr>
          <w:rFonts w:ascii="Helvetica" w:hAnsi="Helvetica" w:cs="Helvetica"/>
        </w:rPr>
        <w:t>，</w:t>
      </w:r>
      <w:r w:rsidRPr="00A208AA">
        <w:rPr>
          <w:rFonts w:ascii="Helvetica" w:hAnsi="Helvetica" w:cs="Helvetica"/>
        </w:rPr>
        <w:t>Nginx</w:t>
      </w:r>
      <w:r w:rsidRPr="00A208AA">
        <w:rPr>
          <w:rFonts w:ascii="Helvetica" w:hAnsi="Helvetica" w:cs="Helvetica"/>
        </w:rPr>
        <w:t>就是支持异步</w:t>
      </w:r>
      <w:r w:rsidRPr="00A208AA">
        <w:rPr>
          <w:rFonts w:ascii="Helvetica" w:hAnsi="Helvetica" w:cs="Helvetica"/>
        </w:rPr>
        <w:t>IO</w:t>
      </w:r>
      <w:r w:rsidRPr="00A208AA">
        <w:rPr>
          <w:rFonts w:ascii="Helvetica" w:hAnsi="Helvetica" w:cs="Helvetica"/>
        </w:rPr>
        <w:t>的</w:t>
      </w:r>
      <w:r w:rsidRPr="00A208AA">
        <w:rPr>
          <w:rFonts w:ascii="Helvetica" w:hAnsi="Helvetica" w:cs="Helvetica"/>
        </w:rPr>
        <w:t>Web</w:t>
      </w:r>
      <w:r w:rsidRPr="00A208AA">
        <w:rPr>
          <w:rFonts w:ascii="Helvetica" w:hAnsi="Helvetica" w:cs="Helvetica"/>
        </w:rPr>
        <w:t>服务器，它在单核</w:t>
      </w:r>
      <w:r w:rsidRPr="00A208AA">
        <w:rPr>
          <w:rFonts w:ascii="Helvetica" w:hAnsi="Helvetica" w:cs="Helvetica"/>
        </w:rPr>
        <w:t>CPU</w:t>
      </w:r>
      <w:r w:rsidRPr="00A208AA">
        <w:rPr>
          <w:rFonts w:ascii="Helvetica" w:hAnsi="Helvetica" w:cs="Helvetica"/>
        </w:rPr>
        <w:t>上采用单进程模型就可以高效地支持多任务。在多核</w:t>
      </w:r>
      <w:r w:rsidRPr="00A208AA">
        <w:rPr>
          <w:rFonts w:ascii="Helvetica" w:hAnsi="Helvetica" w:cs="Helvetica"/>
        </w:rPr>
        <w:t>CPU</w:t>
      </w:r>
      <w:r w:rsidRPr="00A208AA">
        <w:rPr>
          <w:rFonts w:ascii="Helvetica" w:hAnsi="Helvetica" w:cs="Helvetica"/>
        </w:rPr>
        <w:t>上，可以运行多个进程（数量与</w:t>
      </w:r>
      <w:r w:rsidRPr="00A208AA">
        <w:rPr>
          <w:rFonts w:ascii="Helvetica" w:hAnsi="Helvetica" w:cs="Helvetica"/>
        </w:rPr>
        <w:t>CPU</w:t>
      </w:r>
      <w:r w:rsidRPr="00A208AA">
        <w:rPr>
          <w:rFonts w:ascii="Helvetica" w:hAnsi="Helvetica" w:cs="Helvetica"/>
        </w:rPr>
        <w:t>核心数相同），充分利用多核</w:t>
      </w:r>
      <w:r w:rsidRPr="00A208AA">
        <w:rPr>
          <w:rFonts w:ascii="Helvetica" w:hAnsi="Helvetica" w:cs="Helvetica"/>
        </w:rPr>
        <w:t>CPU</w:t>
      </w:r>
      <w:r w:rsidRPr="00A208AA">
        <w:rPr>
          <w:rFonts w:ascii="Helvetica" w:hAnsi="Helvetica" w:cs="Helvetica"/>
        </w:rPr>
        <w:t>。由于系统总的进程数量十分有限，因此操作系统调度非常高效。</w:t>
      </w:r>
      <w:r w:rsidRPr="00EC4928">
        <w:rPr>
          <w:rFonts w:ascii="Helvetica" w:hAnsi="Helvetica" w:cs="Helvetica"/>
          <w:color w:val="70AD47" w:themeColor="accent6"/>
        </w:rPr>
        <w:t>用异步</w:t>
      </w:r>
      <w:r w:rsidRPr="00EC4928">
        <w:rPr>
          <w:rFonts w:ascii="Helvetica" w:hAnsi="Helvetica" w:cs="Helvetica"/>
          <w:color w:val="70AD47" w:themeColor="accent6"/>
        </w:rPr>
        <w:t>IO</w:t>
      </w:r>
      <w:r w:rsidRPr="00EC4928">
        <w:rPr>
          <w:rFonts w:ascii="Helvetica" w:hAnsi="Helvetica" w:cs="Helvetica"/>
          <w:color w:val="70AD47" w:themeColor="accent6"/>
        </w:rPr>
        <w:t>编程模型来实现多任务是一个主要的趋势。</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对应到</w:t>
      </w:r>
      <w:r w:rsidRPr="00A208AA">
        <w:rPr>
          <w:rFonts w:ascii="Helvetica" w:hAnsi="Helvetica" w:cs="Helvetica"/>
        </w:rPr>
        <w:t>Python</w:t>
      </w:r>
      <w:r w:rsidRPr="00A208AA">
        <w:rPr>
          <w:rFonts w:ascii="Helvetica" w:hAnsi="Helvetica" w:cs="Helvetica"/>
        </w:rPr>
        <w:t>语言</w:t>
      </w:r>
      <w:r w:rsidRPr="00EC4928">
        <w:rPr>
          <w:rFonts w:ascii="Helvetica" w:hAnsi="Helvetica" w:cs="Helvetica"/>
          <w:color w:val="70AD47" w:themeColor="accent6"/>
        </w:rPr>
        <w:t>，单进程的异步编程模型称为</w:t>
      </w:r>
      <w:r w:rsidRPr="00EC4928">
        <w:rPr>
          <w:rFonts w:ascii="Helvetica" w:hAnsi="Helvetica" w:cs="Helvetica"/>
          <w:b/>
          <w:color w:val="70AD47" w:themeColor="accent6"/>
        </w:rPr>
        <w:t>协程</w:t>
      </w:r>
      <w:r w:rsidRPr="00A208AA">
        <w:rPr>
          <w:rFonts w:ascii="Helvetica" w:hAnsi="Helvetica" w:cs="Helvetica"/>
        </w:rPr>
        <w:t>，有了协程的支持，就可以基于事件驱动编写高效的多任务程序。我们会在后面讨论如何编写协程。</w:t>
      </w:r>
    </w:p>
    <w:p w:rsidR="00A208AA" w:rsidRDefault="00A208AA" w:rsidP="00A208AA"/>
    <w:p w:rsidR="007F2A46" w:rsidRDefault="00E03BB6" w:rsidP="00E83F69">
      <w:pPr>
        <w:pStyle w:val="2"/>
        <w:rPr>
          <w:sz w:val="24"/>
        </w:rPr>
      </w:pPr>
      <w:bookmarkStart w:id="206" w:name="_Toc454522439"/>
      <w:r w:rsidRPr="00E03BB6">
        <w:rPr>
          <w:rFonts w:hint="eastAsia"/>
          <w:sz w:val="24"/>
        </w:rPr>
        <w:t>第</w:t>
      </w:r>
      <w:r w:rsidRPr="00E03BB6">
        <w:rPr>
          <w:rFonts w:hint="eastAsia"/>
          <w:sz w:val="24"/>
        </w:rPr>
        <w:t>59</w:t>
      </w:r>
      <w:r w:rsidRPr="00E03BB6">
        <w:rPr>
          <w:rFonts w:hint="eastAsia"/>
          <w:sz w:val="24"/>
        </w:rPr>
        <w:t>课</w:t>
      </w:r>
      <w:r w:rsidRPr="00E03BB6">
        <w:rPr>
          <w:rFonts w:hint="eastAsia"/>
          <w:sz w:val="24"/>
        </w:rPr>
        <w:t xml:space="preserve">  </w:t>
      </w:r>
      <w:r w:rsidRPr="00E03BB6">
        <w:rPr>
          <w:rFonts w:hint="eastAsia"/>
          <w:sz w:val="24"/>
        </w:rPr>
        <w:t>分布式进程</w:t>
      </w:r>
      <w:r w:rsidR="00901E14">
        <w:rPr>
          <w:rFonts w:hint="eastAsia"/>
          <w:sz w:val="24"/>
        </w:rPr>
        <w:t>*</w:t>
      </w:r>
      <w:bookmarkEnd w:id="206"/>
    </w:p>
    <w:p w:rsidR="00E03BB6" w:rsidRPr="00023929" w:rsidRDefault="00E03BB6" w:rsidP="00E03BB6">
      <w:pPr>
        <w:pStyle w:val="a5"/>
        <w:shd w:val="clear" w:color="auto" w:fill="FFFFFF"/>
        <w:spacing w:before="0" w:beforeAutospacing="0" w:after="225" w:afterAutospacing="0" w:line="300" w:lineRule="atLeast"/>
        <w:rPr>
          <w:rFonts w:ascii="Helvetica" w:hAnsi="Helvetica" w:cs="Helvetica"/>
          <w:color w:val="70AD47" w:themeColor="accent6"/>
        </w:rPr>
      </w:pPr>
      <w:r w:rsidRPr="00023929">
        <w:rPr>
          <w:rFonts w:ascii="Helvetica" w:hAnsi="Helvetica" w:cs="Helvetica"/>
          <w:color w:val="70AD47" w:themeColor="accent6"/>
        </w:rPr>
        <w:t>在</w:t>
      </w:r>
      <w:r w:rsidRPr="00023929">
        <w:rPr>
          <w:rFonts w:ascii="Helvetica" w:hAnsi="Helvetica" w:cs="Helvetica"/>
          <w:color w:val="70AD47" w:themeColor="accent6"/>
        </w:rPr>
        <w:t>Thread</w:t>
      </w:r>
      <w:r w:rsidRPr="00023929">
        <w:rPr>
          <w:rFonts w:ascii="Helvetica" w:hAnsi="Helvetica" w:cs="Helvetica"/>
          <w:color w:val="70AD47" w:themeColor="accent6"/>
        </w:rPr>
        <w:t>和</w:t>
      </w:r>
      <w:r w:rsidRPr="00023929">
        <w:rPr>
          <w:rFonts w:ascii="Helvetica" w:hAnsi="Helvetica" w:cs="Helvetica"/>
          <w:color w:val="70AD47" w:themeColor="accent6"/>
        </w:rPr>
        <w:t>Process</w:t>
      </w:r>
      <w:r w:rsidRPr="00023929">
        <w:rPr>
          <w:rFonts w:ascii="Helvetica" w:hAnsi="Helvetica" w:cs="Helvetica"/>
          <w:color w:val="70AD47" w:themeColor="accent6"/>
        </w:rPr>
        <w:t>中，应当优选</w:t>
      </w:r>
      <w:r w:rsidRPr="00023929">
        <w:rPr>
          <w:rFonts w:ascii="Helvetica" w:hAnsi="Helvetica" w:cs="Helvetica"/>
          <w:color w:val="70AD47" w:themeColor="accent6"/>
        </w:rPr>
        <w:t>Process</w:t>
      </w:r>
      <w:r w:rsidRPr="00023929">
        <w:rPr>
          <w:rFonts w:ascii="Helvetica" w:hAnsi="Helvetica" w:cs="Helvetica"/>
          <w:color w:val="70AD47" w:themeColor="accent6"/>
        </w:rPr>
        <w:t>，因为</w:t>
      </w:r>
      <w:r w:rsidRPr="00023929">
        <w:rPr>
          <w:rFonts w:ascii="Helvetica" w:hAnsi="Helvetica" w:cs="Helvetica"/>
          <w:color w:val="70AD47" w:themeColor="accent6"/>
        </w:rPr>
        <w:t>Process</w:t>
      </w:r>
      <w:r w:rsidRPr="00023929">
        <w:rPr>
          <w:rFonts w:ascii="Helvetica" w:hAnsi="Helvetica" w:cs="Helvetica"/>
          <w:color w:val="70AD47" w:themeColor="accent6"/>
        </w:rPr>
        <w:t>更稳定，而且，</w:t>
      </w:r>
      <w:r w:rsidRPr="00023929">
        <w:rPr>
          <w:rFonts w:ascii="Helvetica" w:hAnsi="Helvetica" w:cs="Helvetica"/>
          <w:color w:val="70AD47" w:themeColor="accent6"/>
        </w:rPr>
        <w:t>Process</w:t>
      </w:r>
      <w:r w:rsidRPr="00023929">
        <w:rPr>
          <w:rFonts w:ascii="Helvetica" w:hAnsi="Helvetica" w:cs="Helvetica"/>
          <w:color w:val="70AD47" w:themeColor="accent6"/>
        </w:rPr>
        <w:t>可以分布到多台机器上，而</w:t>
      </w:r>
      <w:r w:rsidRPr="00023929">
        <w:rPr>
          <w:rFonts w:ascii="Helvetica" w:hAnsi="Helvetica" w:cs="Helvetica"/>
          <w:color w:val="70AD47" w:themeColor="accent6"/>
        </w:rPr>
        <w:t>Thread</w:t>
      </w:r>
      <w:r w:rsidRPr="00023929">
        <w:rPr>
          <w:rFonts w:ascii="Helvetica" w:hAnsi="Helvetica" w:cs="Helvetica"/>
          <w:color w:val="70AD47" w:themeColor="accent6"/>
        </w:rPr>
        <w:t>最多只能分布到同一台机器的多个</w:t>
      </w:r>
      <w:r w:rsidRPr="00023929">
        <w:rPr>
          <w:rFonts w:ascii="Helvetica" w:hAnsi="Helvetica" w:cs="Helvetica"/>
          <w:color w:val="70AD47" w:themeColor="accent6"/>
        </w:rPr>
        <w:t>CPU</w:t>
      </w:r>
      <w:r w:rsidRPr="00023929">
        <w:rPr>
          <w:rFonts w:ascii="Helvetica" w:hAnsi="Helvetica" w:cs="Helvetica"/>
          <w:color w:val="70AD47" w:themeColor="accent6"/>
        </w:rPr>
        <w:t>上。</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DB3ABA">
        <w:rPr>
          <w:rFonts w:ascii="Helvetica" w:hAnsi="Helvetica" w:cs="Helvetica"/>
          <w:color w:val="70AD47" w:themeColor="accent6"/>
        </w:rPr>
        <w:t>Python</w:t>
      </w:r>
      <w:r w:rsidRPr="00DB3ABA">
        <w:rPr>
          <w:rFonts w:ascii="Helvetica" w:hAnsi="Helvetica" w:cs="Helvetica"/>
          <w:color w:val="70AD47" w:themeColor="accent6"/>
        </w:rPr>
        <w:t>的</w:t>
      </w:r>
      <w:r w:rsidRPr="00DB3ABA">
        <w:rPr>
          <w:rStyle w:val="HTML"/>
          <w:rFonts w:ascii="Consolas" w:hAnsi="Consolas" w:cs="Consolas"/>
          <w:color w:val="70AD47" w:themeColor="accent6"/>
          <w:bdr w:val="single" w:sz="6" w:space="0" w:color="DDDDDD" w:frame="1"/>
          <w:shd w:val="clear" w:color="auto" w:fill="FAFAFA"/>
        </w:rPr>
        <w:t>multiprocessing</w:t>
      </w:r>
      <w:r w:rsidRPr="00DB3ABA">
        <w:rPr>
          <w:rFonts w:ascii="Helvetica" w:hAnsi="Helvetica" w:cs="Helvetica"/>
          <w:color w:val="70AD47" w:themeColor="accent6"/>
        </w:rPr>
        <w:t>模块不但支持多进程，其中</w:t>
      </w:r>
      <w:r w:rsidRPr="00DB3ABA">
        <w:rPr>
          <w:rStyle w:val="HTML"/>
          <w:rFonts w:ascii="Consolas" w:hAnsi="Consolas" w:cs="Consolas"/>
          <w:color w:val="70AD47" w:themeColor="accent6"/>
          <w:bdr w:val="single" w:sz="6" w:space="0" w:color="DDDDDD" w:frame="1"/>
          <w:shd w:val="clear" w:color="auto" w:fill="FAFAFA"/>
        </w:rPr>
        <w:t>managers</w:t>
      </w:r>
      <w:r w:rsidRPr="00DB3ABA">
        <w:rPr>
          <w:rFonts w:ascii="Helvetica" w:hAnsi="Helvetica" w:cs="Helvetica"/>
          <w:color w:val="70AD47" w:themeColor="accent6"/>
        </w:rPr>
        <w:t>子模块还支持把多进程分布到多台机器上</w:t>
      </w:r>
      <w:r w:rsidRPr="00E03BB6">
        <w:rPr>
          <w:rFonts w:ascii="Helvetica" w:hAnsi="Helvetica" w:cs="Helvetica"/>
          <w:color w:val="000000" w:themeColor="text1"/>
        </w:rPr>
        <w:t>。一个服务进程可以作为调度者，将任务分布到其他多个进程中，依靠网络通信。由于</w:t>
      </w:r>
      <w:r w:rsidRPr="00E03BB6">
        <w:rPr>
          <w:rStyle w:val="HTML"/>
          <w:rFonts w:ascii="Consolas" w:hAnsi="Consolas" w:cs="Consolas"/>
          <w:color w:val="000000" w:themeColor="text1"/>
          <w:bdr w:val="single" w:sz="6" w:space="0" w:color="DDDDDD" w:frame="1"/>
          <w:shd w:val="clear" w:color="auto" w:fill="FAFAFA"/>
        </w:rPr>
        <w:t>managers</w:t>
      </w:r>
      <w:r w:rsidRPr="00E03BB6">
        <w:rPr>
          <w:rFonts w:ascii="Helvetica" w:hAnsi="Helvetica" w:cs="Helvetica"/>
          <w:color w:val="000000" w:themeColor="text1"/>
        </w:rPr>
        <w:t>模块封装很好，不必了解网络通信的细节，就可以很容易地编写分布式多进程程序。</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举个例子：如果我们已经有一个通过</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通信的多进程程序在同一台机器上运行，现在，由于处理任务的进程任务繁重，希望把发送任务的进程和处理任务的进程分布到两台机器上。怎么用分布式进程实现？</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原有的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可以继续使用，但是，</w:t>
      </w:r>
      <w:r w:rsidRPr="00901E14">
        <w:rPr>
          <w:rFonts w:ascii="Helvetica" w:hAnsi="Helvetica" w:cs="Helvetica"/>
          <w:color w:val="70AD47" w:themeColor="accent6"/>
        </w:rPr>
        <w:t>通过</w:t>
      </w:r>
      <w:r w:rsidRPr="00901E14">
        <w:rPr>
          <w:rStyle w:val="HTML"/>
          <w:rFonts w:ascii="Consolas" w:hAnsi="Consolas" w:cs="Consolas"/>
          <w:color w:val="70AD47" w:themeColor="accent6"/>
          <w:bdr w:val="single" w:sz="6" w:space="0" w:color="DDDDDD" w:frame="1"/>
          <w:shd w:val="clear" w:color="auto" w:fill="FAFAFA"/>
        </w:rPr>
        <w:t>managers</w:t>
      </w:r>
      <w:r w:rsidRPr="00901E14">
        <w:rPr>
          <w:rFonts w:ascii="Helvetica" w:hAnsi="Helvetica" w:cs="Helvetica"/>
          <w:color w:val="70AD47" w:themeColor="accent6"/>
        </w:rPr>
        <w:t>模块把</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通过网络暴露出去，就可以让其他机器的进程访问</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了</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我们先看服务进程，服务进程负责启动</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，把</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注册到网络上，然后往</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里面写入任务：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task_master.py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random, time,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901E14">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00"/>
          <w:tab w:val="left" w:pos="2520"/>
          <w:tab w:val="left" w:pos="2940"/>
        </w:tabs>
        <w:wordWrap w:val="0"/>
        <w:spacing w:before="225" w:after="225" w:line="270" w:lineRule="atLeast"/>
        <w:rPr>
          <w:rStyle w:val="HTML"/>
          <w:color w:val="000000" w:themeColor="text1"/>
        </w:rPr>
      </w:pPr>
      <w:r w:rsidRPr="00E03BB6">
        <w:rPr>
          <w:rStyle w:val="comment"/>
          <w:i/>
          <w:iCs/>
          <w:color w:val="000000" w:themeColor="text1"/>
        </w:rPr>
        <w:t># 发送任务的队列:</w:t>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接收结果的队列: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result_queue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从BaseManager继承的QueueManager: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把两个Queue都注册到网络上, callable参数关联了Queue对象: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绑定端口5000, 设置验证码'abc':</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 = QueueManager(address=(</w:t>
      </w:r>
      <w:r w:rsidRPr="00E03BB6">
        <w:rPr>
          <w:rStyle w:val="string"/>
          <w:color w:val="000000" w:themeColor="text1"/>
        </w:rPr>
        <w:t>''</w:t>
      </w:r>
      <w:r w:rsidRPr="00E03BB6">
        <w:rPr>
          <w:rStyle w:val="HTML"/>
          <w:color w:val="000000" w:themeColor="text1"/>
        </w:rPr>
        <w:t xml:space="preserve">,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启动Queue: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manager.start()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获得通过网络访问的Queue对象: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manager.get_task_queue()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manager.get_result_queue()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放几个任务进去:</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random.randint(</w:t>
      </w:r>
      <w:r w:rsidRPr="00E03BB6">
        <w:rPr>
          <w:rStyle w:val="number"/>
          <w:color w:val="000000" w:themeColor="text1"/>
        </w:rPr>
        <w:t>0</w:t>
      </w:r>
      <w:r w:rsidRPr="00E03BB6">
        <w:rPr>
          <w:rStyle w:val="HTML"/>
          <w:color w:val="000000" w:themeColor="text1"/>
        </w:rPr>
        <w:t xml:space="preserve">, </w:t>
      </w:r>
      <w:r w:rsidRPr="00E03BB6">
        <w:rPr>
          <w:rStyle w:val="number"/>
          <w:color w:val="000000" w:themeColor="text1"/>
        </w:rPr>
        <w:t>10000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'Put task %d...'</w:t>
      </w:r>
      <w:r w:rsidRPr="00E03BB6">
        <w:rPr>
          <w:rStyle w:val="HTML"/>
          <w:color w:val="000000" w:themeColor="text1"/>
        </w:rPr>
        <w:t xml:space="preserve"> %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task.put(n)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从result队列读取结果: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'Try get results...'</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result.get(timeout=</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 xml:space="preserve">    print(</w:t>
      </w:r>
      <w:r w:rsidRPr="00E03BB6">
        <w:rPr>
          <w:rStyle w:val="string"/>
          <w:color w:val="000000" w:themeColor="text1"/>
        </w:rPr>
        <w:t>'Result: %s'</w:t>
      </w:r>
      <w:r w:rsidRPr="00E03BB6">
        <w:rPr>
          <w:rStyle w:val="HTML"/>
          <w:color w:val="000000" w:themeColor="text1"/>
        </w:rPr>
        <w:t xml:space="preserve"> % 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关闭:</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manager.shutdown()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'master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请注意，当我们在一台机器上写多进程程序时，创建的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可以直接拿来用，但是，在分布式多进程环境下，添加任务到</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不可以直接对原始的</w:t>
      </w:r>
      <w:r w:rsidRPr="00E03BB6">
        <w:rPr>
          <w:rStyle w:val="HTML"/>
          <w:rFonts w:ascii="Consolas" w:hAnsi="Consolas" w:cs="Consolas"/>
          <w:color w:val="000000" w:themeColor="text1"/>
          <w:bdr w:val="single" w:sz="6" w:space="0" w:color="DDDDDD" w:frame="1"/>
          <w:shd w:val="clear" w:color="auto" w:fill="FAFAFA"/>
        </w:rPr>
        <w:t>task_queue</w:t>
      </w:r>
      <w:r w:rsidRPr="00E03BB6">
        <w:rPr>
          <w:rFonts w:ascii="Helvetica" w:hAnsi="Helvetica" w:cs="Helvetica"/>
          <w:color w:val="000000" w:themeColor="text1"/>
        </w:rPr>
        <w:t>进行操作，那样就绕过了</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的封装，必须通过</w:t>
      </w:r>
      <w:r w:rsidRPr="00E03BB6">
        <w:rPr>
          <w:rStyle w:val="HTML"/>
          <w:rFonts w:ascii="Consolas" w:hAnsi="Consolas" w:cs="Consolas"/>
          <w:color w:val="000000" w:themeColor="text1"/>
          <w:bdr w:val="single" w:sz="6" w:space="0" w:color="DDDDDD" w:frame="1"/>
          <w:shd w:val="clear" w:color="auto" w:fill="FAFAFA"/>
        </w:rPr>
        <w:t>manager.get_task_queue()</w:t>
      </w:r>
      <w:r w:rsidRPr="00E03BB6">
        <w:rPr>
          <w:rFonts w:ascii="Helvetica" w:hAnsi="Helvetica" w:cs="Helvetica"/>
          <w:color w:val="000000" w:themeColor="text1"/>
        </w:rPr>
        <w:t>获得的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接口添加。</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然后，在另一台机器上启动任务进程（本机上启动也可以）：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time, sys,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创建类似的QueueManager: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由于这个QueueManager只从网络上获取Queue，所以注册时只提供名字: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连接到服务器，也就是运行task_master.py的机器:</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server_addr = </w:t>
      </w:r>
      <w:r w:rsidRPr="00E03BB6">
        <w:rPr>
          <w:rStyle w:val="string"/>
          <w:color w:val="000000" w:themeColor="text1"/>
        </w:rPr>
        <w:t>'127.0.0.1'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'Connect to server %s...'</w:t>
      </w:r>
      <w:r w:rsidRPr="00E03BB6">
        <w:rPr>
          <w:rStyle w:val="HTML"/>
          <w:color w:val="000000" w:themeColor="text1"/>
        </w:rPr>
        <w:t xml:space="preserve"> % server_addr)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端口和验证码注意保持与task_master.py设置的完全一致:</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 xml:space="preserve">m = QueueManager(address=(server_addr,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从网络连接: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m.connect()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获取Queue的对象: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从task队列取任务,并把结果写入result队列: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try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task.get(timeout=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'run task %d * %d...'</w:t>
      </w:r>
      <w:r w:rsidRPr="00E03BB6">
        <w:rPr>
          <w:rStyle w:val="HTML"/>
          <w:color w:val="000000" w:themeColor="text1"/>
        </w:rPr>
        <w:t xml:space="preserve"> % (n,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w:t>
      </w:r>
      <w:r w:rsidRPr="00E03BB6">
        <w:rPr>
          <w:rStyle w:val="string"/>
          <w:color w:val="000000" w:themeColor="text1"/>
        </w:rPr>
        <w:t>'%d * %d = %d'</w:t>
      </w:r>
      <w:r w:rsidRPr="00E03BB6">
        <w:rPr>
          <w:rStyle w:val="HTML"/>
          <w:color w:val="000000" w:themeColor="text1"/>
        </w:rPr>
        <w:t xml:space="preserve"> % (n, n, n*n)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time.sleep(</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result.put(r)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except</w:t>
      </w:r>
      <w:r w:rsidRPr="00E03BB6">
        <w:rPr>
          <w:rStyle w:val="HTML"/>
          <w:color w:val="000000" w:themeColor="text1"/>
        </w:rPr>
        <w:t xml:space="preserve"> Queue.Empty: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'task queue is empty.'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处理结束:</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'worker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任务进程要通过网络连接到服务进程，所以要指定服务进程的</w:t>
      </w:r>
      <w:r w:rsidRPr="00E03BB6">
        <w:rPr>
          <w:rFonts w:ascii="Helvetica" w:hAnsi="Helvetica" w:cs="Helvetica"/>
          <w:color w:val="000000" w:themeColor="text1"/>
        </w:rPr>
        <w:t>IP</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现在，可以试试分布式进程的工作效果了。先启动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服务进程：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 xml:space="preserve">python3 task_master.py </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lastRenderedPageBreak/>
        <w:t>Put</w:t>
      </w:r>
      <w:r w:rsidRPr="00E03BB6">
        <w:rPr>
          <w:rStyle w:val="HTML"/>
          <w:color w:val="000000" w:themeColor="text1"/>
        </w:rPr>
        <w:t xml:space="preserve"> task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Try</w:t>
      </w:r>
      <w:r w:rsidRPr="00E03BB6">
        <w:rPr>
          <w:rStyle w:val="HTML"/>
          <w:color w:val="000000" w:themeColor="text1"/>
        </w:rPr>
        <w:t xml:space="preserve"> get results...</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进程发送完任务后，开始等待</w:t>
      </w:r>
      <w:r w:rsidRPr="00E03BB6">
        <w:rPr>
          <w:rStyle w:val="HTML"/>
          <w:rFonts w:ascii="Consolas" w:hAnsi="Consolas" w:cs="Consolas"/>
          <w:color w:val="000000" w:themeColor="text1"/>
          <w:bdr w:val="single" w:sz="6" w:space="0" w:color="DDDDDD" w:frame="1"/>
          <w:shd w:val="clear" w:color="auto" w:fill="FAFAFA"/>
        </w:rPr>
        <w:t>result</w:t>
      </w:r>
      <w:r w:rsidRPr="00E03BB6">
        <w:rPr>
          <w:rFonts w:ascii="Helvetica" w:hAnsi="Helvetica" w:cs="Helvetica"/>
          <w:color w:val="000000" w:themeColor="text1"/>
        </w:rPr>
        <w:t>队列的结果。现在启动</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python3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Connect</w:t>
      </w:r>
      <w:r w:rsidRPr="00E03BB6">
        <w:rPr>
          <w:rStyle w:val="HTML"/>
          <w:color w:val="000000" w:themeColor="text1"/>
        </w:rPr>
        <w:t xml:space="preserve"> to server </w:t>
      </w:r>
      <w:r w:rsidRPr="00E03BB6">
        <w:rPr>
          <w:rStyle w:val="number"/>
          <w:color w:val="000000" w:themeColor="text1"/>
        </w:rPr>
        <w:t>127.0</w:t>
      </w:r>
      <w:r w:rsidRPr="00E03BB6">
        <w:rPr>
          <w:rStyle w:val="HTML"/>
          <w:color w:val="000000" w:themeColor="text1"/>
        </w:rPr>
        <w:t>.</w:t>
      </w:r>
      <w:r w:rsidRPr="00E03BB6">
        <w:rPr>
          <w:rStyle w:val="number"/>
          <w:color w:val="000000" w:themeColor="text1"/>
        </w:rPr>
        <w:t>0</w:t>
      </w:r>
      <w:r w:rsidRPr="00E03BB6">
        <w:rPr>
          <w:rStyle w:val="HTML"/>
          <w:color w:val="000000" w:themeColor="text1"/>
        </w:rPr>
        <w: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3411</w:t>
      </w:r>
      <w:r w:rsidRPr="00E03BB6">
        <w:rPr>
          <w:rStyle w:val="HTML"/>
          <w:color w:val="000000" w:themeColor="text1"/>
        </w:rPr>
        <w:t xml:space="preserve"> *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1605</w:t>
      </w:r>
      <w:r w:rsidRPr="00E03BB6">
        <w:rPr>
          <w:rStyle w:val="HTML"/>
          <w:color w:val="000000" w:themeColor="text1"/>
        </w:rPr>
        <w:t xml:space="preserve"> *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1398</w:t>
      </w:r>
      <w:r w:rsidRPr="00E03BB6">
        <w:rPr>
          <w:rStyle w:val="HTML"/>
          <w:color w:val="000000" w:themeColor="text1"/>
        </w:rPr>
        <w:t xml:space="preserve"> *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4729</w:t>
      </w:r>
      <w:r w:rsidRPr="00E03BB6">
        <w:rPr>
          <w:rStyle w:val="HTML"/>
          <w:color w:val="000000" w:themeColor="text1"/>
        </w:rPr>
        <w:t xml:space="preserve"> *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5300</w:t>
      </w:r>
      <w:r w:rsidRPr="00E03BB6">
        <w:rPr>
          <w:rStyle w:val="HTML"/>
          <w:color w:val="000000" w:themeColor="text1"/>
        </w:rPr>
        <w:t xml:space="preserve"> *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7471</w:t>
      </w:r>
      <w:r w:rsidRPr="00E03BB6">
        <w:rPr>
          <w:rStyle w:val="HTML"/>
          <w:color w:val="000000" w:themeColor="text1"/>
        </w:rPr>
        <w:t xml:space="preserve"> *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68</w:t>
      </w:r>
      <w:r w:rsidRPr="00E03BB6">
        <w:rPr>
          <w:rStyle w:val="HTML"/>
          <w:color w:val="000000" w:themeColor="text1"/>
        </w:rPr>
        <w:t xml:space="preserve"> *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4219</w:t>
      </w:r>
      <w:r w:rsidRPr="00E03BB6">
        <w:rPr>
          <w:rStyle w:val="HTML"/>
          <w:color w:val="000000" w:themeColor="text1"/>
        </w:rPr>
        <w:t xml:space="preserve"> *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339</w:t>
      </w:r>
      <w:r w:rsidRPr="00E03BB6">
        <w:rPr>
          <w:rStyle w:val="HTML"/>
          <w:color w:val="000000" w:themeColor="text1"/>
        </w:rPr>
        <w:t xml:space="preserve"> *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7866</w:t>
      </w:r>
      <w:r w:rsidRPr="00E03BB6">
        <w:rPr>
          <w:rStyle w:val="HTML"/>
          <w:color w:val="000000" w:themeColor="text1"/>
        </w:rPr>
        <w:t xml:space="preserve"> *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worker exit.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进程结束，在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进程中会继续打印出结果：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3411 * 3411 = 11634921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1605 * 1605 = 2576025</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Result: 1398 * 1398 = 1954404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4729 * 4729 = 22363441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5300 * 5300 = 28090000</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7471 * 7471 = 55815841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68 * 68 = 4624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4219 * 4219 = 17799961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339 * 339 = 114921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7866 * 7866 = 61873956</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这个简单的</w:t>
      </w:r>
      <w:r w:rsidRPr="00E03BB6">
        <w:rPr>
          <w:rFonts w:ascii="Helvetica" w:hAnsi="Helvetica" w:cs="Helvetica"/>
          <w:color w:val="000000" w:themeColor="text1"/>
        </w:rPr>
        <w:t>Master/Worker</w:t>
      </w:r>
      <w:r w:rsidRPr="00E03BB6">
        <w:rPr>
          <w:rFonts w:ascii="Helvetica" w:hAnsi="Helvetica" w:cs="Helvetica"/>
          <w:color w:val="000000" w:themeColor="text1"/>
        </w:rPr>
        <w:t>模型有什么用？其实这就是一个简单但真正的分布式计算，把代码稍加改造，启动多个</w:t>
      </w:r>
      <w:r w:rsidRPr="00E03BB6">
        <w:rPr>
          <w:rFonts w:ascii="Helvetica" w:hAnsi="Helvetica" w:cs="Helvetica"/>
          <w:color w:val="000000" w:themeColor="text1"/>
        </w:rPr>
        <w:t>worker</w:t>
      </w:r>
      <w:r w:rsidRPr="00E03BB6">
        <w:rPr>
          <w:rFonts w:ascii="Helvetica" w:hAnsi="Helvetica" w:cs="Helvetica"/>
          <w:color w:val="000000" w:themeColor="text1"/>
        </w:rPr>
        <w:t>，就可以把任务分布到几台甚至几十台机器上，比如把计算</w:t>
      </w:r>
      <w:r w:rsidRPr="00E03BB6">
        <w:rPr>
          <w:rStyle w:val="HTML"/>
          <w:rFonts w:ascii="Consolas" w:hAnsi="Consolas" w:cs="Consolas"/>
          <w:color w:val="000000" w:themeColor="text1"/>
          <w:bdr w:val="single" w:sz="6" w:space="0" w:color="DDDDDD" w:frame="1"/>
          <w:shd w:val="clear" w:color="auto" w:fill="FAFAFA"/>
        </w:rPr>
        <w:t>n*n</w:t>
      </w:r>
      <w:r w:rsidRPr="00E03BB6">
        <w:rPr>
          <w:rFonts w:ascii="Helvetica" w:hAnsi="Helvetica" w:cs="Helvetica"/>
          <w:color w:val="000000" w:themeColor="text1"/>
        </w:rPr>
        <w:t>的代码换成发送邮件，就实现了邮件队列的异步发送。</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Queue</w:t>
      </w:r>
      <w:r w:rsidRPr="00E03BB6">
        <w:rPr>
          <w:rFonts w:ascii="Helvetica" w:hAnsi="Helvetica" w:cs="Helvetica"/>
          <w:color w:val="000000" w:themeColor="text1"/>
        </w:rPr>
        <w:t>对象存储在哪？注意到</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中根本没有创建</w:t>
      </w:r>
      <w:r w:rsidRPr="00E03BB6">
        <w:rPr>
          <w:rFonts w:ascii="Helvetica" w:hAnsi="Helvetica" w:cs="Helvetica"/>
          <w:color w:val="000000" w:themeColor="text1"/>
        </w:rPr>
        <w:t>Queue</w:t>
      </w:r>
      <w:r w:rsidRPr="00E03BB6">
        <w:rPr>
          <w:rFonts w:ascii="Helvetica" w:hAnsi="Helvetica" w:cs="Helvetica"/>
          <w:color w:val="000000" w:themeColor="text1"/>
        </w:rPr>
        <w:t>的代码，所以，</w:t>
      </w:r>
      <w:r w:rsidRPr="00E03BB6">
        <w:rPr>
          <w:rFonts w:ascii="Helvetica" w:hAnsi="Helvetica" w:cs="Helvetica"/>
          <w:color w:val="000000" w:themeColor="text1"/>
        </w:rPr>
        <w:t>Queue</w:t>
      </w:r>
      <w:r w:rsidRPr="00E03BB6">
        <w:rPr>
          <w:rFonts w:ascii="Helvetica" w:hAnsi="Helvetica" w:cs="Helvetica"/>
          <w:color w:val="000000" w:themeColor="text1"/>
        </w:rPr>
        <w:t>对象存储在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noProof/>
          <w:color w:val="000000" w:themeColor="text1"/>
        </w:rPr>
        <w:drawing>
          <wp:inline distT="0" distB="0" distL="0" distR="0">
            <wp:extent cx="5661025" cy="3482975"/>
            <wp:effectExtent l="0" t="0" r="0" b="3175"/>
            <wp:docPr id="25" name="图片 25" descr="task_master_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_master_worker"/>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1025" cy="3482975"/>
                    </a:xfrm>
                    <a:prstGeom prst="rect">
                      <a:avLst/>
                    </a:prstGeom>
                    <a:noFill/>
                    <a:ln>
                      <a:noFill/>
                    </a:ln>
                  </pic:spPr>
                </pic:pic>
              </a:graphicData>
            </a:graphic>
          </wp:inline>
        </w:drawing>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而</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之所以能通过网络访问，就是通过</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实现的。由于</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管理的不止一个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，所以，要给每个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的网络调用接口起个名字，比如</w:t>
      </w:r>
      <w:r w:rsidRPr="00E03BB6">
        <w:rPr>
          <w:rStyle w:val="HTML"/>
          <w:rFonts w:ascii="Consolas" w:hAnsi="Consolas" w:cs="Consolas"/>
          <w:color w:val="000000" w:themeColor="text1"/>
          <w:bdr w:val="single" w:sz="6" w:space="0" w:color="DDDDDD" w:frame="1"/>
          <w:shd w:val="clear" w:color="auto" w:fill="FAFAFA"/>
        </w:rPr>
        <w:t>get_task_queue</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lastRenderedPageBreak/>
        <w:t>authkey</w:t>
      </w:r>
      <w:r w:rsidRPr="00E03BB6">
        <w:rPr>
          <w:rFonts w:ascii="Helvetica" w:hAnsi="Helvetica" w:cs="Helvetica"/>
          <w:color w:val="000000" w:themeColor="text1"/>
        </w:rPr>
        <w:t>有什么用？这是为了保证两台机器正常通信，不被其他机器恶意干扰。如果</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和</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不一致，肯定连接不上。</w:t>
      </w:r>
    </w:p>
    <w:p w:rsidR="00E03BB6" w:rsidRPr="00E03BB6" w:rsidRDefault="00E03BB6" w:rsidP="00E83F69">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07" w:name="_Toc454522440"/>
      <w:r w:rsidRPr="00E03BB6">
        <w:rPr>
          <w:rFonts w:ascii="Helvetica" w:hAnsi="Helvetica" w:cs="Helvetica"/>
          <w:b w:val="0"/>
          <w:bCs w:val="0"/>
          <w:color w:val="000000" w:themeColor="text1"/>
          <w:sz w:val="24"/>
          <w:szCs w:val="24"/>
        </w:rPr>
        <w:t>小结</w:t>
      </w:r>
      <w:bookmarkEnd w:id="207"/>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Python</w:t>
      </w:r>
      <w:r w:rsidRPr="00E03BB6">
        <w:rPr>
          <w:rFonts w:ascii="Helvetica" w:hAnsi="Helvetica" w:cs="Helvetica"/>
          <w:color w:val="000000" w:themeColor="text1"/>
        </w:rPr>
        <w:t>的分布式进程接口简单，封装良好，适合需要把繁重任务分布到多台机器的环境下。</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注意</w:t>
      </w:r>
      <w:r w:rsidRPr="00E03BB6">
        <w:rPr>
          <w:rFonts w:ascii="Helvetica" w:hAnsi="Helvetica" w:cs="Helvetica"/>
          <w:color w:val="000000" w:themeColor="text1"/>
        </w:rPr>
        <w:t>Queue</w:t>
      </w:r>
      <w:r w:rsidRPr="00E03BB6">
        <w:rPr>
          <w:rFonts w:ascii="Helvetica" w:hAnsi="Helvetica" w:cs="Helvetica"/>
          <w:color w:val="000000" w:themeColor="text1"/>
        </w:rPr>
        <w:t>的作用是用来传递任务和接收结果，每个任务的描述数据量要尽量小。比如发送一个处理日志文件的任务，就不要发送几百兆的日志文件本身，而是发送日志文件存放的完整路径，由</w:t>
      </w:r>
      <w:r w:rsidRPr="00E03BB6">
        <w:rPr>
          <w:rFonts w:ascii="Helvetica" w:hAnsi="Helvetica" w:cs="Helvetica"/>
          <w:color w:val="000000" w:themeColor="text1"/>
        </w:rPr>
        <w:t>Worker</w:t>
      </w:r>
      <w:r w:rsidRPr="00E03BB6">
        <w:rPr>
          <w:rFonts w:ascii="Helvetica" w:hAnsi="Helvetica" w:cs="Helvetica"/>
          <w:color w:val="000000" w:themeColor="text1"/>
        </w:rPr>
        <w:t>进程再去共享的磁盘上读取文件。</w:t>
      </w:r>
    </w:p>
    <w:p w:rsidR="00E03BB6" w:rsidRDefault="00E03BB6" w:rsidP="00E03BB6"/>
    <w:p w:rsidR="003950F6" w:rsidRDefault="003950F6" w:rsidP="00E83F69">
      <w:pPr>
        <w:pStyle w:val="2"/>
        <w:rPr>
          <w:sz w:val="24"/>
        </w:rPr>
      </w:pPr>
      <w:bookmarkStart w:id="208" w:name="_Toc454522441"/>
      <w:r w:rsidRPr="003950F6">
        <w:rPr>
          <w:sz w:val="24"/>
        </w:rPr>
        <w:t>第</w:t>
      </w:r>
      <w:r w:rsidRPr="003950F6">
        <w:rPr>
          <w:rFonts w:hint="eastAsia"/>
          <w:sz w:val="24"/>
        </w:rPr>
        <w:t>60</w:t>
      </w:r>
      <w:r w:rsidRPr="003950F6">
        <w:rPr>
          <w:rFonts w:hint="eastAsia"/>
          <w:sz w:val="24"/>
        </w:rPr>
        <w:t>课</w:t>
      </w:r>
      <w:r w:rsidRPr="003950F6">
        <w:rPr>
          <w:rFonts w:hint="eastAsia"/>
          <w:sz w:val="24"/>
        </w:rPr>
        <w:t xml:space="preserve">  </w:t>
      </w:r>
      <w:r w:rsidRPr="003950F6">
        <w:rPr>
          <w:rFonts w:hint="eastAsia"/>
          <w:sz w:val="24"/>
        </w:rPr>
        <w:t>正则表达式</w:t>
      </w:r>
      <w:bookmarkEnd w:id="208"/>
    </w:p>
    <w:p w:rsidR="003950F6" w:rsidRPr="003950F6" w:rsidRDefault="003950F6" w:rsidP="003950F6">
      <w:pPr>
        <w:pStyle w:val="a5"/>
        <w:shd w:val="clear" w:color="auto" w:fill="FFFFFF"/>
        <w:spacing w:before="0" w:beforeAutospacing="0" w:after="225" w:afterAutospacing="0" w:line="300" w:lineRule="atLeast"/>
        <w:rPr>
          <w:rFonts w:ascii="Helvetica" w:hAnsi="Helvetica" w:cs="Helvetica"/>
        </w:rPr>
      </w:pPr>
      <w:r w:rsidRPr="003950F6">
        <w:rPr>
          <w:rFonts w:ascii="Helvetica" w:hAnsi="Helvetica" w:cs="Helvetica"/>
        </w:rPr>
        <w:t>字符串是编程时涉及到的最多的一种数据结构，对字符串进行操作的需求几乎无处不在。比如判断一个字符串是否是合法的</w:t>
      </w:r>
      <w:r w:rsidRPr="003950F6">
        <w:rPr>
          <w:rFonts w:ascii="Helvetica" w:hAnsi="Helvetica" w:cs="Helvetica"/>
        </w:rPr>
        <w:t>Email</w:t>
      </w:r>
      <w:r w:rsidRPr="003950F6">
        <w:rPr>
          <w:rFonts w:ascii="Helvetica" w:hAnsi="Helvetica" w:cs="Helvetica"/>
        </w:rPr>
        <w:t>地址，虽然可以编程提取</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前后的子串，再分别判断是否是单词和域名，但这样做不但麻烦，而且代码难以复用。</w:t>
      </w:r>
    </w:p>
    <w:p w:rsidR="003950F6" w:rsidRPr="00716AE3"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正则表达式是一种用来匹配字符串的强有力的武器。</w:t>
      </w:r>
      <w:r w:rsidRPr="00716AE3">
        <w:rPr>
          <w:rFonts w:ascii="Helvetica" w:hAnsi="Helvetica" w:cs="Helvetica"/>
          <w:color w:val="70AD47" w:themeColor="accent6"/>
        </w:rPr>
        <w:t>它的设计思想是用一种描述性的语言来给字符串定义一个规则，凡是符合规则的字符串，我们就认为它</w:t>
      </w:r>
      <w:r w:rsidRPr="00716AE3">
        <w:rPr>
          <w:rFonts w:ascii="Helvetica" w:hAnsi="Helvetica" w:cs="Helvetica"/>
          <w:color w:val="70AD47" w:themeColor="accent6"/>
        </w:rPr>
        <w:t>“</w:t>
      </w:r>
      <w:r w:rsidRPr="00716AE3">
        <w:rPr>
          <w:rFonts w:ascii="Helvetica" w:hAnsi="Helvetica" w:cs="Helvetica"/>
          <w:color w:val="70AD47" w:themeColor="accent6"/>
        </w:rPr>
        <w:t>匹配</w:t>
      </w:r>
      <w:r w:rsidRPr="00716AE3">
        <w:rPr>
          <w:rFonts w:ascii="Helvetica" w:hAnsi="Helvetica" w:cs="Helvetica"/>
          <w:color w:val="70AD47" w:themeColor="accent6"/>
        </w:rPr>
        <w:t>”</w:t>
      </w:r>
      <w:r w:rsidRPr="00716AE3">
        <w:rPr>
          <w:rFonts w:ascii="Helvetica" w:hAnsi="Helvetica" w:cs="Helvetica"/>
          <w:color w:val="70AD47" w:themeColor="accent6"/>
        </w:rPr>
        <w:t>了，否则，该字符串就是不合法的。</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所以我们判断一个字符串是否是合法的</w:t>
      </w:r>
      <w:r w:rsidRPr="003950F6">
        <w:rPr>
          <w:rFonts w:ascii="Helvetica" w:hAnsi="Helvetica" w:cs="Helvetica"/>
        </w:rPr>
        <w:t>Email</w:t>
      </w:r>
      <w:r w:rsidRPr="003950F6">
        <w:rPr>
          <w:rFonts w:ascii="Helvetica" w:hAnsi="Helvetica" w:cs="Helvetica"/>
        </w:rPr>
        <w:t>的方法是：</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创建一个匹配</w:t>
      </w:r>
      <w:r w:rsidRPr="003950F6">
        <w:rPr>
          <w:rFonts w:ascii="Helvetica" w:hAnsi="Helvetica" w:cs="Helvetica"/>
        </w:rPr>
        <w:t>Email</w:t>
      </w:r>
      <w:r w:rsidRPr="003950F6">
        <w:rPr>
          <w:rFonts w:ascii="Helvetica" w:hAnsi="Helvetica" w:cs="Helvetica"/>
        </w:rPr>
        <w:t>的正则表达式；</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用该正则表达式去匹配用户的输入来判断是否合法。</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因为正则表达式也是用字符串表示的，所以，我们要首先了解如何用字符来描述字符。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在正则表达式中，</w:t>
      </w:r>
      <w:r w:rsidRPr="008D73CD">
        <w:rPr>
          <w:rFonts w:ascii="Helvetica" w:hAnsi="Helvetica" w:cs="Helvetica"/>
          <w:color w:val="70AD47" w:themeColor="accent6"/>
        </w:rPr>
        <w:t>如果直接给出字符，就是精确匹配</w:t>
      </w:r>
      <w:r w:rsidRPr="003950F6">
        <w:rPr>
          <w:rFonts w:ascii="Helvetica" w:hAnsi="Helvetica" w:cs="Helvetica"/>
        </w:rPr>
        <w:t>。用</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可以匹配一个数字，</w:t>
      </w:r>
      <w:r w:rsidRPr="003950F6">
        <w:rPr>
          <w:rStyle w:val="HTML"/>
          <w:rFonts w:ascii="Consolas" w:hAnsi="Consolas" w:cs="Consolas"/>
          <w:bdr w:val="single" w:sz="6" w:space="0" w:color="DDDDDD" w:frame="1"/>
          <w:shd w:val="clear" w:color="auto" w:fill="FAFAFA"/>
        </w:rPr>
        <w:t>\w</w:t>
      </w:r>
      <w:r w:rsidRPr="003950F6">
        <w:rPr>
          <w:rFonts w:ascii="Helvetica" w:hAnsi="Helvetica" w:cs="Helvetica"/>
        </w:rPr>
        <w:t>可以匹配一个字母或数字，所以：</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'00\d'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'007'</w:t>
      </w:r>
      <w:r w:rsidRPr="003950F6">
        <w:rPr>
          <w:rFonts w:ascii="Helvetica" w:hAnsi="Helvetica" w:cs="Helvetica"/>
        </w:rPr>
        <w:t>，但无法匹配</w:t>
      </w:r>
      <w:r w:rsidRPr="003950F6">
        <w:rPr>
          <w:rStyle w:val="HTML"/>
          <w:rFonts w:ascii="Consolas" w:hAnsi="Consolas" w:cs="Consolas"/>
          <w:bdr w:val="single" w:sz="6" w:space="0" w:color="DDDDDD" w:frame="1"/>
          <w:shd w:val="clear" w:color="auto" w:fill="FAFAFA"/>
        </w:rPr>
        <w:t>'00A'</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'\d\d\d'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'\w\w\d'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'py3'</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030AD">
        <w:rPr>
          <w:rStyle w:val="HTML"/>
          <w:rFonts w:ascii="Consolas" w:hAnsi="Consolas" w:cs="Consolas"/>
          <w:color w:val="70AD47" w:themeColor="accent6"/>
          <w:bdr w:val="single" w:sz="6" w:space="0" w:color="DDDDDD" w:frame="1"/>
          <w:shd w:val="clear" w:color="auto" w:fill="FAFAFA"/>
        </w:rPr>
        <w:t>.</w:t>
      </w:r>
      <w:r w:rsidRPr="003030AD">
        <w:rPr>
          <w:rFonts w:ascii="Helvetica" w:hAnsi="Helvetica" w:cs="Helvetica"/>
          <w:color w:val="70AD47" w:themeColor="accent6"/>
        </w:rPr>
        <w:t>可以匹配任意字符</w:t>
      </w:r>
      <w:r w:rsidRPr="003950F6">
        <w:rPr>
          <w:rFonts w:ascii="Helvetica" w:hAnsi="Helvetica" w:cs="Helvetica"/>
        </w:rPr>
        <w:t>，所以：</w:t>
      </w:r>
    </w:p>
    <w:p w:rsidR="003950F6" w:rsidRPr="003950F6" w:rsidRDefault="003950F6" w:rsidP="003950F6">
      <w:pPr>
        <w:widowControl/>
        <w:numPr>
          <w:ilvl w:val="0"/>
          <w:numId w:val="15"/>
        </w:numPr>
        <w:shd w:val="clear" w:color="auto" w:fill="FFFFFF"/>
        <w:spacing w:before="100" w:beforeAutospacing="1" w:after="100" w:afterAutospacing="1" w:line="300" w:lineRule="atLeast"/>
        <w:ind w:left="0"/>
        <w:jc w:val="left"/>
        <w:rPr>
          <w:rFonts w:ascii="Helvetica" w:hAnsi="Helvetica" w:cs="Helvetica"/>
          <w:szCs w:val="24"/>
        </w:rPr>
      </w:pPr>
      <w:r w:rsidRPr="003950F6">
        <w:rPr>
          <w:rStyle w:val="HTML"/>
          <w:rFonts w:ascii="Consolas" w:hAnsi="Consolas" w:cs="Consolas"/>
          <w:bdr w:val="single" w:sz="6" w:space="0" w:color="DDDDDD" w:frame="1"/>
          <w:shd w:val="clear" w:color="auto" w:fill="FAFAFA"/>
        </w:rPr>
        <w:t>'py.'</w:t>
      </w:r>
      <w:r w:rsidRPr="003950F6">
        <w:rPr>
          <w:rFonts w:ascii="Helvetica" w:hAnsi="Helvetica" w:cs="Helvetica"/>
          <w:szCs w:val="24"/>
        </w:rPr>
        <w:t>可以匹配</w:t>
      </w:r>
      <w:r w:rsidRPr="003950F6">
        <w:rPr>
          <w:rStyle w:val="HTML"/>
          <w:rFonts w:ascii="Consolas" w:hAnsi="Consolas" w:cs="Consolas"/>
          <w:bdr w:val="single" w:sz="6" w:space="0" w:color="DDDDDD" w:frame="1"/>
          <w:shd w:val="clear" w:color="auto" w:fill="FAFAFA"/>
        </w:rPr>
        <w:t>'pyc'</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'pyo'</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szCs w:val="24"/>
        </w:rPr>
        <w:t>等等。</w:t>
      </w:r>
    </w:p>
    <w:p w:rsidR="003950F6" w:rsidRPr="00AD5474"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lastRenderedPageBreak/>
        <w:t>要匹配变长的字符，在正则表达式中，</w:t>
      </w:r>
      <w:r w:rsidRPr="00AD5474">
        <w:rPr>
          <w:rFonts w:ascii="Helvetica" w:hAnsi="Helvetica" w:cs="Helvetica"/>
          <w:color w:val="70AD47" w:themeColor="accent6"/>
        </w:rPr>
        <w:t>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表示任意个字符（包括</w:t>
      </w:r>
      <w:r w:rsidRPr="00AD5474">
        <w:rPr>
          <w:rFonts w:ascii="Helvetica" w:hAnsi="Helvetica" w:cs="Helvetica"/>
          <w:color w:val="70AD47" w:themeColor="accent6"/>
        </w:rPr>
        <w:t>0</w:t>
      </w:r>
      <w:r w:rsidRPr="00AD5474">
        <w:rPr>
          <w:rFonts w:ascii="Helvetica" w:hAnsi="Helvetica" w:cs="Helvetica"/>
          <w:color w:val="70AD47" w:themeColor="accent6"/>
        </w:rPr>
        <w:t>个），用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表示至少一个字符，用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w:t>
      </w:r>
      <w:r w:rsidRPr="00AD5474">
        <w:rPr>
          <w:rFonts w:ascii="Helvetica" w:hAnsi="Helvetica" w:cs="Helvetica"/>
          <w:color w:val="70AD47" w:themeColor="accent6"/>
        </w:rPr>
        <w:t>0</w:t>
      </w:r>
      <w:r w:rsidRPr="00AD5474">
        <w:rPr>
          <w:rFonts w:ascii="Helvetica" w:hAnsi="Helvetica" w:cs="Helvetica"/>
          <w:color w:val="70AD47" w:themeColor="accent6"/>
        </w:rPr>
        <w:t>个或</w:t>
      </w:r>
      <w:r w:rsidRPr="00AD5474">
        <w:rPr>
          <w:rFonts w:ascii="Helvetica" w:hAnsi="Helvetica" w:cs="Helvetica"/>
          <w:color w:val="70AD47" w:themeColor="accent6"/>
        </w:rPr>
        <w:t>1</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w:t>
      </w:r>
      <w:r w:rsidRPr="00AD5474">
        <w:rPr>
          <w:rFonts w:ascii="Helvetica" w:hAnsi="Helvetica" w:cs="Helvetica"/>
          <w:color w:val="70AD47" w:themeColor="accent6"/>
        </w:rPr>
        <w:t>表示</w:t>
      </w:r>
      <w:r w:rsidRPr="00AD5474">
        <w:rPr>
          <w:rFonts w:ascii="Helvetica" w:hAnsi="Helvetica" w:cs="Helvetica"/>
          <w:color w:val="70AD47" w:themeColor="accent6"/>
        </w:rPr>
        <w:t>n</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{n,m}</w:t>
      </w:r>
      <w:r w:rsidRPr="00AD5474">
        <w:rPr>
          <w:rFonts w:ascii="Helvetica" w:hAnsi="Helvetica" w:cs="Helvetica"/>
          <w:color w:val="70AD47" w:themeColor="accent6"/>
        </w:rPr>
        <w:t>表示</w:t>
      </w:r>
      <w:r w:rsidRPr="00AD5474">
        <w:rPr>
          <w:rFonts w:ascii="Helvetica" w:hAnsi="Helvetica" w:cs="Helvetica"/>
          <w:color w:val="70AD47" w:themeColor="accent6"/>
        </w:rPr>
        <w:t>n-m</w:t>
      </w:r>
      <w:r w:rsidRPr="00AD5474">
        <w:rPr>
          <w:rFonts w:ascii="Helvetica" w:hAnsi="Helvetica" w:cs="Helvetica"/>
          <w:color w:val="70AD47" w:themeColor="accent6"/>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来看一个复杂的例子：</w:t>
      </w:r>
      <w:r w:rsidRPr="003950F6">
        <w:rPr>
          <w:rStyle w:val="HTML"/>
          <w:rFonts w:ascii="Consolas" w:hAnsi="Consolas" w:cs="Consolas"/>
          <w:bdr w:val="single" w:sz="6" w:space="0" w:color="DDDDDD" w:frame="1"/>
          <w:shd w:val="clear" w:color="auto" w:fill="FAFAFA"/>
        </w:rPr>
        <w:t>\d{3}\s+\d{3,8}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我们来从左到右解读一下：</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w:t>
      </w:r>
      <w:r w:rsidRPr="003950F6">
        <w:rPr>
          <w:rFonts w:ascii="Helvetica" w:hAnsi="Helvetica" w:cs="Helvetica"/>
        </w:rPr>
        <w:t>表示匹配</w:t>
      </w:r>
      <w:r w:rsidRPr="003950F6">
        <w:rPr>
          <w:rFonts w:ascii="Helvetica" w:hAnsi="Helvetica" w:cs="Helvetica"/>
        </w:rPr>
        <w:t>3</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\s</w:t>
      </w:r>
      <w:r w:rsidRPr="00AD5474">
        <w:rPr>
          <w:rFonts w:ascii="Helvetica" w:hAnsi="Helvetica" w:cs="Helvetica"/>
          <w:color w:val="70AD47" w:themeColor="accent6"/>
        </w:rPr>
        <w:t>可以匹配一个空格</w:t>
      </w:r>
      <w:r w:rsidRPr="003950F6">
        <w:rPr>
          <w:rFonts w:ascii="Helvetica" w:hAnsi="Helvetica" w:cs="Helvetica"/>
        </w:rPr>
        <w:t>（也包括</w:t>
      </w:r>
      <w:r w:rsidRPr="003950F6">
        <w:rPr>
          <w:rFonts w:ascii="Helvetica" w:hAnsi="Helvetica" w:cs="Helvetica"/>
        </w:rPr>
        <w:t>Tab</w:t>
      </w:r>
      <w:r w:rsidRPr="003950F6">
        <w:rPr>
          <w:rFonts w:ascii="Helvetica" w:hAnsi="Helvetica" w:cs="Helvetica"/>
        </w:rPr>
        <w:t>等空白符），所以</w:t>
      </w:r>
      <w:r w:rsidRPr="003950F6">
        <w:rPr>
          <w:rStyle w:val="HTML"/>
          <w:rFonts w:ascii="Consolas" w:hAnsi="Consolas" w:cs="Consolas"/>
          <w:bdr w:val="single" w:sz="6" w:space="0" w:color="DDDDDD" w:frame="1"/>
          <w:shd w:val="clear" w:color="auto" w:fill="FAFAFA"/>
        </w:rPr>
        <w:t>\s+</w:t>
      </w:r>
      <w:r w:rsidRPr="003950F6">
        <w:rPr>
          <w:rFonts w:ascii="Helvetica" w:hAnsi="Helvetica" w:cs="Helvetica"/>
        </w:rPr>
        <w:t>表示至少有一个空格，例如匹配</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等；</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\d{3,8}</w:t>
      </w:r>
      <w:r w:rsidRPr="003950F6">
        <w:rPr>
          <w:rFonts w:ascii="Helvetica" w:hAnsi="Helvetica" w:cs="Helvetica"/>
        </w:rPr>
        <w:t>表示</w:t>
      </w:r>
      <w:r w:rsidRPr="003950F6">
        <w:rPr>
          <w:rFonts w:ascii="Helvetica" w:hAnsi="Helvetica" w:cs="Helvetica"/>
        </w:rPr>
        <w:t>3-8</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'1234567'</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综合起来，上面的正则表达式可以匹配以任意个空格隔开的带区号的电话号码。</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如果要匹配</w:t>
      </w:r>
      <w:r w:rsidRPr="003950F6">
        <w:rPr>
          <w:rStyle w:val="HTML"/>
          <w:rFonts w:ascii="Consolas" w:hAnsi="Consolas" w:cs="Consolas"/>
          <w:bdr w:val="single" w:sz="6" w:space="0" w:color="DDDDDD" w:frame="1"/>
          <w:shd w:val="clear" w:color="auto" w:fill="FAFAFA"/>
        </w:rPr>
        <w:t>'010-12345'</w:t>
      </w:r>
      <w:r w:rsidRPr="003950F6">
        <w:rPr>
          <w:rFonts w:ascii="Helvetica" w:hAnsi="Helvetica" w:cs="Helvetica"/>
        </w:rPr>
        <w:t>这样的号码呢？由于</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是特殊字符，在正则表达式中，要用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转义，所以，上面的正则是</w:t>
      </w: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但是，仍然无法匹配</w:t>
      </w:r>
      <w:r w:rsidRPr="003950F6">
        <w:rPr>
          <w:rStyle w:val="HTML"/>
          <w:rFonts w:ascii="Consolas" w:hAnsi="Consolas" w:cs="Consolas"/>
          <w:bdr w:val="single" w:sz="6" w:space="0" w:color="DDDDDD" w:frame="1"/>
          <w:shd w:val="clear" w:color="auto" w:fill="FAFAFA"/>
        </w:rPr>
        <w:t>'010 - 12345'</w:t>
      </w:r>
      <w:r w:rsidRPr="003950F6">
        <w:rPr>
          <w:rFonts w:ascii="Helvetica" w:hAnsi="Helvetica" w:cs="Helvetica"/>
        </w:rPr>
        <w:t>，因为带有空格。所以我们需要更复杂的匹配方式。</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09" w:name="_Toc454522442"/>
      <w:r w:rsidRPr="003950F6">
        <w:rPr>
          <w:rFonts w:ascii="Helvetica" w:hAnsi="Helvetica" w:cs="Helvetica"/>
          <w:b w:val="0"/>
          <w:bCs w:val="0"/>
          <w:sz w:val="24"/>
          <w:szCs w:val="24"/>
        </w:rPr>
        <w:t>进阶</w:t>
      </w:r>
      <w:bookmarkEnd w:id="209"/>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要做更精确地匹配，</w:t>
      </w:r>
      <w:r w:rsidRPr="00AD5474">
        <w:rPr>
          <w:rFonts w:ascii="Helvetica" w:hAnsi="Helvetica" w:cs="Helvetica"/>
          <w:color w:val="70AD47" w:themeColor="accent6"/>
        </w:rPr>
        <w:t>可以用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表示范围，</w:t>
      </w:r>
      <w:r w:rsidRPr="003950F6">
        <w:rPr>
          <w:rFonts w:ascii="Helvetica" w:hAnsi="Helvetica" w:cs="Helvetica"/>
        </w:rPr>
        <w:t>比如：</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可以匹配一个数字、字母或者下划线；</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可以匹配至少由一个数字、字母或者下划线组成的字符串，比如</w:t>
      </w:r>
      <w:r w:rsidRPr="003950F6">
        <w:rPr>
          <w:rStyle w:val="HTML"/>
          <w:rFonts w:ascii="Consolas" w:hAnsi="Consolas" w:cs="Consolas"/>
          <w:bdr w:val="single" w:sz="6" w:space="0" w:color="DDDDDD" w:frame="1"/>
          <w:shd w:val="clear" w:color="auto" w:fill="FAFAFA"/>
        </w:rPr>
        <w:t>'a100'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'0_Z'</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'Py3000'</w:t>
      </w:r>
      <w:r w:rsidRPr="003950F6">
        <w:rPr>
          <w:rFonts w:ascii="Helvetica" w:hAnsi="Helvetica" w:cs="Helvetica"/>
        </w:rPr>
        <w:t>等等；</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w:t>
      </w:r>
      <w:r w:rsidRPr="003950F6">
        <w:rPr>
          <w:rFonts w:ascii="Helvetica" w:hAnsi="Helvetica" w:cs="Helvetica"/>
        </w:rPr>
        <w:t>可以匹配由字母或下划线开头，后接任意个由一个数字、字母或者下划线组成的字符串，也就是</w:t>
      </w:r>
      <w:r w:rsidRPr="003950F6">
        <w:rPr>
          <w:rFonts w:ascii="Helvetica" w:hAnsi="Helvetica" w:cs="Helvetica"/>
        </w:rPr>
        <w:t>Python</w:t>
      </w:r>
      <w:r w:rsidRPr="003950F6">
        <w:rPr>
          <w:rFonts w:ascii="Helvetica" w:hAnsi="Helvetica" w:cs="Helvetica"/>
        </w:rPr>
        <w:t>合法的变量；</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[a-zA-Z\_][0-9a-zA-Z\_]{0, 19}</w:t>
      </w:r>
      <w:r w:rsidRPr="003950F6">
        <w:rPr>
          <w:rFonts w:ascii="Helvetica" w:hAnsi="Helvetica" w:cs="Helvetica"/>
        </w:rPr>
        <w:t>更精确地限制了变量的长度是</w:t>
      </w:r>
      <w:r w:rsidRPr="003950F6">
        <w:rPr>
          <w:rFonts w:ascii="Helvetica" w:hAnsi="Helvetica" w:cs="Helvetica"/>
        </w:rPr>
        <w:t>1-20</w:t>
      </w:r>
      <w:r w:rsidRPr="003950F6">
        <w:rPr>
          <w:rFonts w:ascii="Helvetica" w:hAnsi="Helvetica" w:cs="Helvetica"/>
        </w:rPr>
        <w:t>个字符（前面</w:t>
      </w:r>
      <w:r w:rsidRPr="003950F6">
        <w:rPr>
          <w:rFonts w:ascii="Helvetica" w:hAnsi="Helvetica" w:cs="Helvetica"/>
        </w:rPr>
        <w:t>1</w:t>
      </w:r>
      <w:r w:rsidRPr="003950F6">
        <w:rPr>
          <w:rFonts w:ascii="Helvetica" w:hAnsi="Helvetica" w:cs="Helvetica"/>
        </w:rPr>
        <w:t>个字符</w:t>
      </w:r>
      <w:r w:rsidRPr="003950F6">
        <w:rPr>
          <w:rFonts w:ascii="Helvetica" w:hAnsi="Helvetica" w:cs="Helvetica"/>
        </w:rPr>
        <w:t>+</w:t>
      </w:r>
      <w:r w:rsidRPr="003950F6">
        <w:rPr>
          <w:rFonts w:ascii="Helvetica" w:hAnsi="Helvetica" w:cs="Helvetica"/>
        </w:rPr>
        <w:t>后面最多</w:t>
      </w:r>
      <w:r w:rsidRPr="003950F6">
        <w:rPr>
          <w:rFonts w:ascii="Helvetica" w:hAnsi="Helvetica" w:cs="Helvetica"/>
        </w:rPr>
        <w:t>19</w:t>
      </w:r>
      <w:r w:rsidRPr="003950F6">
        <w:rPr>
          <w:rFonts w:ascii="Helvetica" w:hAnsi="Helvetica" w:cs="Helvetica"/>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A|B</w:t>
      </w:r>
      <w:r w:rsidRPr="00AD5474">
        <w:rPr>
          <w:rFonts w:ascii="Helvetica" w:hAnsi="Helvetica" w:cs="Helvetica"/>
          <w:color w:val="70AD47" w:themeColor="accent6"/>
        </w:rPr>
        <w:t>可以匹配</w:t>
      </w:r>
      <w:r w:rsidRPr="00AD5474">
        <w:rPr>
          <w:rFonts w:ascii="Helvetica" w:hAnsi="Helvetica" w:cs="Helvetica"/>
          <w:color w:val="70AD47" w:themeColor="accent6"/>
        </w:rPr>
        <w:t>A</w:t>
      </w:r>
      <w:r w:rsidRPr="00AD5474">
        <w:rPr>
          <w:rFonts w:ascii="Helvetica" w:hAnsi="Helvetica" w:cs="Helvetica"/>
          <w:color w:val="70AD47" w:themeColor="accent6"/>
        </w:rPr>
        <w:t>或</w:t>
      </w:r>
      <w:r w:rsidRPr="00AD5474">
        <w:rPr>
          <w:rFonts w:ascii="Helvetica" w:hAnsi="Helvetica" w:cs="Helvetica"/>
          <w:color w:val="70AD47" w:themeColor="accent6"/>
        </w:rPr>
        <w:t>B</w:t>
      </w:r>
      <w:r w:rsidRPr="003950F6">
        <w:rPr>
          <w:rFonts w:ascii="Helvetica" w:hAnsi="Helvetica" w:cs="Helvetica"/>
        </w:rPr>
        <w:t>，所以</w:t>
      </w:r>
      <w:r w:rsidRPr="003950F6">
        <w:rPr>
          <w:rStyle w:val="HTML"/>
          <w:rFonts w:ascii="Consolas" w:hAnsi="Consolas" w:cs="Consolas"/>
          <w:bdr w:val="single" w:sz="6" w:space="0" w:color="DDDDDD" w:frame="1"/>
          <w:shd w:val="clear" w:color="auto" w:fill="FAFAFA"/>
        </w:rPr>
        <w:t>[P|p]ython</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或者</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表示行的开头</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表示必须以数字开头。</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表示行的结束</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表示必须以数字结束。</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你可能注意到了，</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也可以匹配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，但是加上</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就变成了整行匹配，就只能匹配</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了。</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0" w:name="_Toc454522443"/>
      <w:r w:rsidRPr="003950F6">
        <w:rPr>
          <w:rFonts w:ascii="Helvetica" w:hAnsi="Helvetica" w:cs="Helvetica"/>
          <w:b w:val="0"/>
          <w:bCs w:val="0"/>
          <w:sz w:val="24"/>
          <w:szCs w:val="24"/>
        </w:rPr>
        <w:lastRenderedPageBreak/>
        <w:t>re</w:t>
      </w:r>
      <w:r w:rsidRPr="003950F6">
        <w:rPr>
          <w:rFonts w:ascii="Helvetica" w:hAnsi="Helvetica" w:cs="Helvetica"/>
          <w:b w:val="0"/>
          <w:bCs w:val="0"/>
          <w:sz w:val="24"/>
          <w:szCs w:val="24"/>
        </w:rPr>
        <w:t>模块</w:t>
      </w:r>
      <w:bookmarkEnd w:id="210"/>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有了准备知识，我们就可以在</w:t>
      </w:r>
      <w:r w:rsidRPr="003950F6">
        <w:rPr>
          <w:rFonts w:ascii="Helvetica" w:hAnsi="Helvetica" w:cs="Helvetica"/>
        </w:rPr>
        <w:t>Python</w:t>
      </w:r>
      <w:r w:rsidRPr="003950F6">
        <w:rPr>
          <w:rFonts w:ascii="Helvetica" w:hAnsi="Helvetica" w:cs="Helvetica"/>
        </w:rPr>
        <w:t>中使用正则表达式了。</w:t>
      </w:r>
      <w:r w:rsidRPr="003950F6">
        <w:rPr>
          <w:rFonts w:ascii="Helvetica" w:hAnsi="Helvetica" w:cs="Helvetica"/>
        </w:rPr>
        <w:t>Python</w:t>
      </w:r>
      <w:r w:rsidRPr="003950F6">
        <w:rPr>
          <w:rFonts w:ascii="Helvetica" w:hAnsi="Helvetica" w:cs="Helvetica"/>
        </w:rPr>
        <w:t>提供</w:t>
      </w:r>
      <w:r w:rsidRPr="003950F6">
        <w:rPr>
          <w:rStyle w:val="HTML"/>
          <w:rFonts w:ascii="Consolas" w:hAnsi="Consolas" w:cs="Consolas"/>
          <w:bdr w:val="single" w:sz="6" w:space="0" w:color="DDDDDD" w:frame="1"/>
          <w:shd w:val="clear" w:color="auto" w:fill="FAFAFA"/>
        </w:rPr>
        <w:t>re</w:t>
      </w:r>
      <w:r w:rsidRPr="003950F6">
        <w:rPr>
          <w:rFonts w:ascii="Helvetica" w:hAnsi="Helvetica" w:cs="Helvetica"/>
        </w:rPr>
        <w:t>模块，包含所有正则表达式的功能。由于</w:t>
      </w:r>
      <w:r w:rsidRPr="003950F6">
        <w:rPr>
          <w:rFonts w:ascii="Helvetica" w:hAnsi="Helvetica" w:cs="Helvetica"/>
        </w:rPr>
        <w:t>Python</w:t>
      </w:r>
      <w:r w:rsidRPr="003950F6">
        <w:rPr>
          <w:rFonts w:ascii="Helvetica" w:hAnsi="Helvetica" w:cs="Helvetica"/>
        </w:rPr>
        <w:t>的字符串本身也用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转义，所以要特别注意：</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s = </w:t>
      </w:r>
      <w:r w:rsidRPr="003950F6">
        <w:rPr>
          <w:rStyle w:val="string"/>
        </w:rPr>
        <w:t>'ABC\\-001'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对应的正则表达式字符串变成：</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因此我们强烈建议使用</w:t>
      </w:r>
      <w:r w:rsidRPr="003950F6">
        <w:rPr>
          <w:rFonts w:ascii="Helvetica" w:hAnsi="Helvetica" w:cs="Helvetica"/>
        </w:rPr>
        <w:t>Python</w:t>
      </w:r>
      <w:r w:rsidRPr="003950F6">
        <w:rPr>
          <w:rFonts w:ascii="Helvetica" w:hAnsi="Helvetica" w:cs="Helvetica"/>
        </w:rPr>
        <w:t>的</w:t>
      </w:r>
      <w:r w:rsidRPr="00AD5474">
        <w:rPr>
          <w:rStyle w:val="HTML"/>
          <w:rFonts w:ascii="Consolas" w:hAnsi="Consolas" w:cs="Consolas"/>
          <w:color w:val="70AD47" w:themeColor="accent6"/>
          <w:bdr w:val="single" w:sz="6" w:space="0" w:color="DDDDDD" w:frame="1"/>
          <w:shd w:val="clear" w:color="auto" w:fill="FAFAFA"/>
        </w:rPr>
        <w:t>r</w:t>
      </w:r>
      <w:r w:rsidRPr="00AD5474">
        <w:rPr>
          <w:rFonts w:ascii="Helvetica" w:hAnsi="Helvetica" w:cs="Helvetica"/>
          <w:color w:val="70AD47" w:themeColor="accent6"/>
        </w:rPr>
        <w:t>前缀，就不用考虑转义的问题了</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s = </w:t>
      </w:r>
      <w:r w:rsidRPr="003950F6">
        <w:rPr>
          <w:rStyle w:val="string"/>
        </w:rPr>
        <w:t>r'ABC\-001'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对应的正则表达式字符串不变：</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先看看如何判断正则表达式是否匹配：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950F6">
        <w:rPr>
          <w:rStyle w:val="HTML"/>
        </w:rPr>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 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&gt;&gt;&gt;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方法判断是否匹配，如果匹配成功，返回一个</w:t>
      </w: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对象，否则返回</w:t>
      </w:r>
      <w:r w:rsidRPr="00AD5474">
        <w:rPr>
          <w:rStyle w:val="HTML"/>
          <w:rFonts w:ascii="Consolas" w:hAnsi="Consolas" w:cs="Consolas"/>
          <w:color w:val="70AD47" w:themeColor="accent6"/>
          <w:bdr w:val="single" w:sz="6" w:space="0" w:color="DDDDDD" w:frame="1"/>
          <w:shd w:val="clear" w:color="auto" w:fill="FAFAFA"/>
        </w:rPr>
        <w:t>None</w:t>
      </w:r>
      <w:r w:rsidRPr="003950F6">
        <w:rPr>
          <w:rFonts w:ascii="Helvetica" w:hAnsi="Helvetica" w:cs="Helvetica"/>
        </w:rPr>
        <w:t>。常见的判断方法就是：</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test = </w:t>
      </w:r>
      <w:r w:rsidRPr="003950F6">
        <w:rPr>
          <w:rStyle w:val="string"/>
        </w:rPr>
        <w:t>'用户输入的字符串'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if</w:t>
      </w:r>
      <w:r w:rsidRPr="003950F6">
        <w:rPr>
          <w:rStyle w:val="HTML"/>
        </w:rPr>
        <w:t xml:space="preserve"> re.match(</w:t>
      </w:r>
      <w:r w:rsidRPr="003950F6">
        <w:rPr>
          <w:rStyle w:val="string"/>
        </w:rPr>
        <w:t>r'正则表达式'</w:t>
      </w:r>
      <w:r w:rsidRPr="003950F6">
        <w:rPr>
          <w:rStyle w:val="HTML"/>
        </w:rPr>
        <w:t>, test):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    print(</w:t>
      </w:r>
      <w:r w:rsidRPr="003950F6">
        <w:rPr>
          <w:rStyle w:val="string"/>
        </w:rPr>
        <w:t>'ok'</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else</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    print(</w:t>
      </w:r>
      <w:r w:rsidRPr="003950F6">
        <w:rPr>
          <w:rStyle w:val="string"/>
        </w:rPr>
        <w:t>'failed'</w:t>
      </w:r>
      <w:r w:rsidRPr="003950F6">
        <w:rPr>
          <w:rStyle w:val="HTML"/>
        </w:rPr>
        <w:t>)</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11" w:name="_Toc454522444"/>
      <w:r w:rsidRPr="003950F6">
        <w:rPr>
          <w:rFonts w:ascii="Helvetica" w:hAnsi="Helvetica" w:cs="Helvetica"/>
          <w:b w:val="0"/>
          <w:bCs w:val="0"/>
          <w:sz w:val="24"/>
          <w:szCs w:val="24"/>
        </w:rPr>
        <w:lastRenderedPageBreak/>
        <w:t>切分字符串</w:t>
      </w:r>
      <w:bookmarkEnd w:id="211"/>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用正则表达式切分字符串比用固定的字符更灵活，请看正常的切分代码：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string"/>
        </w:rPr>
        <w:t>'a b   c'</w:t>
      </w:r>
      <w:r w:rsidRPr="003950F6">
        <w:rPr>
          <w:rStyle w:val="HTML"/>
        </w:rPr>
        <w:t>.split(</w:t>
      </w:r>
      <w:r w:rsidRPr="003950F6">
        <w:rPr>
          <w:rStyle w:val="string"/>
        </w:rPr>
        <w:t>' '</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w:t>
      </w:r>
      <w:r w:rsidRPr="003950F6">
        <w:rPr>
          <w:rStyle w:val="HTML"/>
        </w:rPr>
        <w:t xml:space="preserve">, </w:t>
      </w:r>
      <w:r w:rsidRPr="003950F6">
        <w:rPr>
          <w:rStyle w:val="string"/>
        </w:rPr>
        <w:t>''</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嗯，无法识别连续的空格，用正则表达式试试：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 b   c'</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无论多少个空格都可以正常分割。加入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再加入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4E35A5"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4E35A5">
        <w:rPr>
          <w:rFonts w:ascii="Helvetica" w:hAnsi="Helvetica" w:cs="Helvetica"/>
          <w:color w:val="70AD47" w:themeColor="accent6"/>
        </w:rPr>
        <w:t>如果用户输入了一组标签，下次记得用正则表达式来把不规范的输入转化成正确的数组。</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12" w:name="_Toc454522445"/>
      <w:r w:rsidRPr="003950F6">
        <w:rPr>
          <w:rFonts w:ascii="Helvetica" w:hAnsi="Helvetica" w:cs="Helvetica"/>
          <w:b w:val="0"/>
          <w:bCs w:val="0"/>
          <w:sz w:val="24"/>
          <w:szCs w:val="24"/>
        </w:rPr>
        <w:t>分组</w:t>
      </w:r>
      <w:bookmarkEnd w:id="212"/>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除了简单地判断是否匹配之外，正则表达式还有提取子串的强大功能。</w:t>
      </w:r>
      <w:r w:rsidRPr="00C36C4D">
        <w:rPr>
          <w:rFonts w:ascii="Helvetica" w:hAnsi="Helvetica" w:cs="Helvetica"/>
          <w:color w:val="70AD47" w:themeColor="accent6"/>
        </w:rPr>
        <w:t>用</w:t>
      </w:r>
      <w:r w:rsidRPr="00C36C4D">
        <w:rPr>
          <w:rStyle w:val="HTML"/>
          <w:rFonts w:ascii="Consolas" w:hAnsi="Consolas" w:cs="Consolas"/>
          <w:color w:val="70AD47" w:themeColor="accent6"/>
          <w:bdr w:val="single" w:sz="6" w:space="0" w:color="DDDDDD" w:frame="1"/>
          <w:shd w:val="clear" w:color="auto" w:fill="FAFAFA"/>
        </w:rPr>
        <w:t>()</w:t>
      </w:r>
      <w:r w:rsidRPr="00C36C4D">
        <w:rPr>
          <w:rFonts w:ascii="Helvetica" w:hAnsi="Helvetica" w:cs="Helvetica"/>
          <w:color w:val="70AD47" w:themeColor="accent6"/>
        </w:rPr>
        <w:t>表示的就是要提取的分组（</w:t>
      </w:r>
      <w:r w:rsidRPr="00C36C4D">
        <w:rPr>
          <w:rFonts w:ascii="Helvetica" w:hAnsi="Helvetica" w:cs="Helvetica"/>
          <w:color w:val="70AD47" w:themeColor="accent6"/>
        </w:rPr>
        <w:t>Group</w:t>
      </w:r>
      <w:r w:rsidRPr="00C36C4D">
        <w:rPr>
          <w:rFonts w:ascii="Helvetica" w:hAnsi="Helvetica" w:cs="Helvetica"/>
          <w:color w:val="70AD47" w:themeColor="accent6"/>
        </w:rPr>
        <w:t>）</w:t>
      </w:r>
      <w:r w:rsidRPr="003950F6">
        <w:rPr>
          <w:rFonts w:ascii="Helvetica" w:hAnsi="Helvetica" w:cs="Helvetica"/>
        </w:rPr>
        <w:t>。比如：</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分别定义了两个组，可以直接从匹配的字符串中提取出区号和本地号码：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950F6">
        <w:rPr>
          <w:rStyle w:val="prompt"/>
        </w:rPr>
        <w:t xml:space="preserve">&gt;&gt;&gt; </w:t>
      </w:r>
      <w:r w:rsidRPr="003950F6">
        <w:rPr>
          <w:rStyle w:val="HTML"/>
        </w:rPr>
        <w:t>m</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0</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lastRenderedPageBreak/>
        <w:t>'010-12345'</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1</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'010'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2</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'12345'</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如果正则表达式中定义了组，就可以在</w:t>
      </w:r>
      <w:r w:rsidRPr="003F5CF6">
        <w:rPr>
          <w:rStyle w:val="HTML"/>
          <w:rFonts w:ascii="Consolas" w:hAnsi="Consolas" w:cs="Consolas"/>
          <w:color w:val="70AD47" w:themeColor="accent6"/>
          <w:bdr w:val="single" w:sz="6" w:space="0" w:color="DDDDDD" w:frame="1"/>
          <w:shd w:val="clear" w:color="auto" w:fill="FAFAFA"/>
        </w:rPr>
        <w:t>Match</w:t>
      </w:r>
      <w:r w:rsidRPr="003F5CF6">
        <w:rPr>
          <w:rFonts w:ascii="Helvetica" w:hAnsi="Helvetica" w:cs="Helvetica"/>
          <w:color w:val="70AD47" w:themeColor="accent6"/>
        </w:rPr>
        <w:t>对象上用</w:t>
      </w:r>
      <w:r w:rsidRPr="003F5CF6">
        <w:rPr>
          <w:rStyle w:val="HTML"/>
          <w:rFonts w:ascii="Consolas" w:hAnsi="Consolas" w:cs="Consolas"/>
          <w:color w:val="70AD47" w:themeColor="accent6"/>
          <w:bdr w:val="single" w:sz="6" w:space="0" w:color="DDDDDD" w:frame="1"/>
          <w:shd w:val="clear" w:color="auto" w:fill="FAFAFA"/>
        </w:rPr>
        <w:t>group()</w:t>
      </w:r>
      <w:r w:rsidRPr="003F5CF6">
        <w:rPr>
          <w:rFonts w:ascii="Helvetica" w:hAnsi="Helvetica" w:cs="Helvetica"/>
          <w:color w:val="70AD47" w:themeColor="accent6"/>
        </w:rPr>
        <w:t>方法提取出子串来。</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注意到</w:t>
      </w:r>
      <w:r w:rsidRPr="003F5CF6">
        <w:rPr>
          <w:rStyle w:val="HTML"/>
          <w:rFonts w:ascii="Consolas" w:hAnsi="Consolas" w:cs="Consolas"/>
          <w:color w:val="70AD47" w:themeColor="accent6"/>
          <w:bdr w:val="single" w:sz="6" w:space="0" w:color="DDDDDD" w:frame="1"/>
          <w:shd w:val="clear" w:color="auto" w:fill="FAFAFA"/>
        </w:rPr>
        <w:t>group(0)</w:t>
      </w:r>
      <w:r w:rsidRPr="003F5CF6">
        <w:rPr>
          <w:rFonts w:ascii="Helvetica" w:hAnsi="Helvetica" w:cs="Helvetica"/>
          <w:color w:val="70AD47" w:themeColor="accent6"/>
        </w:rPr>
        <w:t>永远是原始字符串，</w:t>
      </w:r>
      <w:r w:rsidRPr="003F5CF6">
        <w:rPr>
          <w:rStyle w:val="HTML"/>
          <w:rFonts w:ascii="Consolas" w:hAnsi="Consolas" w:cs="Consolas"/>
          <w:color w:val="70AD47" w:themeColor="accent6"/>
          <w:bdr w:val="single" w:sz="6" w:space="0" w:color="DDDDDD" w:frame="1"/>
          <w:shd w:val="clear" w:color="auto" w:fill="FAFAFA"/>
        </w:rPr>
        <w:t>group(1)</w:t>
      </w:r>
      <w:r w:rsidRPr="003F5CF6">
        <w:rPr>
          <w:rFonts w:ascii="Helvetica" w:hAnsi="Helvetica" w:cs="Helvetica"/>
          <w:color w:val="70AD47" w:themeColor="accent6"/>
        </w:rPr>
        <w:t>、</w:t>
      </w:r>
      <w:r w:rsidRPr="003F5CF6">
        <w:rPr>
          <w:rStyle w:val="HTML"/>
          <w:rFonts w:ascii="Consolas" w:hAnsi="Consolas" w:cs="Consolas"/>
          <w:color w:val="70AD47" w:themeColor="accent6"/>
          <w:bdr w:val="single" w:sz="6" w:space="0" w:color="DDDDDD" w:frame="1"/>
          <w:shd w:val="clear" w:color="auto" w:fill="FAFAFA"/>
        </w:rPr>
        <w:t>group(2)</w:t>
      </w:r>
      <w:r w:rsidRPr="003F5CF6">
        <w:rPr>
          <w:rFonts w:ascii="Helvetica" w:hAnsi="Helvetica" w:cs="Helvetica"/>
          <w:color w:val="70AD47" w:themeColor="accent6"/>
        </w:rPr>
        <w:t>……</w:t>
      </w:r>
      <w:r w:rsidRPr="003F5CF6">
        <w:rPr>
          <w:rFonts w:ascii="Helvetica" w:hAnsi="Helvetica" w:cs="Helvetica"/>
          <w:color w:val="70AD47" w:themeColor="accent6"/>
        </w:rPr>
        <w:t>表示第</w:t>
      </w:r>
      <w:r w:rsidRPr="003F5CF6">
        <w:rPr>
          <w:rFonts w:ascii="Helvetica" w:hAnsi="Helvetica" w:cs="Helvetica"/>
          <w:color w:val="70AD47" w:themeColor="accent6"/>
        </w:rPr>
        <w:t>1</w:t>
      </w:r>
      <w:r w:rsidRPr="003F5CF6">
        <w:rPr>
          <w:rFonts w:ascii="Helvetica" w:hAnsi="Helvetica" w:cs="Helvetica"/>
          <w:color w:val="70AD47" w:themeColor="accent6"/>
        </w:rPr>
        <w:t>、</w:t>
      </w:r>
      <w:r w:rsidRPr="003F5CF6">
        <w:rPr>
          <w:rFonts w:ascii="Helvetica" w:hAnsi="Helvetica" w:cs="Helvetica"/>
          <w:color w:val="70AD47" w:themeColor="accent6"/>
        </w:rPr>
        <w:t>2</w:t>
      </w:r>
      <w:r w:rsidRPr="003F5CF6">
        <w:rPr>
          <w:rFonts w:ascii="Helvetica" w:hAnsi="Helvetica" w:cs="Helvetica"/>
          <w:color w:val="70AD47" w:themeColor="accent6"/>
        </w:rPr>
        <w:t>、</w:t>
      </w:r>
      <w:r w:rsidRPr="003F5CF6">
        <w:rPr>
          <w:rFonts w:ascii="Helvetica" w:hAnsi="Helvetica" w:cs="Helvetica"/>
          <w:color w:val="70AD47" w:themeColor="accent6"/>
        </w:rPr>
        <w:t>……</w:t>
      </w:r>
      <w:r w:rsidRPr="003F5CF6">
        <w:rPr>
          <w:rFonts w:ascii="Helvetica" w:hAnsi="Helvetica" w:cs="Helvetica"/>
          <w:color w:val="70AD47" w:themeColor="accent6"/>
        </w:rPr>
        <w:t>个子串。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提取子串非常有用。来看一个更凶残的例子：</w:t>
      </w:r>
    </w:p>
    <w:p w:rsidR="003950F6" w:rsidRPr="003950F6" w:rsidRDefault="003950F6" w:rsidP="00E83F6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outlineLvl w:val="0"/>
        <w:rPr>
          <w:rStyle w:val="HTML"/>
        </w:rPr>
      </w:pPr>
      <w:r w:rsidRPr="003950F6">
        <w:rPr>
          <w:rStyle w:val="prompt"/>
        </w:rPr>
        <w:t xml:space="preserve">&gt;&gt;&gt; </w:t>
      </w:r>
      <w:r w:rsidRPr="003950F6">
        <w:rPr>
          <w:rStyle w:val="HTML"/>
        </w:rPr>
        <w:t xml:space="preserve">t = </w:t>
      </w:r>
      <w:r w:rsidRPr="003950F6">
        <w:rPr>
          <w:rStyle w:val="string"/>
        </w:rPr>
        <w:t>'19:05:30'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r'^(0[0-9]|1[0-9]|2[0-3]|[0-9])\:(0[0-9]|1[0-9]|2[0-9]|3[0-9]|4[0-9]|5[0-9]|[0-9])\:(0[0-9]|1[0-9]|2[0-9]|3[0-9]|4[0-9]|5[0-9]|[0-9])$'</w:t>
      </w:r>
      <w:r w:rsidRPr="003950F6">
        <w:rPr>
          <w:rStyle w:val="HTML"/>
        </w:rPr>
        <w:t>, 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w:t>
      </w:r>
      <w:r w:rsidRPr="00517BE9">
        <w:rPr>
          <w:rStyle w:val="HTML"/>
          <w:color w:val="70AD47" w:themeColor="accent6"/>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'19'</w:t>
      </w:r>
      <w:r w:rsidRPr="003950F6">
        <w:rPr>
          <w:rStyle w:val="HTML"/>
        </w:rPr>
        <w:t xml:space="preserve">, </w:t>
      </w:r>
      <w:r w:rsidRPr="003950F6">
        <w:rPr>
          <w:rStyle w:val="string"/>
        </w:rPr>
        <w:t>'05'</w:t>
      </w:r>
      <w:r w:rsidRPr="003950F6">
        <w:rPr>
          <w:rStyle w:val="HTML"/>
        </w:rPr>
        <w:t xml:space="preserve">, </w:t>
      </w:r>
      <w:r w:rsidRPr="003950F6">
        <w:rPr>
          <w:rStyle w:val="string"/>
        </w:rPr>
        <w:t>'30'</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这个正则表达式可以直接识别合法的时间。但是有些时候，用正则表达式也无法做到完全验证，比如识别日期：</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'^(0[1-9]|1[0-2]|[0-9])-(0[1-9]|1[0-9]|2[0-9]|3[0-1]|[0-9])$'</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对于</w:t>
      </w:r>
      <w:r w:rsidRPr="003950F6">
        <w:rPr>
          <w:rStyle w:val="HTML"/>
          <w:rFonts w:ascii="Consolas" w:hAnsi="Consolas" w:cs="Consolas"/>
          <w:bdr w:val="single" w:sz="6" w:space="0" w:color="DDDDDD" w:frame="1"/>
          <w:shd w:val="clear" w:color="auto" w:fill="FAFAFA"/>
        </w:rPr>
        <w:t>'2-30'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'4-31'</w:t>
      </w:r>
      <w:r w:rsidRPr="003950F6">
        <w:rPr>
          <w:rFonts w:ascii="Helvetica" w:hAnsi="Helvetica" w:cs="Helvetica"/>
        </w:rPr>
        <w:t>这样的非法日期，用正则还是识别不了，或者说写出来非常困难，这时就需要</w:t>
      </w:r>
      <w:r w:rsidRPr="00523A3F">
        <w:rPr>
          <w:rFonts w:ascii="Helvetica" w:hAnsi="Helvetica" w:cs="Helvetica"/>
          <w:color w:val="70AD47" w:themeColor="accent6"/>
        </w:rPr>
        <w:t>程序配合识别了</w:t>
      </w:r>
      <w:r w:rsidRPr="003950F6">
        <w:rPr>
          <w:rFonts w:ascii="Helvetica" w:hAnsi="Helvetica" w:cs="Helvetica"/>
        </w:rPr>
        <w:t>。</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13" w:name="_Toc454522446"/>
      <w:r w:rsidRPr="003950F6">
        <w:rPr>
          <w:rFonts w:ascii="Helvetica" w:hAnsi="Helvetica" w:cs="Helvetica"/>
          <w:b w:val="0"/>
          <w:bCs w:val="0"/>
          <w:sz w:val="24"/>
          <w:szCs w:val="24"/>
        </w:rPr>
        <w:t>贪婪匹配</w:t>
      </w:r>
      <w:bookmarkEnd w:id="213"/>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最后需要特别指出的是，正则匹配默认是贪婪匹配，也就是匹配尽可能多的字符。举例如下，匹配出数字后面的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'102300'</w:t>
      </w:r>
      <w:r w:rsidRPr="003950F6">
        <w:rPr>
          <w:rStyle w:val="HTML"/>
        </w:rPr>
        <w:t xml:space="preserve">, </w:t>
      </w:r>
      <w:r w:rsidRPr="003950F6">
        <w:rPr>
          <w:rStyle w:val="string"/>
        </w:rPr>
        <w:t>''</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lastRenderedPageBreak/>
        <w:t>由于</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采用贪婪匹配，直接把后面的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全部匹配了，结果</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只能匹配空字符串了。</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必须让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采用非贪婪匹配（也就是尽可能少匹配），才能把后面的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匹配出来，加个</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就可以让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w:t>
      </w:r>
      <w:r w:rsidRPr="003950F6">
        <w:rPr>
          <w:rStyle w:val="HTML"/>
        </w:rPr>
        <w:t xml:space="preserve">, </w:t>
      </w:r>
      <w:r w:rsidRPr="003950F6">
        <w:rPr>
          <w:rStyle w:val="string"/>
        </w:rPr>
        <w:t>'00'</w:t>
      </w:r>
      <w:r w:rsidRPr="003950F6">
        <w:rPr>
          <w:rStyle w:val="HTML"/>
        </w:rPr>
        <w:t>)</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14" w:name="_Toc454522447"/>
      <w:r w:rsidRPr="003950F6">
        <w:rPr>
          <w:rFonts w:ascii="Helvetica" w:hAnsi="Helvetica" w:cs="Helvetica"/>
          <w:b w:val="0"/>
          <w:bCs w:val="0"/>
          <w:sz w:val="24"/>
          <w:szCs w:val="24"/>
        </w:rPr>
        <w:t>编译</w:t>
      </w:r>
      <w:bookmarkEnd w:id="214"/>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当我们在</w:t>
      </w:r>
      <w:r w:rsidRPr="003950F6">
        <w:rPr>
          <w:rFonts w:ascii="Helvetica" w:hAnsi="Helvetica" w:cs="Helvetica"/>
        </w:rPr>
        <w:t>Python</w:t>
      </w:r>
      <w:r w:rsidRPr="003950F6">
        <w:rPr>
          <w:rFonts w:ascii="Helvetica" w:hAnsi="Helvetica" w:cs="Helvetica"/>
        </w:rPr>
        <w:t>中使用正则表达式时，</w:t>
      </w:r>
      <w:r w:rsidRPr="003950F6">
        <w:rPr>
          <w:rFonts w:ascii="Helvetica" w:hAnsi="Helvetica" w:cs="Helvetica"/>
        </w:rPr>
        <w:t>re</w:t>
      </w:r>
      <w:r w:rsidRPr="003950F6">
        <w:rPr>
          <w:rFonts w:ascii="Helvetica" w:hAnsi="Helvetica" w:cs="Helvetica"/>
        </w:rPr>
        <w:t>模块内部会干两件事情：</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编译正则表达式，如果正则表达式的字符串本身不合法，会报错；</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用编译后的正则表达式去匹配字符串。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如果一个正则表达式要重复使用几千次，出于效率的考虑，我们可以</w:t>
      </w:r>
      <w:r w:rsidRPr="005B3C70">
        <w:rPr>
          <w:rFonts w:ascii="Helvetica" w:hAnsi="Helvetica" w:cs="Helvetica"/>
          <w:color w:val="70AD47" w:themeColor="accent6"/>
        </w:rPr>
        <w:t>预编译该正则表达式，接下来重复使用时就不需要编译这个步骤了</w:t>
      </w:r>
      <w:r w:rsidRPr="003950F6">
        <w:rPr>
          <w:rFonts w:ascii="Helvetica" w:hAnsi="Helvetica" w:cs="Helvetica"/>
        </w:rPr>
        <w:t>，直接匹配：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编译:</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 = re.compile(</w:t>
      </w:r>
      <w:r w:rsidRPr="003950F6">
        <w:rPr>
          <w:rStyle w:val="string"/>
        </w:rPr>
        <w:t>r'^(\d{3})-(\d{3,8})$'</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使用：</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'010-12345'</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'010-8086'</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'8086'</w:t>
      </w:r>
      <w:r w:rsidRPr="003950F6">
        <w:rPr>
          <w:rStyle w:val="HTML"/>
        </w:rPr>
        <w:t>)</w:t>
      </w:r>
    </w:p>
    <w:p w:rsidR="003950F6" w:rsidRPr="005B3C70"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5B3C70">
        <w:rPr>
          <w:rFonts w:ascii="Helvetica" w:hAnsi="Helvetica" w:cs="Helvetica"/>
          <w:color w:val="70AD47" w:themeColor="accent6"/>
        </w:rPr>
        <w:t>编译后生成</w:t>
      </w:r>
      <w:r w:rsidRPr="005B3C70">
        <w:rPr>
          <w:rFonts w:ascii="Helvetica" w:hAnsi="Helvetica" w:cs="Helvetica"/>
          <w:color w:val="70AD47" w:themeColor="accent6"/>
        </w:rPr>
        <w:t>Regular Expression</w:t>
      </w:r>
      <w:r w:rsidRPr="005B3C70">
        <w:rPr>
          <w:rFonts w:ascii="Helvetica" w:hAnsi="Helvetica" w:cs="Helvetica"/>
          <w:color w:val="70AD47" w:themeColor="accent6"/>
        </w:rPr>
        <w:t>对象，由于该对象自己包含了正则表达式，所以调用对应的方法时不用给出正则字符串。</w:t>
      </w:r>
    </w:p>
    <w:p w:rsidR="003950F6" w:rsidRPr="003950F6" w:rsidRDefault="003950F6" w:rsidP="00E83F69">
      <w:pPr>
        <w:pStyle w:val="3"/>
        <w:shd w:val="clear" w:color="auto" w:fill="FFFFFF"/>
        <w:spacing w:before="375" w:after="225" w:line="360" w:lineRule="atLeast"/>
        <w:rPr>
          <w:rFonts w:ascii="Helvetica" w:hAnsi="Helvetica" w:cs="Helvetica"/>
          <w:b w:val="0"/>
          <w:bCs w:val="0"/>
          <w:sz w:val="24"/>
          <w:szCs w:val="24"/>
        </w:rPr>
      </w:pPr>
      <w:bookmarkStart w:id="215" w:name="_Toc454522448"/>
      <w:r w:rsidRPr="003950F6">
        <w:rPr>
          <w:rFonts w:ascii="Helvetica" w:hAnsi="Helvetica" w:cs="Helvetica"/>
          <w:b w:val="0"/>
          <w:bCs w:val="0"/>
          <w:sz w:val="24"/>
          <w:szCs w:val="24"/>
        </w:rPr>
        <w:t>小结</w:t>
      </w:r>
      <w:bookmarkEnd w:id="215"/>
    </w:p>
    <w:p w:rsidR="003950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正则表达式非常强大，要在短短的一节里讲完是不可能的。要讲清楚正则的所有内容，可以写一本厚厚的书了。</w:t>
      </w:r>
      <w:r w:rsidRPr="00A4192C">
        <w:rPr>
          <w:rFonts w:ascii="Helvetica" w:hAnsi="Helvetica" w:cs="Helvetica"/>
          <w:color w:val="70AD47" w:themeColor="accent6"/>
        </w:rPr>
        <w:t>如果你经常遇到正则表达式的问题，你可能需要一本正则表达式的参考书。</w:t>
      </w:r>
    </w:p>
    <w:p w:rsidR="00A4192C" w:rsidRDefault="00A4192C" w:rsidP="003950F6">
      <w:pPr>
        <w:pStyle w:val="a5"/>
        <w:shd w:val="clear" w:color="auto" w:fill="FFFFFF"/>
        <w:spacing w:before="225" w:beforeAutospacing="0" w:after="225" w:afterAutospacing="0" w:line="300" w:lineRule="atLeast"/>
        <w:rPr>
          <w:rFonts w:ascii="Helvetica" w:hAnsi="Helvetica" w:cs="Helvetica"/>
          <w:color w:val="70AD47" w:themeColor="accent6"/>
        </w:rPr>
      </w:pPr>
    </w:p>
    <w:p w:rsidR="00A4192C" w:rsidRDefault="00A4192C" w:rsidP="00E83F69">
      <w:pPr>
        <w:pStyle w:val="2"/>
        <w:rPr>
          <w:sz w:val="24"/>
        </w:rPr>
      </w:pPr>
      <w:bookmarkStart w:id="216" w:name="_Toc454522449"/>
      <w:r w:rsidRPr="00A4192C">
        <w:rPr>
          <w:sz w:val="24"/>
        </w:rPr>
        <w:t>第</w:t>
      </w:r>
      <w:r w:rsidRPr="00A4192C">
        <w:rPr>
          <w:rFonts w:hint="eastAsia"/>
          <w:sz w:val="24"/>
        </w:rPr>
        <w:t>61</w:t>
      </w:r>
      <w:r w:rsidRPr="00A4192C">
        <w:rPr>
          <w:rFonts w:hint="eastAsia"/>
          <w:sz w:val="24"/>
        </w:rPr>
        <w:t>课</w:t>
      </w:r>
      <w:r w:rsidRPr="00A4192C">
        <w:rPr>
          <w:rFonts w:hint="eastAsia"/>
          <w:sz w:val="24"/>
        </w:rPr>
        <w:t xml:space="preserve"> </w:t>
      </w:r>
      <w:r w:rsidRPr="00A4192C">
        <w:rPr>
          <w:rFonts w:hint="eastAsia"/>
          <w:sz w:val="24"/>
        </w:rPr>
        <w:t>访问数据库</w:t>
      </w:r>
      <w:bookmarkEnd w:id="216"/>
    </w:p>
    <w:p w:rsidR="005313D0" w:rsidRPr="005A175E" w:rsidRDefault="005313D0" w:rsidP="005313D0">
      <w:pPr>
        <w:pStyle w:val="a5"/>
        <w:shd w:val="clear" w:color="auto" w:fill="FFFFFF"/>
        <w:spacing w:before="0" w:beforeAutospacing="0" w:after="225" w:afterAutospacing="0" w:line="300" w:lineRule="atLeast"/>
        <w:rPr>
          <w:rFonts w:ascii="Helvetica" w:hAnsi="Helvetica" w:cs="Helvetica"/>
          <w:color w:val="70AD47" w:themeColor="accent6"/>
        </w:rPr>
      </w:pPr>
      <w:r w:rsidRPr="005313D0">
        <w:rPr>
          <w:rFonts w:ascii="Helvetica" w:hAnsi="Helvetica" w:cs="Helvetica"/>
        </w:rPr>
        <w:t>程序运行的时候，数据都是在内存中的。</w:t>
      </w:r>
      <w:r w:rsidRPr="005A175E">
        <w:rPr>
          <w:rFonts w:ascii="Helvetica" w:hAnsi="Helvetica" w:cs="Helvetica"/>
          <w:color w:val="70AD47" w:themeColor="accent6"/>
        </w:rPr>
        <w:t>当程序终止的时候，通常都需要将数据保存到磁盘上，无论是保存到本地磁盘，还是通过网络保存到服务器上，最终都会将数据写入磁盘文件。</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而如何定义数据的存储格式就是一个大问题。如果我们自己来定义存储格式，比如保存一个班级所有学生的成绩单：</w:t>
      </w:r>
    </w:p>
    <w:tbl>
      <w:tblPr>
        <w:tblW w:w="0" w:type="auto"/>
        <w:jc w:val="center"/>
        <w:shd w:val="clear" w:color="auto" w:fill="FFFFFF"/>
        <w:tblCellMar>
          <w:top w:w="15" w:type="dxa"/>
          <w:left w:w="15" w:type="dxa"/>
          <w:bottom w:w="15" w:type="dxa"/>
          <w:right w:w="15" w:type="dxa"/>
        </w:tblCellMar>
        <w:tblLook w:val="04A0"/>
      </w:tblPr>
      <w:tblGrid>
        <w:gridCol w:w="1067"/>
        <w:gridCol w:w="722"/>
      </w:tblGrid>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名字</w:t>
            </w:r>
          </w:p>
        </w:tc>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成绩</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Michael</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99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Bob</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85</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Bart</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59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Lisa</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87</w:t>
            </w:r>
          </w:p>
        </w:tc>
      </w:tr>
    </w:tbl>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你可以用一个文本文件保存，一行保存一个学生，用</w:t>
      </w:r>
      <w:r w:rsidRPr="005313D0">
        <w:rPr>
          <w:rStyle w:val="HTML"/>
          <w:rFonts w:ascii="Consolas" w:hAnsi="Consolas" w:cs="Consolas"/>
          <w:bdr w:val="single" w:sz="6" w:space="0" w:color="DDDDDD" w:frame="1"/>
          <w:shd w:val="clear" w:color="auto" w:fill="FAFAFA"/>
        </w:rPr>
        <w:t>,</w:t>
      </w:r>
      <w:r w:rsidRPr="005313D0">
        <w:rPr>
          <w:rFonts w:ascii="Helvetica" w:hAnsi="Helvetica" w:cs="Helvetica"/>
        </w:rPr>
        <w:t>隔开：</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Michael,99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Bob,85</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Bart,59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Lisa,87</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你还可以用</w:t>
      </w:r>
      <w:r w:rsidRPr="005313D0">
        <w:rPr>
          <w:rFonts w:ascii="Helvetica" w:hAnsi="Helvetica" w:cs="Helvetica"/>
        </w:rPr>
        <w:t>JSON</w:t>
      </w:r>
      <w:r w:rsidRPr="005313D0">
        <w:rPr>
          <w:rFonts w:ascii="Helvetica" w:hAnsi="Helvetica" w:cs="Helvetica"/>
        </w:rPr>
        <w:t>格式保存，也是文本文件：</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"Michael"</w:t>
      </w:r>
      <w:r w:rsidRPr="005313D0">
        <w:rPr>
          <w:rStyle w:val="HTML"/>
        </w:rPr>
        <w:t>,"</w:t>
      </w:r>
      <w:r w:rsidRPr="005313D0">
        <w:rPr>
          <w:rStyle w:val="attribute"/>
        </w:rPr>
        <w:t>score</w:t>
      </w:r>
      <w:r w:rsidRPr="005313D0">
        <w:rPr>
          <w:rStyle w:val="HTML"/>
        </w:rPr>
        <w:t>":</w:t>
      </w:r>
      <w:r w:rsidRPr="005313D0">
        <w:rPr>
          <w:rStyle w:val="number"/>
        </w:rPr>
        <w:t>99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"Bob"</w:t>
      </w:r>
      <w:r w:rsidRPr="005313D0">
        <w:rPr>
          <w:rStyle w:val="HTML"/>
        </w:rPr>
        <w:t>,"</w:t>
      </w:r>
      <w:r w:rsidRPr="005313D0">
        <w:rPr>
          <w:rStyle w:val="attribute"/>
        </w:rPr>
        <w:t>score</w:t>
      </w:r>
      <w:r w:rsidRPr="005313D0">
        <w:rPr>
          <w:rStyle w:val="HTML"/>
        </w:rPr>
        <w:t>":</w:t>
      </w:r>
      <w:r w:rsidRPr="005313D0">
        <w:rPr>
          <w:rStyle w:val="number"/>
        </w:rPr>
        <w:t>85</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lastRenderedPageBreak/>
        <w:t xml:space="preserve">    {"</w:t>
      </w:r>
      <w:r w:rsidRPr="005313D0">
        <w:rPr>
          <w:rStyle w:val="attribute"/>
        </w:rPr>
        <w:t>name</w:t>
      </w:r>
      <w:r w:rsidRPr="005313D0">
        <w:rPr>
          <w:rStyle w:val="HTML"/>
        </w:rPr>
        <w:t>":</w:t>
      </w:r>
      <w:r w:rsidRPr="005313D0">
        <w:rPr>
          <w:rStyle w:val="string"/>
        </w:rPr>
        <w:t>"Bart"</w:t>
      </w:r>
      <w:r w:rsidRPr="005313D0">
        <w:rPr>
          <w:rStyle w:val="HTML"/>
        </w:rPr>
        <w:t>,"</w:t>
      </w:r>
      <w:r w:rsidRPr="005313D0">
        <w:rPr>
          <w:rStyle w:val="attribute"/>
        </w:rPr>
        <w:t>score</w:t>
      </w:r>
      <w:r w:rsidRPr="005313D0">
        <w:rPr>
          <w:rStyle w:val="HTML"/>
        </w:rPr>
        <w:t>":</w:t>
      </w:r>
      <w:r w:rsidRPr="005313D0">
        <w:rPr>
          <w:rStyle w:val="number"/>
        </w:rPr>
        <w:t>59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"Lisa"</w:t>
      </w:r>
      <w:r w:rsidRPr="005313D0">
        <w:rPr>
          <w:rStyle w:val="HTML"/>
        </w:rPr>
        <w:t>,"</w:t>
      </w:r>
      <w:r w:rsidRPr="005313D0">
        <w:rPr>
          <w:rStyle w:val="attribute"/>
        </w:rPr>
        <w:t>score</w:t>
      </w:r>
      <w:r w:rsidRPr="005313D0">
        <w:rPr>
          <w:rStyle w:val="HTML"/>
        </w:rPr>
        <w:t>":</w:t>
      </w:r>
      <w:r w:rsidRPr="005313D0">
        <w:rPr>
          <w:rStyle w:val="number"/>
        </w:rPr>
        <w:t>87</w:t>
      </w:r>
      <w:r w:rsidRPr="005313D0">
        <w:rPr>
          <w:rStyle w:val="value"/>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你还可以定义各种保存格式，但是问题来了：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存储和读取需要自己实现，</w:t>
      </w:r>
      <w:r w:rsidRPr="005313D0">
        <w:rPr>
          <w:rFonts w:ascii="Helvetica" w:hAnsi="Helvetica" w:cs="Helvetica"/>
        </w:rPr>
        <w:t>JSON</w:t>
      </w:r>
      <w:r w:rsidRPr="005313D0">
        <w:rPr>
          <w:rFonts w:ascii="Helvetica" w:hAnsi="Helvetica" w:cs="Helvetica"/>
        </w:rPr>
        <w:t>还是标准，自己定义的格式就各式各样了；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不能做快速查询，只有把数据全部读到内存中才能自己遍历，但有时候数据的大小远远超过了内存（比如蓝光电影，</w:t>
      </w:r>
      <w:r w:rsidRPr="005313D0">
        <w:rPr>
          <w:rFonts w:ascii="Helvetica" w:hAnsi="Helvetica" w:cs="Helvetica"/>
        </w:rPr>
        <w:t>40GB</w:t>
      </w:r>
      <w:r w:rsidRPr="005313D0">
        <w:rPr>
          <w:rFonts w:ascii="Helvetica" w:hAnsi="Helvetica" w:cs="Helvetica"/>
        </w:rPr>
        <w:t>的数据），根本无法全部读入内存。</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为了便于程序保存和读取数据，而且，能直接通过条件快速查询到指定的数据，就出现了数据库（</w:t>
      </w:r>
      <w:r w:rsidRPr="005313D0">
        <w:rPr>
          <w:rFonts w:ascii="Helvetica" w:hAnsi="Helvetica" w:cs="Helvetica"/>
        </w:rPr>
        <w:t>Database</w:t>
      </w:r>
      <w:r w:rsidRPr="005313D0">
        <w:rPr>
          <w:rFonts w:ascii="Helvetica" w:hAnsi="Helvetica" w:cs="Helvetica"/>
        </w:rPr>
        <w:t>）这种专门用于集中</w:t>
      </w:r>
      <w:r w:rsidRPr="00496EE6">
        <w:rPr>
          <w:rFonts w:ascii="Helvetica" w:hAnsi="Helvetica" w:cs="Helvetica"/>
          <w:color w:val="70AD47" w:themeColor="accent6"/>
        </w:rPr>
        <w:t>存储和查询</w:t>
      </w:r>
      <w:r w:rsidRPr="005313D0">
        <w:rPr>
          <w:rFonts w:ascii="Helvetica" w:hAnsi="Helvetica" w:cs="Helvetica"/>
        </w:rPr>
        <w:t>的软件。</w:t>
      </w:r>
    </w:p>
    <w:p w:rsidR="005313D0" w:rsidRPr="00496EE6"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t>数据库软件诞生的历史非常久远，早在</w:t>
      </w:r>
      <w:r w:rsidRPr="005313D0">
        <w:rPr>
          <w:rFonts w:ascii="Helvetica" w:hAnsi="Helvetica" w:cs="Helvetica"/>
        </w:rPr>
        <w:t>1950</w:t>
      </w:r>
      <w:r w:rsidRPr="005313D0">
        <w:rPr>
          <w:rFonts w:ascii="Helvetica" w:hAnsi="Helvetica" w:cs="Helvetica"/>
        </w:rPr>
        <w:t>年数据库就诞生了。经历了网状数据库，层次数据库，我们现在广泛使用的</w:t>
      </w:r>
      <w:r w:rsidRPr="00496EE6">
        <w:rPr>
          <w:rFonts w:ascii="Helvetica" w:hAnsi="Helvetica" w:cs="Helvetica"/>
          <w:color w:val="70AD47" w:themeColor="accent6"/>
        </w:rPr>
        <w:t>关系数据库是</w:t>
      </w:r>
      <w:r w:rsidRPr="00496EE6">
        <w:rPr>
          <w:rFonts w:ascii="Helvetica" w:hAnsi="Helvetica" w:cs="Helvetica"/>
          <w:color w:val="70AD47" w:themeColor="accent6"/>
        </w:rPr>
        <w:t>20</w:t>
      </w:r>
      <w:r w:rsidRPr="00496EE6">
        <w:rPr>
          <w:rFonts w:ascii="Helvetica" w:hAnsi="Helvetica" w:cs="Helvetica"/>
          <w:color w:val="70AD47" w:themeColor="accent6"/>
        </w:rPr>
        <w:t>世纪</w:t>
      </w:r>
      <w:r w:rsidRPr="00496EE6">
        <w:rPr>
          <w:rFonts w:ascii="Helvetica" w:hAnsi="Helvetica" w:cs="Helvetica"/>
          <w:color w:val="70AD47" w:themeColor="accent6"/>
        </w:rPr>
        <w:t>70</w:t>
      </w:r>
      <w:r w:rsidRPr="00496EE6">
        <w:rPr>
          <w:rFonts w:ascii="Helvetica" w:hAnsi="Helvetica" w:cs="Helvetica"/>
          <w:color w:val="70AD47" w:themeColor="accent6"/>
        </w:rPr>
        <w:t>年代基于关系模型的基础上诞生的。</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关系模型有一套复杂的数学理论，但是从概念上是十分容易理解的。举个学校的例子：</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假设某个</w:t>
      </w:r>
      <w:r w:rsidRPr="005313D0">
        <w:rPr>
          <w:rFonts w:ascii="Helvetica" w:hAnsi="Helvetica" w:cs="Helvetica"/>
        </w:rPr>
        <w:t>XX</w:t>
      </w:r>
      <w:r w:rsidRPr="005313D0">
        <w:rPr>
          <w:rFonts w:ascii="Helvetica" w:hAnsi="Helvetica" w:cs="Helvetica"/>
        </w:rPr>
        <w:t>省</w:t>
      </w:r>
      <w:r w:rsidRPr="005313D0">
        <w:rPr>
          <w:rFonts w:ascii="Helvetica" w:hAnsi="Helvetica" w:cs="Helvetica"/>
        </w:rPr>
        <w:t>YY</w:t>
      </w:r>
      <w:r w:rsidRPr="005313D0">
        <w:rPr>
          <w:rFonts w:ascii="Helvetica" w:hAnsi="Helvetica" w:cs="Helvetica"/>
        </w:rPr>
        <w:t>市</w:t>
      </w:r>
      <w:r w:rsidRPr="005313D0">
        <w:rPr>
          <w:rFonts w:ascii="Helvetica" w:hAnsi="Helvetica" w:cs="Helvetica"/>
        </w:rPr>
        <w:t>ZZ</w:t>
      </w:r>
      <w:r w:rsidRPr="005313D0">
        <w:rPr>
          <w:rFonts w:ascii="Helvetica" w:hAnsi="Helvetica" w:cs="Helvetica"/>
        </w:rPr>
        <w:t>县第一实验小学有</w:t>
      </w:r>
      <w:r w:rsidRPr="005313D0">
        <w:rPr>
          <w:rFonts w:ascii="Helvetica" w:hAnsi="Helvetica" w:cs="Helvetica"/>
        </w:rPr>
        <w:t>3</w:t>
      </w:r>
      <w:r w:rsidRPr="005313D0">
        <w:rPr>
          <w:rFonts w:ascii="Helvetica" w:hAnsi="Helvetica" w:cs="Helvetica"/>
        </w:rPr>
        <w:t>个年级，要表示出这</w:t>
      </w:r>
      <w:r w:rsidRPr="005313D0">
        <w:rPr>
          <w:rFonts w:ascii="Helvetica" w:hAnsi="Helvetica" w:cs="Helvetica"/>
        </w:rPr>
        <w:t>3</w:t>
      </w:r>
      <w:r w:rsidRPr="005313D0">
        <w:rPr>
          <w:rFonts w:ascii="Helvetica" w:hAnsi="Helvetica" w:cs="Helvetica"/>
        </w:rPr>
        <w:t>个年级，可以在</w:t>
      </w:r>
      <w:r w:rsidRPr="005313D0">
        <w:rPr>
          <w:rFonts w:ascii="Helvetica" w:hAnsi="Helvetica" w:cs="Helvetica"/>
        </w:rPr>
        <w:t>Excel</w:t>
      </w:r>
      <w:r w:rsidRPr="005313D0">
        <w:rPr>
          <w:rFonts w:ascii="Helvetica" w:hAnsi="Helvetica" w:cs="Helvetica"/>
        </w:rPr>
        <w:t>中用一个表格画出来：</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1009650" cy="930275"/>
            <wp:effectExtent l="0" t="0" r="0" b="3175"/>
            <wp:docPr id="29" name="图片 29"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e"/>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9650" cy="93027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每个年级又有若干个班级，要把所有班级表示出来，可以在</w:t>
      </w:r>
      <w:r w:rsidRPr="005313D0">
        <w:rPr>
          <w:rFonts w:ascii="Helvetica" w:hAnsi="Helvetica" w:cs="Helvetica"/>
        </w:rPr>
        <w:t>Excel</w:t>
      </w:r>
      <w:r w:rsidRPr="005313D0">
        <w:rPr>
          <w:rFonts w:ascii="Helvetica" w:hAnsi="Helvetica" w:cs="Helvetica"/>
        </w:rPr>
        <w:t>中再画一个表格：</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1812925" cy="2194560"/>
            <wp:effectExtent l="0" t="0" r="0" b="0"/>
            <wp:docPr id="28" name="图片 2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2925" cy="2194560"/>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lastRenderedPageBreak/>
        <w:t>这两个表格有个映射关系，就是根据</w:t>
      </w:r>
      <w:r w:rsidRPr="005313D0">
        <w:rPr>
          <w:rFonts w:ascii="Helvetica" w:hAnsi="Helvetica" w:cs="Helvetica"/>
        </w:rPr>
        <w:t>Grade_ID</w:t>
      </w:r>
      <w:r w:rsidRPr="005313D0">
        <w:rPr>
          <w:rFonts w:ascii="Helvetica" w:hAnsi="Helvetica" w:cs="Helvetica"/>
        </w:rPr>
        <w:t>可以在班级表中查找到对应的所有班级：</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extent cx="3816350" cy="2194560"/>
            <wp:effectExtent l="0" t="0" r="0" b="0"/>
            <wp:docPr id="27" name="图片 27"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de-classe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350" cy="2194560"/>
                    </a:xfrm>
                    <a:prstGeom prst="rect">
                      <a:avLst/>
                    </a:prstGeom>
                    <a:noFill/>
                    <a:ln>
                      <a:noFill/>
                    </a:ln>
                  </pic:spPr>
                </pic:pic>
              </a:graphicData>
            </a:graphic>
          </wp:inline>
        </w:drawing>
      </w:r>
    </w:p>
    <w:p w:rsidR="005313D0" w:rsidRPr="005B18AC"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t>也就是</w:t>
      </w:r>
      <w:r w:rsidRPr="005313D0">
        <w:rPr>
          <w:rFonts w:ascii="Helvetica" w:hAnsi="Helvetica" w:cs="Helvetica"/>
        </w:rPr>
        <w:t>Grade</w:t>
      </w:r>
      <w:r w:rsidRPr="005313D0">
        <w:rPr>
          <w:rFonts w:ascii="Helvetica" w:hAnsi="Helvetica" w:cs="Helvetica"/>
        </w:rPr>
        <w:t>表的每一行对应</w:t>
      </w:r>
      <w:r w:rsidRPr="005313D0">
        <w:rPr>
          <w:rFonts w:ascii="Helvetica" w:hAnsi="Helvetica" w:cs="Helvetica"/>
        </w:rPr>
        <w:t>Class</w:t>
      </w:r>
      <w:r w:rsidRPr="005313D0">
        <w:rPr>
          <w:rFonts w:ascii="Helvetica" w:hAnsi="Helvetica" w:cs="Helvetica"/>
        </w:rPr>
        <w:t>表的多行，</w:t>
      </w:r>
      <w:r w:rsidRPr="005B18AC">
        <w:rPr>
          <w:rFonts w:ascii="Helvetica" w:hAnsi="Helvetica" w:cs="Helvetica"/>
          <w:color w:val="70AD47" w:themeColor="accent6"/>
        </w:rPr>
        <w:t>在关系数据库中，这种基于表（</w:t>
      </w:r>
      <w:r w:rsidRPr="005B18AC">
        <w:rPr>
          <w:rFonts w:ascii="Helvetica" w:hAnsi="Helvetica" w:cs="Helvetica"/>
          <w:color w:val="70AD47" w:themeColor="accent6"/>
        </w:rPr>
        <w:t>Table</w:t>
      </w:r>
      <w:r w:rsidRPr="005B18AC">
        <w:rPr>
          <w:rFonts w:ascii="Helvetica" w:hAnsi="Helvetica" w:cs="Helvetica"/>
          <w:color w:val="70AD47" w:themeColor="accent6"/>
        </w:rPr>
        <w:t>）的一对多的关系就是关系数据库的基础。</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根据某个年级的</w:t>
      </w:r>
      <w:r w:rsidRPr="005313D0">
        <w:rPr>
          <w:rFonts w:ascii="Helvetica" w:hAnsi="Helvetica" w:cs="Helvetica"/>
        </w:rPr>
        <w:t>ID</w:t>
      </w:r>
      <w:r w:rsidRPr="005313D0">
        <w:rPr>
          <w:rFonts w:ascii="Helvetica" w:hAnsi="Helvetica" w:cs="Helvetica"/>
        </w:rPr>
        <w:t>就可以查找所有班级的行，这种查询语句在关系数据库中称为</w:t>
      </w:r>
      <w:r w:rsidRPr="001233CC">
        <w:rPr>
          <w:rFonts w:ascii="Helvetica" w:hAnsi="Helvetica" w:cs="Helvetica"/>
          <w:color w:val="70AD47" w:themeColor="accent6"/>
        </w:rPr>
        <w:t>SQL</w:t>
      </w:r>
      <w:r w:rsidRPr="001233CC">
        <w:rPr>
          <w:rFonts w:ascii="Helvetica" w:hAnsi="Helvetica" w:cs="Helvetica"/>
          <w:color w:val="70AD47" w:themeColor="accent6"/>
        </w:rPr>
        <w:t>语句</w:t>
      </w:r>
      <w:r w:rsidRPr="005313D0">
        <w:rPr>
          <w:rFonts w:ascii="Helvetica" w:hAnsi="Helvetica" w:cs="Helvetica"/>
        </w:rPr>
        <w:t>，可以写成：</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keyword"/>
          <w:b/>
          <w:bCs/>
        </w:rPr>
        <w:t>SELECT</w:t>
      </w:r>
      <w:r w:rsidRPr="005313D0">
        <w:rPr>
          <w:rStyle w:val="operator"/>
        </w:rPr>
        <w:t xml:space="preserve"> * </w:t>
      </w:r>
      <w:r w:rsidRPr="005313D0">
        <w:rPr>
          <w:rStyle w:val="keyword"/>
          <w:b/>
          <w:bCs/>
        </w:rPr>
        <w:t>FROM</w:t>
      </w:r>
      <w:r w:rsidRPr="005313D0">
        <w:rPr>
          <w:rStyle w:val="operator"/>
        </w:rPr>
        <w:t xml:space="preserve"> classes </w:t>
      </w:r>
      <w:r w:rsidRPr="005313D0">
        <w:rPr>
          <w:rStyle w:val="keyword"/>
          <w:b/>
          <w:bCs/>
        </w:rPr>
        <w:t>WHERE</w:t>
      </w:r>
      <w:r w:rsidRPr="005313D0">
        <w:rPr>
          <w:rStyle w:val="operator"/>
        </w:rPr>
        <w:t xml:space="preserve"> grade_id = </w:t>
      </w:r>
      <w:r w:rsidRPr="005313D0">
        <w:rPr>
          <w:rStyle w:val="string"/>
        </w:rPr>
        <w:t>'1'</w:t>
      </w:r>
      <w:r w:rsidRPr="005313D0">
        <w:rPr>
          <w:rStyle w:val="operator"/>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结果也是一个表：</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grade_id | class_id | name</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11       | 一年级一班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12       | 一年级二班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13       | 一年级三班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类似的，</w:t>
      </w:r>
      <w:r w:rsidRPr="005313D0">
        <w:rPr>
          <w:rFonts w:ascii="Helvetica" w:hAnsi="Helvetica" w:cs="Helvetica"/>
        </w:rPr>
        <w:t>Class</w:t>
      </w:r>
      <w:r w:rsidRPr="005313D0">
        <w:rPr>
          <w:rFonts w:ascii="Helvetica" w:hAnsi="Helvetica" w:cs="Helvetica"/>
        </w:rPr>
        <w:t>表的一行记录又可以关联到</w:t>
      </w:r>
      <w:r w:rsidRPr="005313D0">
        <w:rPr>
          <w:rFonts w:ascii="Helvetica" w:hAnsi="Helvetica" w:cs="Helvetica"/>
        </w:rPr>
        <w:t>Student</w:t>
      </w:r>
      <w:r w:rsidRPr="005313D0">
        <w:rPr>
          <w:rFonts w:ascii="Helvetica" w:hAnsi="Helvetica" w:cs="Helvetica"/>
        </w:rPr>
        <w:t>表的多行记录：</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lastRenderedPageBreak/>
        <w:drawing>
          <wp:inline distT="0" distB="0" distL="0" distR="0">
            <wp:extent cx="4667250" cy="2154555"/>
            <wp:effectExtent l="0" t="0" r="0" b="0"/>
            <wp:docPr id="26" name="图片 26"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students"/>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0" cy="215455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由于本教程不涉及到关系数据库的详细内容，如果你想从零学习关系数据库和基本的</w:t>
      </w:r>
      <w:r w:rsidRPr="005313D0">
        <w:rPr>
          <w:rFonts w:ascii="Helvetica" w:hAnsi="Helvetica" w:cs="Helvetica"/>
        </w:rPr>
        <w:t>SQL</w:t>
      </w:r>
      <w:r w:rsidRPr="005313D0">
        <w:rPr>
          <w:rFonts w:ascii="Helvetica" w:hAnsi="Helvetica" w:cs="Helvetica"/>
        </w:rPr>
        <w:t>语句，推荐</w:t>
      </w:r>
      <w:r w:rsidRPr="005313D0">
        <w:rPr>
          <w:rFonts w:ascii="Helvetica" w:hAnsi="Helvetica" w:cs="Helvetica"/>
        </w:rPr>
        <w:t>Coursera</w:t>
      </w:r>
      <w:r w:rsidRPr="005313D0">
        <w:rPr>
          <w:rFonts w:ascii="Helvetica" w:hAnsi="Helvetica" w:cs="Helvetica"/>
        </w:rPr>
        <w:t>课程：</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英文：</w:t>
      </w:r>
      <w:hyperlink r:id="rId75" w:tgtFrame="_blank" w:history="1">
        <w:r w:rsidRPr="005313D0">
          <w:rPr>
            <w:rStyle w:val="a6"/>
            <w:rFonts w:ascii="Helvetica" w:hAnsi="Helvetica" w:cs="Helvetica"/>
            <w:color w:val="auto"/>
          </w:rPr>
          <w:t>https://www.coursera.org/course/db</w:t>
        </w:r>
      </w:hyperlink>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中文：</w:t>
      </w:r>
      <w:hyperlink r:id="rId76" w:tgtFrame="_blank" w:history="1">
        <w:r w:rsidRPr="005313D0">
          <w:rPr>
            <w:rStyle w:val="a6"/>
            <w:rFonts w:ascii="Helvetica" w:hAnsi="Helvetica" w:cs="Helvetica"/>
            <w:color w:val="auto"/>
          </w:rPr>
          <w:t>http://c.open.163.com/coursera/courseIntro.htm?cid=12</w:t>
        </w:r>
      </w:hyperlink>
    </w:p>
    <w:p w:rsidR="005313D0" w:rsidRPr="005313D0" w:rsidRDefault="005313D0" w:rsidP="00E83F69">
      <w:pPr>
        <w:pStyle w:val="3"/>
        <w:shd w:val="clear" w:color="auto" w:fill="FFFFFF"/>
        <w:spacing w:before="375" w:after="225" w:line="360" w:lineRule="atLeast"/>
        <w:rPr>
          <w:rFonts w:ascii="Helvetica" w:hAnsi="Helvetica" w:cs="Helvetica"/>
          <w:b w:val="0"/>
          <w:bCs w:val="0"/>
          <w:sz w:val="24"/>
          <w:szCs w:val="24"/>
        </w:rPr>
      </w:pPr>
      <w:bookmarkStart w:id="217" w:name="_Toc454522450"/>
      <w:r w:rsidRPr="005313D0">
        <w:rPr>
          <w:rFonts w:ascii="Helvetica" w:hAnsi="Helvetica" w:cs="Helvetica"/>
          <w:b w:val="0"/>
          <w:bCs w:val="0"/>
          <w:sz w:val="24"/>
          <w:szCs w:val="24"/>
        </w:rPr>
        <w:t>NoSQL</w:t>
      </w:r>
      <w:bookmarkEnd w:id="217"/>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你也许还听说过</w:t>
      </w:r>
      <w:r w:rsidRPr="005313D0">
        <w:rPr>
          <w:rFonts w:ascii="Helvetica" w:hAnsi="Helvetica" w:cs="Helvetica"/>
        </w:rPr>
        <w:t>NoSQL</w:t>
      </w:r>
      <w:r w:rsidRPr="005313D0">
        <w:rPr>
          <w:rFonts w:ascii="Helvetica" w:hAnsi="Helvetica" w:cs="Helvetica"/>
        </w:rPr>
        <w:t>数据库，很多</w:t>
      </w:r>
      <w:r w:rsidRPr="005313D0">
        <w:rPr>
          <w:rFonts w:ascii="Helvetica" w:hAnsi="Helvetica" w:cs="Helvetica"/>
        </w:rPr>
        <w:t>NoSQL</w:t>
      </w:r>
      <w:r w:rsidRPr="005313D0">
        <w:rPr>
          <w:rFonts w:ascii="Helvetica" w:hAnsi="Helvetica" w:cs="Helvetica"/>
        </w:rPr>
        <w:t>宣传其速度和规模远远超过关系数据库，所以很多同学觉得有了</w:t>
      </w:r>
      <w:r w:rsidRPr="005313D0">
        <w:rPr>
          <w:rFonts w:ascii="Helvetica" w:hAnsi="Helvetica" w:cs="Helvetica"/>
        </w:rPr>
        <w:t>NoSQL</w:t>
      </w:r>
      <w:r w:rsidRPr="005313D0">
        <w:rPr>
          <w:rFonts w:ascii="Helvetica" w:hAnsi="Helvetica" w:cs="Helvetica"/>
        </w:rPr>
        <w:t>是否就不需要</w:t>
      </w:r>
      <w:r w:rsidRPr="005313D0">
        <w:rPr>
          <w:rFonts w:ascii="Helvetica" w:hAnsi="Helvetica" w:cs="Helvetica"/>
        </w:rPr>
        <w:t>SQL</w:t>
      </w:r>
      <w:r w:rsidRPr="005313D0">
        <w:rPr>
          <w:rFonts w:ascii="Helvetica" w:hAnsi="Helvetica" w:cs="Helvetica"/>
        </w:rPr>
        <w:t>了呢？千万不要被他们忽悠了，连</w:t>
      </w:r>
      <w:r w:rsidRPr="005313D0">
        <w:rPr>
          <w:rFonts w:ascii="Helvetica" w:hAnsi="Helvetica" w:cs="Helvetica"/>
        </w:rPr>
        <w:t>SQL</w:t>
      </w:r>
      <w:r w:rsidRPr="005313D0">
        <w:rPr>
          <w:rFonts w:ascii="Helvetica" w:hAnsi="Helvetica" w:cs="Helvetica"/>
        </w:rPr>
        <w:t>都不明白怎么可能搞明白</w:t>
      </w:r>
      <w:r w:rsidRPr="005313D0">
        <w:rPr>
          <w:rFonts w:ascii="Helvetica" w:hAnsi="Helvetica" w:cs="Helvetica"/>
        </w:rPr>
        <w:t>NoSQL</w:t>
      </w:r>
      <w:r w:rsidRPr="005313D0">
        <w:rPr>
          <w:rFonts w:ascii="Helvetica" w:hAnsi="Helvetica" w:cs="Helvetica"/>
        </w:rPr>
        <w:t>呢？</w:t>
      </w:r>
    </w:p>
    <w:p w:rsidR="005313D0" w:rsidRPr="005313D0" w:rsidRDefault="005313D0" w:rsidP="00E83F69">
      <w:pPr>
        <w:pStyle w:val="3"/>
        <w:shd w:val="clear" w:color="auto" w:fill="FFFFFF"/>
        <w:spacing w:before="375" w:after="225" w:line="360" w:lineRule="atLeast"/>
        <w:rPr>
          <w:rFonts w:ascii="Helvetica" w:hAnsi="Helvetica" w:cs="Helvetica"/>
          <w:b w:val="0"/>
          <w:bCs w:val="0"/>
          <w:sz w:val="24"/>
          <w:szCs w:val="24"/>
        </w:rPr>
      </w:pPr>
      <w:bookmarkStart w:id="218" w:name="_Toc454522451"/>
      <w:r w:rsidRPr="005313D0">
        <w:rPr>
          <w:rFonts w:ascii="Helvetica" w:hAnsi="Helvetica" w:cs="Helvetica"/>
          <w:b w:val="0"/>
          <w:bCs w:val="0"/>
          <w:sz w:val="24"/>
          <w:szCs w:val="24"/>
        </w:rPr>
        <w:t>数据库类别</w:t>
      </w:r>
      <w:bookmarkEnd w:id="218"/>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既然我们要使用关系数据库，就必须选择一个关系数据库。目前广泛使用的关系数据库也就这么几种：</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付费的商用数据库：</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Oracle</w:t>
      </w:r>
      <w:r w:rsidRPr="005313D0">
        <w:rPr>
          <w:rFonts w:ascii="Helvetica" w:hAnsi="Helvetica" w:cs="Helvetica"/>
        </w:rPr>
        <w:t>，典型的高富帅；</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SQL Server</w:t>
      </w:r>
      <w:r w:rsidRPr="005313D0">
        <w:rPr>
          <w:rFonts w:ascii="Helvetica" w:hAnsi="Helvetica" w:cs="Helvetica"/>
        </w:rPr>
        <w:t>，微软自家产品，</w:t>
      </w:r>
      <w:r w:rsidRPr="005313D0">
        <w:rPr>
          <w:rFonts w:ascii="Helvetica" w:hAnsi="Helvetica" w:cs="Helvetica"/>
        </w:rPr>
        <w:t>Windows</w:t>
      </w:r>
      <w:r w:rsidRPr="005313D0">
        <w:rPr>
          <w:rFonts w:ascii="Helvetica" w:hAnsi="Helvetica" w:cs="Helvetica"/>
        </w:rPr>
        <w:t>定制专款；</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DB2</w:t>
      </w:r>
      <w:r w:rsidRPr="005313D0">
        <w:rPr>
          <w:rFonts w:ascii="Helvetica" w:hAnsi="Helvetica" w:cs="Helvetica"/>
        </w:rPr>
        <w:t>，</w:t>
      </w:r>
      <w:r w:rsidRPr="005313D0">
        <w:rPr>
          <w:rFonts w:ascii="Helvetica" w:hAnsi="Helvetica" w:cs="Helvetica"/>
        </w:rPr>
        <w:t>IBM</w:t>
      </w:r>
      <w:r w:rsidRPr="005313D0">
        <w:rPr>
          <w:rFonts w:ascii="Helvetica" w:hAnsi="Helvetica" w:cs="Helvetica"/>
        </w:rPr>
        <w:t>的产品，听起来挺高端；</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Sybase</w:t>
      </w:r>
      <w:r w:rsidRPr="005313D0">
        <w:rPr>
          <w:rFonts w:ascii="Helvetica" w:hAnsi="Helvetica" w:cs="Helvetica"/>
        </w:rPr>
        <w:t>，曾经跟微软是好基友，后来关系破裂，现在家境惨淡。</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这些数据库都是不开源而且付费的，最大的好处是花了钱出了问题可以找厂家解决，不过在</w:t>
      </w:r>
      <w:r w:rsidRPr="005313D0">
        <w:rPr>
          <w:rFonts w:ascii="Helvetica" w:hAnsi="Helvetica" w:cs="Helvetica"/>
        </w:rPr>
        <w:t>Web</w:t>
      </w:r>
      <w:r w:rsidRPr="005313D0">
        <w:rPr>
          <w:rFonts w:ascii="Helvetica" w:hAnsi="Helvetica" w:cs="Helvetica"/>
        </w:rPr>
        <w:t>的世界里，常常需要部署成千上万的数据库服务器，当然不能把大把大把的银子扔给厂家，所以，无论是</w:t>
      </w:r>
      <w:r w:rsidRPr="005313D0">
        <w:rPr>
          <w:rFonts w:ascii="Helvetica" w:hAnsi="Helvetica" w:cs="Helvetica"/>
        </w:rPr>
        <w:t>Google</w:t>
      </w:r>
      <w:r w:rsidRPr="005313D0">
        <w:rPr>
          <w:rFonts w:ascii="Helvetica" w:hAnsi="Helvetica" w:cs="Helvetica"/>
        </w:rPr>
        <w:t>、</w:t>
      </w:r>
      <w:r w:rsidRPr="005313D0">
        <w:rPr>
          <w:rFonts w:ascii="Helvetica" w:hAnsi="Helvetica" w:cs="Helvetica"/>
        </w:rPr>
        <w:t>Facebook</w:t>
      </w:r>
      <w:r w:rsidRPr="005313D0">
        <w:rPr>
          <w:rFonts w:ascii="Helvetica" w:hAnsi="Helvetica" w:cs="Helvetica"/>
        </w:rPr>
        <w:t>，还是国内的</w:t>
      </w:r>
      <w:r w:rsidRPr="005313D0">
        <w:rPr>
          <w:rFonts w:ascii="Helvetica" w:hAnsi="Helvetica" w:cs="Helvetica"/>
        </w:rPr>
        <w:t>BAT</w:t>
      </w:r>
      <w:r w:rsidRPr="005313D0">
        <w:rPr>
          <w:rFonts w:ascii="Helvetica" w:hAnsi="Helvetica" w:cs="Helvetica"/>
        </w:rPr>
        <w:t>，无一例外都选择了免费的开源数据库：</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MySQL</w:t>
      </w:r>
      <w:r w:rsidRPr="005313D0">
        <w:rPr>
          <w:rFonts w:ascii="Helvetica" w:hAnsi="Helvetica" w:cs="Helvetica"/>
        </w:rPr>
        <w:t>，大家都在用，一般错不了；</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lastRenderedPageBreak/>
        <w:t>PostgreSQL</w:t>
      </w:r>
      <w:r w:rsidRPr="005313D0">
        <w:rPr>
          <w:rFonts w:ascii="Helvetica" w:hAnsi="Helvetica" w:cs="Helvetica"/>
        </w:rPr>
        <w:t>，学术气息有点重，其实挺不错，但知名度没有</w:t>
      </w:r>
      <w:r w:rsidRPr="005313D0">
        <w:rPr>
          <w:rFonts w:ascii="Helvetica" w:hAnsi="Helvetica" w:cs="Helvetica"/>
        </w:rPr>
        <w:t>MySQL</w:t>
      </w:r>
      <w:r w:rsidRPr="005313D0">
        <w:rPr>
          <w:rFonts w:ascii="Helvetica" w:hAnsi="Helvetica" w:cs="Helvetica"/>
        </w:rPr>
        <w:t>高；</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FA2537">
        <w:rPr>
          <w:rFonts w:ascii="Helvetica" w:hAnsi="Helvetica" w:cs="Helvetica"/>
          <w:color w:val="70AD47" w:themeColor="accent6"/>
        </w:rPr>
        <w:t>sqlite</w:t>
      </w:r>
      <w:r w:rsidRPr="00FA2537">
        <w:rPr>
          <w:rFonts w:ascii="Helvetica" w:hAnsi="Helvetica" w:cs="Helvetica"/>
          <w:color w:val="70AD47" w:themeColor="accent6"/>
        </w:rPr>
        <w:t>，嵌入式数据库，适合桌面和移动应用</w:t>
      </w:r>
      <w:r w:rsidRPr="005313D0">
        <w:rPr>
          <w:rFonts w:ascii="Helvetica" w:hAnsi="Helvetica" w:cs="Helvetica"/>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作为</w:t>
      </w:r>
      <w:r w:rsidRPr="005313D0">
        <w:rPr>
          <w:rFonts w:ascii="Helvetica" w:hAnsi="Helvetica" w:cs="Helvetica"/>
        </w:rPr>
        <w:t>Python</w:t>
      </w:r>
      <w:r w:rsidRPr="005313D0">
        <w:rPr>
          <w:rFonts w:ascii="Helvetica" w:hAnsi="Helvetica" w:cs="Helvetica"/>
        </w:rPr>
        <w:t>开发工程师，选择哪个免费数据库呢？当然是</w:t>
      </w:r>
      <w:r w:rsidRPr="005313D0">
        <w:rPr>
          <w:rFonts w:ascii="Helvetica" w:hAnsi="Helvetica" w:cs="Helvetica"/>
        </w:rPr>
        <w:t>MySQL</w:t>
      </w:r>
      <w:r w:rsidRPr="005313D0">
        <w:rPr>
          <w:rFonts w:ascii="Helvetica" w:hAnsi="Helvetica" w:cs="Helvetica"/>
        </w:rPr>
        <w:t>。因为</w:t>
      </w:r>
      <w:r w:rsidRPr="005313D0">
        <w:rPr>
          <w:rFonts w:ascii="Helvetica" w:hAnsi="Helvetica" w:cs="Helvetica"/>
        </w:rPr>
        <w:t>MySQL</w:t>
      </w:r>
      <w:r w:rsidRPr="005313D0">
        <w:rPr>
          <w:rFonts w:ascii="Helvetica" w:hAnsi="Helvetica" w:cs="Helvetica"/>
        </w:rPr>
        <w:t>普及率最高，出了错，可以很容易找到解决方法。而且，围绕</w:t>
      </w:r>
      <w:r w:rsidRPr="005313D0">
        <w:rPr>
          <w:rFonts w:ascii="Helvetica" w:hAnsi="Helvetica" w:cs="Helvetica"/>
        </w:rPr>
        <w:t>MySQL</w:t>
      </w:r>
      <w:r w:rsidRPr="005313D0">
        <w:rPr>
          <w:rFonts w:ascii="Helvetica" w:hAnsi="Helvetica" w:cs="Helvetica"/>
        </w:rPr>
        <w:t>有一大堆监控和运维的工具，安装和使用很方便。</w:t>
      </w:r>
    </w:p>
    <w:p w:rsid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为了能继续后面的学习，你需要从</w:t>
      </w:r>
      <w:r w:rsidRPr="005313D0">
        <w:rPr>
          <w:rFonts w:ascii="Helvetica" w:hAnsi="Helvetica" w:cs="Helvetica"/>
        </w:rPr>
        <w:t>MySQL</w:t>
      </w:r>
      <w:r w:rsidRPr="005313D0">
        <w:rPr>
          <w:rFonts w:ascii="Helvetica" w:hAnsi="Helvetica" w:cs="Helvetica"/>
        </w:rPr>
        <w:t>官方网站下载并安装</w:t>
      </w:r>
      <w:hyperlink r:id="rId77" w:tgtFrame="_blank" w:history="1">
        <w:r w:rsidRPr="005313D0">
          <w:rPr>
            <w:rStyle w:val="a6"/>
            <w:rFonts w:ascii="Helvetica" w:hAnsi="Helvetica" w:cs="Helvetica"/>
            <w:color w:val="auto"/>
          </w:rPr>
          <w:t>MySQL Community Server 5.6</w:t>
        </w:r>
      </w:hyperlink>
      <w:r w:rsidRPr="005313D0">
        <w:rPr>
          <w:rFonts w:ascii="Helvetica" w:hAnsi="Helvetica" w:cs="Helvetica"/>
        </w:rPr>
        <w:t>，这个版本是免费的，其他高级版本是要收钱的（请放心，收钱的功能我们用不上）。</w:t>
      </w:r>
    </w:p>
    <w:p w:rsidR="00E35FF5" w:rsidRPr="00E35FF5" w:rsidRDefault="00E35FF5" w:rsidP="00E35FF5"/>
    <w:p w:rsidR="00E35FF5" w:rsidRPr="00E35FF5" w:rsidRDefault="00E35FF5" w:rsidP="00E83F69">
      <w:pPr>
        <w:pStyle w:val="2"/>
        <w:rPr>
          <w:sz w:val="21"/>
          <w:szCs w:val="24"/>
        </w:rPr>
      </w:pPr>
      <w:bookmarkStart w:id="219" w:name="_Toc454522452"/>
      <w:r w:rsidRPr="00E35FF5">
        <w:rPr>
          <w:rFonts w:hint="eastAsia"/>
          <w:sz w:val="24"/>
        </w:rPr>
        <w:t>第</w:t>
      </w:r>
      <w:r w:rsidRPr="00E35FF5">
        <w:rPr>
          <w:rFonts w:hint="eastAsia"/>
          <w:sz w:val="24"/>
        </w:rPr>
        <w:t>62</w:t>
      </w:r>
      <w:r w:rsidRPr="00E35FF5">
        <w:rPr>
          <w:rFonts w:hint="eastAsia"/>
          <w:sz w:val="24"/>
        </w:rPr>
        <w:t>课</w:t>
      </w:r>
      <w:r w:rsidRPr="00E35FF5">
        <w:rPr>
          <w:rFonts w:hint="eastAsia"/>
          <w:sz w:val="24"/>
        </w:rPr>
        <w:t xml:space="preserve">  </w:t>
      </w:r>
      <w:r w:rsidRPr="00E35FF5">
        <w:rPr>
          <w:rFonts w:hint="eastAsia"/>
          <w:sz w:val="24"/>
        </w:rPr>
        <w:t>使用</w:t>
      </w:r>
      <w:r w:rsidRPr="00E35FF5">
        <w:rPr>
          <w:rFonts w:hint="eastAsia"/>
          <w:sz w:val="24"/>
        </w:rPr>
        <w:t>SQLite</w:t>
      </w:r>
      <w:bookmarkEnd w:id="219"/>
      <w:r w:rsidRPr="00E35FF5">
        <w:rPr>
          <w:sz w:val="24"/>
        </w:rPr>
        <w:t xml:space="preserve"> </w:t>
      </w:r>
    </w:p>
    <w:p w:rsidR="00A4192C" w:rsidRPr="00A4192C" w:rsidRDefault="00A4192C" w:rsidP="00A4192C"/>
    <w:p w:rsidR="00E35FF5" w:rsidRPr="00E35FF5" w:rsidRDefault="00E35FF5" w:rsidP="00E35FF5">
      <w:pPr>
        <w:widowControl/>
        <w:shd w:val="clear" w:color="auto" w:fill="FFFFFF"/>
        <w:spacing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SQLite</w:t>
      </w:r>
      <w:r w:rsidRPr="00E35FF5">
        <w:rPr>
          <w:rFonts w:ascii="Helvetica" w:hAnsi="Helvetica" w:cs="Helvetica"/>
          <w:color w:val="70AD47" w:themeColor="accent6"/>
          <w:kern w:val="0"/>
          <w:szCs w:val="24"/>
        </w:rPr>
        <w:t>是一种嵌入式数据库，它的数据库就是一个文件</w:t>
      </w: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本身是</w:t>
      </w:r>
      <w:r w:rsidRPr="00E35FF5">
        <w:rPr>
          <w:rFonts w:ascii="Helvetica" w:hAnsi="Helvetica" w:cs="Helvetica"/>
          <w:kern w:val="0"/>
          <w:szCs w:val="24"/>
        </w:rPr>
        <w:t>C</w:t>
      </w:r>
      <w:r w:rsidRPr="00E35FF5">
        <w:rPr>
          <w:rFonts w:ascii="Helvetica" w:hAnsi="Helvetica" w:cs="Helvetica"/>
          <w:kern w:val="0"/>
          <w:szCs w:val="24"/>
        </w:rPr>
        <w:t>写的，而且体积很小，所以，经常被集成到各种应用程序中，甚至在</w:t>
      </w:r>
      <w:r w:rsidRPr="00E35FF5">
        <w:rPr>
          <w:rFonts w:ascii="Helvetica" w:hAnsi="Helvetica" w:cs="Helvetica"/>
          <w:kern w:val="0"/>
          <w:szCs w:val="24"/>
        </w:rPr>
        <w:t>iOS</w:t>
      </w:r>
      <w:r w:rsidRPr="00E35FF5">
        <w:rPr>
          <w:rFonts w:ascii="Helvetica" w:hAnsi="Helvetica" w:cs="Helvetica"/>
          <w:kern w:val="0"/>
          <w:szCs w:val="24"/>
        </w:rPr>
        <w:t>和</w:t>
      </w:r>
      <w:r w:rsidRPr="00E35FF5">
        <w:rPr>
          <w:rFonts w:ascii="Helvetica" w:hAnsi="Helvetica" w:cs="Helvetica"/>
          <w:kern w:val="0"/>
          <w:szCs w:val="24"/>
        </w:rPr>
        <w:t>Android</w:t>
      </w:r>
      <w:r w:rsidRPr="00E35FF5">
        <w:rPr>
          <w:rFonts w:ascii="Helvetica" w:hAnsi="Helvetica" w:cs="Helvetica"/>
          <w:kern w:val="0"/>
          <w:szCs w:val="24"/>
        </w:rPr>
        <w:t>的</w:t>
      </w:r>
      <w:r w:rsidRPr="00E35FF5">
        <w:rPr>
          <w:rFonts w:ascii="Helvetica" w:hAnsi="Helvetica" w:cs="Helvetica"/>
          <w:kern w:val="0"/>
          <w:szCs w:val="24"/>
        </w:rPr>
        <w:t>App</w:t>
      </w:r>
      <w:r w:rsidRPr="00E35FF5">
        <w:rPr>
          <w:rFonts w:ascii="Helvetica" w:hAnsi="Helvetica" w:cs="Helvetica"/>
          <w:kern w:val="0"/>
          <w:szCs w:val="24"/>
        </w:rPr>
        <w:t>中都可以集成。</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Python</w:t>
      </w:r>
      <w:r w:rsidRPr="00E35FF5">
        <w:rPr>
          <w:rFonts w:ascii="Helvetica" w:hAnsi="Helvetica" w:cs="Helvetica"/>
          <w:color w:val="70AD47" w:themeColor="accent6"/>
          <w:kern w:val="0"/>
          <w:szCs w:val="24"/>
        </w:rPr>
        <w:t>就内置了</w:t>
      </w:r>
      <w:r w:rsidRPr="00E35FF5">
        <w:rPr>
          <w:rFonts w:ascii="Helvetica" w:hAnsi="Helvetica" w:cs="Helvetica"/>
          <w:color w:val="70AD47" w:themeColor="accent6"/>
          <w:kern w:val="0"/>
          <w:szCs w:val="24"/>
        </w:rPr>
        <w:t>SQLite3</w:t>
      </w:r>
      <w:r w:rsidRPr="00E35FF5">
        <w:rPr>
          <w:rFonts w:ascii="Helvetica" w:hAnsi="Helvetica" w:cs="Helvetica"/>
          <w:color w:val="70AD47" w:themeColor="accent6"/>
          <w:kern w:val="0"/>
          <w:szCs w:val="24"/>
        </w:rPr>
        <w:t>，</w:t>
      </w:r>
      <w:r w:rsidRPr="00E35FF5">
        <w:rPr>
          <w:rFonts w:ascii="Helvetica" w:hAnsi="Helvetica" w:cs="Helvetica"/>
          <w:kern w:val="0"/>
          <w:szCs w:val="24"/>
        </w:rPr>
        <w:t>所以，在</w:t>
      </w:r>
      <w:r w:rsidRPr="00E35FF5">
        <w:rPr>
          <w:rFonts w:ascii="Helvetica" w:hAnsi="Helvetica" w:cs="Helvetica"/>
          <w:kern w:val="0"/>
          <w:szCs w:val="24"/>
        </w:rPr>
        <w:t>Python</w:t>
      </w:r>
      <w:r w:rsidRPr="00E35FF5">
        <w:rPr>
          <w:rFonts w:ascii="Helvetica" w:hAnsi="Helvetica" w:cs="Helvetica"/>
          <w:kern w:val="0"/>
          <w:szCs w:val="24"/>
        </w:rPr>
        <w:t>中使用</w:t>
      </w:r>
      <w:r w:rsidRPr="00E35FF5">
        <w:rPr>
          <w:rFonts w:ascii="Helvetica" w:hAnsi="Helvetica" w:cs="Helvetica"/>
          <w:kern w:val="0"/>
          <w:szCs w:val="24"/>
        </w:rPr>
        <w:t>SQLite</w:t>
      </w:r>
      <w:r w:rsidRPr="00E35FF5">
        <w:rPr>
          <w:rFonts w:ascii="Helvetica" w:hAnsi="Helvetica" w:cs="Helvetica"/>
          <w:kern w:val="0"/>
          <w:szCs w:val="24"/>
        </w:rPr>
        <w:t>，不需要安装任何东西，直接使用。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在使用</w:t>
      </w:r>
      <w:r w:rsidRPr="00E35FF5">
        <w:rPr>
          <w:rFonts w:ascii="Helvetica" w:hAnsi="Helvetica" w:cs="Helvetica"/>
          <w:kern w:val="0"/>
          <w:szCs w:val="24"/>
        </w:rPr>
        <w:t>SQLite</w:t>
      </w:r>
      <w:r w:rsidRPr="00E35FF5">
        <w:rPr>
          <w:rFonts w:ascii="Helvetica" w:hAnsi="Helvetica" w:cs="Helvetica"/>
          <w:kern w:val="0"/>
          <w:szCs w:val="24"/>
        </w:rPr>
        <w:t>前，我们先要搞清楚几个概念：</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表是数据库中存放关系数据的集合，一个数据库里面通常都包含多个表</w:t>
      </w:r>
      <w:r w:rsidRPr="00E35FF5">
        <w:rPr>
          <w:rFonts w:ascii="Helvetica" w:hAnsi="Helvetica" w:cs="Helvetica"/>
          <w:kern w:val="0"/>
          <w:szCs w:val="24"/>
        </w:rPr>
        <w:t>，比如学生的表，班级的表，学校的表，等等。</w:t>
      </w:r>
      <w:r w:rsidRPr="00E35FF5">
        <w:rPr>
          <w:rFonts w:ascii="Helvetica" w:hAnsi="Helvetica" w:cs="Helvetica"/>
          <w:color w:val="70AD47" w:themeColor="accent6"/>
          <w:kern w:val="0"/>
          <w:szCs w:val="24"/>
        </w:rPr>
        <w:t>表和表之间通过外键关联</w:t>
      </w:r>
      <w:r w:rsidRPr="00E35FF5">
        <w:rPr>
          <w:rFonts w:ascii="Helvetica" w:hAnsi="Helvetica" w:cs="Helvetica"/>
          <w:kern w:val="0"/>
          <w:szCs w:val="24"/>
        </w:rPr>
        <w:t>。</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要操作关系数据库，首先需要连接到数据库，一个数据库连接称为</w:t>
      </w:r>
      <w:r w:rsidRPr="00E35FF5">
        <w:rPr>
          <w:rFonts w:ascii="Helvetica" w:hAnsi="Helvetica" w:cs="Helvetica"/>
          <w:color w:val="70AD47" w:themeColor="accent6"/>
          <w:kern w:val="0"/>
          <w:szCs w:val="24"/>
        </w:rPr>
        <w:t>Connection</w:t>
      </w:r>
      <w:r w:rsidRPr="00E35FF5">
        <w:rPr>
          <w:rFonts w:ascii="Helvetica" w:hAnsi="Helvetica" w:cs="Helvetica"/>
          <w:kern w:val="0"/>
          <w:szCs w:val="24"/>
        </w:rPr>
        <w:t>；</w:t>
      </w:r>
    </w:p>
    <w:p w:rsidR="00E35FF5" w:rsidRPr="007439F5" w:rsidRDefault="00E35FF5" w:rsidP="00E35FF5">
      <w:pPr>
        <w:widowControl/>
        <w:shd w:val="clear" w:color="auto" w:fill="FFFFFF"/>
        <w:spacing w:before="225" w:after="225" w:line="300" w:lineRule="atLeast"/>
        <w:jc w:val="left"/>
        <w:rPr>
          <w:rFonts w:ascii="Helvetica" w:hAnsi="Helvetica" w:cs="Helvetica"/>
          <w:color w:val="FF0000"/>
          <w:kern w:val="0"/>
          <w:szCs w:val="24"/>
        </w:rPr>
      </w:pPr>
      <w:r w:rsidRPr="00E35FF5">
        <w:rPr>
          <w:rFonts w:ascii="Helvetica" w:hAnsi="Helvetica" w:cs="Helvetica"/>
          <w:kern w:val="0"/>
          <w:szCs w:val="24"/>
        </w:rPr>
        <w:t>连接到数据库后，需要打开游标，称之为</w:t>
      </w:r>
      <w:r w:rsidRPr="00E35FF5">
        <w:rPr>
          <w:rFonts w:ascii="Helvetica" w:hAnsi="Helvetica" w:cs="Helvetica"/>
          <w:color w:val="70AD47" w:themeColor="accent6"/>
          <w:kern w:val="0"/>
          <w:szCs w:val="24"/>
        </w:rPr>
        <w:t>Cursor</w:t>
      </w:r>
      <w:r w:rsidRPr="00E35FF5">
        <w:rPr>
          <w:rFonts w:ascii="Helvetica" w:hAnsi="Helvetica" w:cs="Helvetica"/>
          <w:kern w:val="0"/>
          <w:szCs w:val="24"/>
        </w:rPr>
        <w:t>，</w:t>
      </w:r>
      <w:r w:rsidRPr="007439F5">
        <w:rPr>
          <w:rFonts w:ascii="Helvetica" w:hAnsi="Helvetica" w:cs="Helvetica"/>
          <w:color w:val="FF0000"/>
          <w:kern w:val="0"/>
          <w:szCs w:val="24"/>
        </w:rPr>
        <w:t>通过</w:t>
      </w:r>
      <w:r w:rsidRPr="007439F5">
        <w:rPr>
          <w:rFonts w:ascii="Helvetica" w:hAnsi="Helvetica" w:cs="Helvetica"/>
          <w:color w:val="FF0000"/>
          <w:kern w:val="0"/>
          <w:szCs w:val="24"/>
        </w:rPr>
        <w:t>Cursor</w:t>
      </w:r>
      <w:r w:rsidRPr="007439F5">
        <w:rPr>
          <w:rFonts w:ascii="Helvetica" w:hAnsi="Helvetica" w:cs="Helvetica"/>
          <w:color w:val="FF0000"/>
          <w:kern w:val="0"/>
          <w:szCs w:val="24"/>
        </w:rPr>
        <w:t>执行</w:t>
      </w:r>
      <w:r w:rsidRPr="007439F5">
        <w:rPr>
          <w:rFonts w:ascii="Helvetica" w:hAnsi="Helvetica" w:cs="Helvetica"/>
          <w:color w:val="FF0000"/>
          <w:kern w:val="0"/>
          <w:szCs w:val="24"/>
        </w:rPr>
        <w:t>SQL</w:t>
      </w:r>
      <w:r w:rsidRPr="007439F5">
        <w:rPr>
          <w:rFonts w:ascii="Helvetica" w:hAnsi="Helvetica" w:cs="Helvetica"/>
          <w:color w:val="FF0000"/>
          <w:kern w:val="0"/>
          <w:szCs w:val="24"/>
        </w:rPr>
        <w:t>语句，然后，获得执行结果。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Python</w:t>
      </w:r>
      <w:r w:rsidRPr="00E35FF5">
        <w:rPr>
          <w:rFonts w:ascii="Helvetica" w:hAnsi="Helvetica" w:cs="Helvetica"/>
          <w:kern w:val="0"/>
          <w:szCs w:val="24"/>
        </w:rPr>
        <w:t>定义了一套操作数据库的</w:t>
      </w:r>
      <w:r w:rsidRPr="00E35FF5">
        <w:rPr>
          <w:rFonts w:ascii="Helvetica" w:hAnsi="Helvetica" w:cs="Helvetica"/>
          <w:kern w:val="0"/>
          <w:szCs w:val="24"/>
        </w:rPr>
        <w:t>API</w:t>
      </w:r>
      <w:r w:rsidRPr="00E35FF5">
        <w:rPr>
          <w:rFonts w:ascii="Helvetica" w:hAnsi="Helvetica" w:cs="Helvetica"/>
          <w:kern w:val="0"/>
          <w:szCs w:val="24"/>
        </w:rPr>
        <w:t>接口，任何数据库要连接到</w:t>
      </w:r>
      <w:r w:rsidRPr="00E35FF5">
        <w:rPr>
          <w:rFonts w:ascii="Helvetica" w:hAnsi="Helvetica" w:cs="Helvetica"/>
          <w:kern w:val="0"/>
          <w:szCs w:val="24"/>
        </w:rPr>
        <w:t>Python</w:t>
      </w:r>
      <w:r w:rsidRPr="00E35FF5">
        <w:rPr>
          <w:rFonts w:ascii="Helvetica" w:hAnsi="Helvetica" w:cs="Helvetica"/>
          <w:kern w:val="0"/>
          <w:szCs w:val="24"/>
        </w:rPr>
        <w:t>，只需要提供符合</w:t>
      </w:r>
      <w:r w:rsidRPr="00E35FF5">
        <w:rPr>
          <w:rFonts w:ascii="Helvetica" w:hAnsi="Helvetica" w:cs="Helvetica"/>
          <w:kern w:val="0"/>
          <w:szCs w:val="24"/>
        </w:rPr>
        <w:t>Python</w:t>
      </w:r>
      <w:r w:rsidRPr="00E35FF5">
        <w:rPr>
          <w:rFonts w:ascii="Helvetica" w:hAnsi="Helvetica" w:cs="Helvetica"/>
          <w:kern w:val="0"/>
          <w:szCs w:val="24"/>
        </w:rPr>
        <w:t>标准的数据库驱动即可。</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的驱动内置在</w:t>
      </w:r>
      <w:r w:rsidRPr="00E35FF5">
        <w:rPr>
          <w:rFonts w:ascii="Helvetica" w:hAnsi="Helvetica" w:cs="Helvetica"/>
          <w:kern w:val="0"/>
          <w:szCs w:val="24"/>
        </w:rPr>
        <w:t>Python</w:t>
      </w:r>
      <w:r w:rsidRPr="00E35FF5">
        <w:rPr>
          <w:rFonts w:ascii="Helvetica" w:hAnsi="Helvetica" w:cs="Helvetica"/>
          <w:kern w:val="0"/>
          <w:szCs w:val="24"/>
        </w:rPr>
        <w:t>标准库中，所以我们可以直接来操作</w:t>
      </w:r>
      <w:r w:rsidRPr="00E35FF5">
        <w:rPr>
          <w:rFonts w:ascii="Helvetica" w:hAnsi="Helvetica" w:cs="Helvetica"/>
          <w:kern w:val="0"/>
          <w:szCs w:val="24"/>
        </w:rPr>
        <w:t>SQLite</w:t>
      </w:r>
      <w:r w:rsidRPr="00E35FF5">
        <w:rPr>
          <w:rFonts w:ascii="Helvetica" w:hAnsi="Helvetica" w:cs="Helvetica"/>
          <w:kern w:val="0"/>
          <w:szCs w:val="24"/>
        </w:rPr>
        <w:t>数据库。</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我们在</w:t>
      </w:r>
      <w:r w:rsidRPr="00E35FF5">
        <w:rPr>
          <w:rFonts w:ascii="Helvetica" w:hAnsi="Helvetica" w:cs="Helvetica"/>
          <w:kern w:val="0"/>
          <w:szCs w:val="24"/>
        </w:rPr>
        <w:t>Python</w:t>
      </w:r>
      <w:r w:rsidRPr="00E35FF5">
        <w:rPr>
          <w:rFonts w:ascii="Helvetica" w:hAnsi="Helvetica" w:cs="Helvetica"/>
          <w:kern w:val="0"/>
          <w:szCs w:val="24"/>
        </w:rPr>
        <w:t>交互式命令行实践一下：</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导入SQLite驱动: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 xml:space="preserve">&gt;&gt;&gt; </w:t>
      </w:r>
      <w:r w:rsidRPr="00E35FF5">
        <w:rPr>
          <w:rFonts w:ascii="宋体" w:hAnsi="宋体" w:cs="宋体"/>
          <w:b/>
          <w:bCs/>
          <w:kern w:val="0"/>
          <w:szCs w:val="24"/>
        </w:rPr>
        <w:t>import</w:t>
      </w:r>
      <w:r w:rsidRPr="00E35FF5">
        <w:rPr>
          <w:rFonts w:ascii="宋体" w:hAnsi="宋体" w:cs="宋体"/>
          <w:kern w:val="0"/>
          <w:szCs w:val="24"/>
        </w:rPr>
        <w:t xml:space="preserve"> sqlite3</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连接到SQLite数据库</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lastRenderedPageBreak/>
        <w:t># 数据库文件是test.db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如果文件不存在，会自动在当前目录创建:</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创建一个Cursor: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执行一条SQL语句，创建user表: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cursor.execute('create table user (id varchar(20) primary key, name varchar(20))')</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继续执行一条SQL语句，插入一条记录: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cursor.execute('insert into user (id, name) values (\'1\',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通过rowcount获得插入的行数:</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cursor.rowcount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提交事务:</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conn.commit()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关闭Connection:</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我们再试试查询记录：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执行查询语句:</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lastRenderedPageBreak/>
        <w:t>&gt;&gt;&gt; cursor.execute('select * from user where id=?', ('1',))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0x10f8aa340&gt;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获得查询结果集:</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 = cursor.</w:t>
      </w:r>
      <w:r w:rsidRPr="007C0F32">
        <w:rPr>
          <w:rFonts w:ascii="宋体" w:hAnsi="宋体" w:cs="宋体"/>
          <w:color w:val="70AD47" w:themeColor="accent6"/>
          <w:kern w:val="0"/>
          <w:szCs w:val="24"/>
        </w:rPr>
        <w:t>fetchall</w:t>
      </w:r>
      <w:r w:rsidRPr="00E35FF5">
        <w:rPr>
          <w:rFonts w:ascii="宋体" w:hAnsi="宋体" w:cs="宋体"/>
          <w:kern w:val="0"/>
          <w:szCs w:val="24"/>
        </w:rPr>
        <w: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Helvetica" w:hAnsi="Helvetica" w:cs="Helvetica"/>
          <w:kern w:val="0"/>
          <w:szCs w:val="24"/>
        </w:rPr>
        <w:t>Python</w:t>
      </w:r>
      <w:r w:rsidRPr="00E35FF5">
        <w:rPr>
          <w:rFonts w:ascii="Helvetica" w:hAnsi="Helvetica" w:cs="Helvetica"/>
          <w:kern w:val="0"/>
          <w:szCs w:val="24"/>
        </w:rPr>
        <w:t>的</w:t>
      </w:r>
      <w:r w:rsidRPr="00E35FF5">
        <w:rPr>
          <w:rFonts w:ascii="Helvetica" w:hAnsi="Helvetica" w:cs="Helvetica"/>
          <w:kern w:val="0"/>
          <w:szCs w:val="24"/>
        </w:rPr>
        <w:t>DB-API</w:t>
      </w:r>
      <w:r w:rsidRPr="00E35FF5">
        <w:rPr>
          <w:rFonts w:ascii="Helvetica" w:hAnsi="Helvetica" w:cs="Helvetica"/>
          <w:kern w:val="0"/>
          <w:szCs w:val="24"/>
        </w:rPr>
        <w:t>时，只要搞清楚</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对象，打开后一定记得关闭，就可以放心地使用。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insert</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update</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delete</w:t>
      </w:r>
      <w:r w:rsidRPr="00E35FF5">
        <w:rPr>
          <w:rFonts w:ascii="Helvetica" w:hAnsi="Helvetica" w:cs="Helvetica"/>
          <w:kern w:val="0"/>
          <w:szCs w:val="24"/>
        </w:rPr>
        <w:t>语句时，执行结果由</w:t>
      </w:r>
      <w:r w:rsidRPr="00E35FF5">
        <w:rPr>
          <w:rFonts w:ascii="Consolas" w:hAnsi="Consolas" w:cs="Consolas"/>
          <w:kern w:val="0"/>
          <w:szCs w:val="24"/>
          <w:bdr w:val="single" w:sz="6" w:space="0" w:color="DDDDDD" w:frame="1"/>
          <w:shd w:val="clear" w:color="auto" w:fill="FAFAFA"/>
        </w:rPr>
        <w:t>rowcount</w:t>
      </w:r>
      <w:r w:rsidRPr="00E35FF5">
        <w:rPr>
          <w:rFonts w:ascii="Helvetica" w:hAnsi="Helvetica" w:cs="Helvetica"/>
          <w:kern w:val="0"/>
          <w:szCs w:val="24"/>
        </w:rPr>
        <w:t>返回影响的行数，就可以拿到执行结果。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select</w:t>
      </w:r>
      <w:r w:rsidRPr="00E35FF5">
        <w:rPr>
          <w:rFonts w:ascii="Helvetica" w:hAnsi="Helvetica" w:cs="Helvetica"/>
          <w:kern w:val="0"/>
          <w:szCs w:val="24"/>
        </w:rPr>
        <w:t>语句时，通过</w:t>
      </w:r>
      <w:r w:rsidRPr="00E35FF5">
        <w:rPr>
          <w:rFonts w:ascii="Consolas" w:hAnsi="Consolas" w:cs="Consolas"/>
          <w:kern w:val="0"/>
          <w:szCs w:val="24"/>
          <w:bdr w:val="single" w:sz="6" w:space="0" w:color="DDDDDD" w:frame="1"/>
          <w:shd w:val="clear" w:color="auto" w:fill="FAFAFA"/>
        </w:rPr>
        <w:t>featchall()</w:t>
      </w:r>
      <w:r w:rsidRPr="00E35FF5">
        <w:rPr>
          <w:rFonts w:ascii="Helvetica" w:hAnsi="Helvetica" w:cs="Helvetica"/>
          <w:kern w:val="0"/>
          <w:szCs w:val="24"/>
        </w:rPr>
        <w:t>可以拿到结果集。结果集是一个</w:t>
      </w:r>
      <w:r w:rsidRPr="00E35FF5">
        <w:rPr>
          <w:rFonts w:ascii="Helvetica" w:hAnsi="Helvetica" w:cs="Helvetica"/>
          <w:kern w:val="0"/>
          <w:szCs w:val="24"/>
        </w:rPr>
        <w:t>list</w:t>
      </w:r>
      <w:r w:rsidRPr="00E35FF5">
        <w:rPr>
          <w:rFonts w:ascii="Helvetica" w:hAnsi="Helvetica" w:cs="Helvetica"/>
          <w:kern w:val="0"/>
          <w:szCs w:val="24"/>
        </w:rPr>
        <w:t>，每个元素都是一个</w:t>
      </w:r>
      <w:r w:rsidRPr="00E35FF5">
        <w:rPr>
          <w:rFonts w:ascii="Helvetica" w:hAnsi="Helvetica" w:cs="Helvetica"/>
          <w:kern w:val="0"/>
          <w:szCs w:val="24"/>
        </w:rPr>
        <w:t>tuple</w:t>
      </w:r>
      <w:r w:rsidRPr="00E35FF5">
        <w:rPr>
          <w:rFonts w:ascii="Helvetica" w:hAnsi="Helvetica" w:cs="Helvetica"/>
          <w:kern w:val="0"/>
          <w:szCs w:val="24"/>
        </w:rPr>
        <w:t>，对应一行记录。</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如果</w:t>
      </w:r>
      <w:r w:rsidRPr="00E35FF5">
        <w:rPr>
          <w:rFonts w:ascii="Helvetica" w:hAnsi="Helvetica" w:cs="Helvetica"/>
          <w:kern w:val="0"/>
          <w:szCs w:val="24"/>
        </w:rPr>
        <w:t>SQL</w:t>
      </w:r>
      <w:r w:rsidRPr="00E35FF5">
        <w:rPr>
          <w:rFonts w:ascii="Helvetica" w:hAnsi="Helvetica" w:cs="Helvetica"/>
          <w:kern w:val="0"/>
          <w:szCs w:val="24"/>
        </w:rPr>
        <w:t>语句带有参数，那么需要把参数按照位置传递给</w:t>
      </w:r>
      <w:r w:rsidRPr="00E35FF5">
        <w:rPr>
          <w:rFonts w:ascii="Consolas" w:hAnsi="Consolas" w:cs="Consolas"/>
          <w:kern w:val="0"/>
          <w:szCs w:val="24"/>
          <w:bdr w:val="single" w:sz="6" w:space="0" w:color="DDDDDD" w:frame="1"/>
          <w:shd w:val="clear" w:color="auto" w:fill="FAFAFA"/>
        </w:rPr>
        <w:t>execute()</w:t>
      </w:r>
      <w:r w:rsidRPr="00E35FF5">
        <w:rPr>
          <w:rFonts w:ascii="Helvetica" w:hAnsi="Helvetica" w:cs="Helvetica"/>
          <w:kern w:val="0"/>
          <w:szCs w:val="24"/>
        </w:rPr>
        <w:t>方法，有几个</w:t>
      </w:r>
      <w:r w:rsidRPr="00A562E6">
        <w:rPr>
          <w:rFonts w:ascii="Consolas" w:hAnsi="Consolas" w:cs="Consolas"/>
          <w:color w:val="70AD47" w:themeColor="accent6"/>
          <w:kern w:val="0"/>
          <w:szCs w:val="24"/>
          <w:bdr w:val="single" w:sz="6" w:space="0" w:color="DDDDDD" w:frame="1"/>
          <w:shd w:val="clear" w:color="auto" w:fill="FAFAFA"/>
        </w:rPr>
        <w:t>?</w:t>
      </w:r>
      <w:r w:rsidRPr="00E35FF5">
        <w:rPr>
          <w:rFonts w:ascii="Helvetica" w:hAnsi="Helvetica" w:cs="Helvetica"/>
          <w:color w:val="70AD47" w:themeColor="accent6"/>
          <w:kern w:val="0"/>
          <w:szCs w:val="24"/>
        </w:rPr>
        <w:t>占位符就必须对应几个参数</w:t>
      </w:r>
      <w:r w:rsidRPr="00E35FF5">
        <w:rPr>
          <w:rFonts w:ascii="Helvetica" w:hAnsi="Helvetica" w:cs="Helvetica"/>
          <w:kern w:val="0"/>
          <w:szCs w:val="24"/>
        </w:rPr>
        <w:t>，例如：</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cursor.execute('</w:t>
      </w:r>
      <w:r w:rsidRPr="00E35FF5">
        <w:rPr>
          <w:rFonts w:ascii="宋体" w:hAnsi="宋体" w:cs="宋体"/>
          <w:b/>
          <w:bCs/>
          <w:kern w:val="0"/>
          <w:szCs w:val="24"/>
        </w:rPr>
        <w:t>select</w:t>
      </w:r>
      <w:r w:rsidRPr="00E35FF5">
        <w:rPr>
          <w:rFonts w:ascii="宋体" w:hAnsi="宋体" w:cs="宋体"/>
          <w:kern w:val="0"/>
          <w:szCs w:val="24"/>
        </w:rPr>
        <w:t xml:space="preserve"> * </w:t>
      </w:r>
      <w:r w:rsidRPr="00E35FF5">
        <w:rPr>
          <w:rFonts w:ascii="宋体" w:hAnsi="宋体" w:cs="宋体"/>
          <w:b/>
          <w:bCs/>
          <w:kern w:val="0"/>
          <w:szCs w:val="24"/>
        </w:rPr>
        <w:t>from</w:t>
      </w:r>
      <w:r w:rsidRPr="00E35FF5">
        <w:rPr>
          <w:rFonts w:ascii="宋体" w:hAnsi="宋体" w:cs="宋体"/>
          <w:kern w:val="0"/>
          <w:szCs w:val="24"/>
        </w:rPr>
        <w:t xml:space="preserve"> </w:t>
      </w:r>
      <w:r w:rsidRPr="00E35FF5">
        <w:rPr>
          <w:rFonts w:ascii="宋体" w:hAnsi="宋体" w:cs="宋体"/>
          <w:b/>
          <w:bCs/>
          <w:kern w:val="0"/>
          <w:szCs w:val="24"/>
        </w:rPr>
        <w:t>user</w:t>
      </w:r>
      <w:r w:rsidRPr="00E35FF5">
        <w:rPr>
          <w:rFonts w:ascii="宋体" w:hAnsi="宋体" w:cs="宋体"/>
          <w:kern w:val="0"/>
          <w:szCs w:val="24"/>
        </w:rPr>
        <w:t xml:space="preserve"> </w:t>
      </w:r>
      <w:r w:rsidRPr="00E35FF5">
        <w:rPr>
          <w:rFonts w:ascii="宋体" w:hAnsi="宋体" w:cs="宋体"/>
          <w:b/>
          <w:bCs/>
          <w:kern w:val="0"/>
          <w:szCs w:val="24"/>
        </w:rPr>
        <w:t>where</w:t>
      </w:r>
      <w:r w:rsidRPr="00E35FF5">
        <w:rPr>
          <w:rFonts w:ascii="宋体" w:hAnsi="宋体" w:cs="宋体"/>
          <w:kern w:val="0"/>
          <w:szCs w:val="24"/>
        </w:rPr>
        <w:t xml:space="preserve"> name=? </w:t>
      </w:r>
      <w:r w:rsidRPr="00E35FF5">
        <w:rPr>
          <w:rFonts w:ascii="宋体" w:hAnsi="宋体" w:cs="宋体"/>
          <w:b/>
          <w:bCs/>
          <w:kern w:val="0"/>
          <w:szCs w:val="24"/>
        </w:rPr>
        <w:t>and</w:t>
      </w:r>
      <w:r w:rsidRPr="00E35FF5">
        <w:rPr>
          <w:rFonts w:ascii="宋体" w:hAnsi="宋体" w:cs="宋体"/>
          <w:kern w:val="0"/>
          <w:szCs w:val="24"/>
        </w:rPr>
        <w:t xml:space="preserve"> pwd=?', ('abc', 'password'))</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SQLite</w:t>
      </w:r>
      <w:r w:rsidRPr="00E35FF5">
        <w:rPr>
          <w:rFonts w:ascii="Helvetica" w:hAnsi="Helvetica" w:cs="Helvetica"/>
          <w:kern w:val="0"/>
          <w:szCs w:val="24"/>
        </w:rPr>
        <w:t>支持常见的标准</w:t>
      </w:r>
      <w:r w:rsidRPr="00E35FF5">
        <w:rPr>
          <w:rFonts w:ascii="Helvetica" w:hAnsi="Helvetica" w:cs="Helvetica"/>
          <w:kern w:val="0"/>
          <w:szCs w:val="24"/>
        </w:rPr>
        <w:t>SQL</w:t>
      </w:r>
      <w:r w:rsidRPr="00E35FF5">
        <w:rPr>
          <w:rFonts w:ascii="Helvetica" w:hAnsi="Helvetica" w:cs="Helvetica"/>
          <w:kern w:val="0"/>
          <w:szCs w:val="24"/>
        </w:rPr>
        <w:t>语句以及几种常见的数据类型。具体文档请参阅</w:t>
      </w:r>
      <w:r w:rsidRPr="00E35FF5">
        <w:rPr>
          <w:rFonts w:ascii="Helvetica" w:hAnsi="Helvetica" w:cs="Helvetica"/>
          <w:kern w:val="0"/>
          <w:szCs w:val="24"/>
        </w:rPr>
        <w:t>SQLite</w:t>
      </w:r>
      <w:r w:rsidRPr="00E35FF5">
        <w:rPr>
          <w:rFonts w:ascii="Helvetica" w:hAnsi="Helvetica" w:cs="Helvetica"/>
          <w:kern w:val="0"/>
          <w:szCs w:val="24"/>
        </w:rPr>
        <w:t>官方网站。</w:t>
      </w:r>
    </w:p>
    <w:p w:rsidR="00E35FF5" w:rsidRPr="00E35FF5" w:rsidRDefault="00E35FF5" w:rsidP="00E35FF5">
      <w:pPr>
        <w:widowControl/>
        <w:shd w:val="clear" w:color="auto" w:fill="FFFFFF"/>
        <w:spacing w:before="375" w:after="225" w:line="360" w:lineRule="atLeast"/>
        <w:jc w:val="left"/>
        <w:outlineLvl w:val="2"/>
        <w:rPr>
          <w:rFonts w:ascii="Helvetica" w:hAnsi="Helvetica" w:cs="Helvetica"/>
          <w:kern w:val="0"/>
          <w:szCs w:val="24"/>
        </w:rPr>
      </w:pPr>
      <w:bookmarkStart w:id="220" w:name="_Toc454522453"/>
      <w:r w:rsidRPr="00E35FF5">
        <w:rPr>
          <w:rFonts w:ascii="Helvetica" w:hAnsi="Helvetica" w:cs="Helvetica"/>
          <w:kern w:val="0"/>
          <w:szCs w:val="24"/>
        </w:rPr>
        <w:t>小结</w:t>
      </w:r>
      <w:bookmarkEnd w:id="220"/>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w:t>
      </w:r>
      <w:r w:rsidRPr="00E35FF5">
        <w:rPr>
          <w:rFonts w:ascii="Helvetica" w:hAnsi="Helvetica" w:cs="Helvetica"/>
          <w:kern w:val="0"/>
          <w:szCs w:val="24"/>
        </w:rPr>
        <w:t>Python</w:t>
      </w:r>
      <w:r w:rsidRPr="00E35FF5">
        <w:rPr>
          <w:rFonts w:ascii="Helvetica" w:hAnsi="Helvetica" w:cs="Helvetica"/>
          <w:kern w:val="0"/>
          <w:szCs w:val="24"/>
        </w:rPr>
        <w:t>中操作数据库时，要先导入数据库对应的驱动，然后，通过</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对象操作数据。</w:t>
      </w:r>
    </w:p>
    <w:p w:rsidR="00E35FF5" w:rsidRPr="00E35FF5" w:rsidRDefault="00E35FF5" w:rsidP="00E35FF5">
      <w:pPr>
        <w:widowControl/>
        <w:shd w:val="clear" w:color="auto" w:fill="FFFFFF"/>
        <w:spacing w:before="225" w:after="225" w:line="300" w:lineRule="atLeast"/>
        <w:jc w:val="left"/>
        <w:rPr>
          <w:rFonts w:ascii="Helvetica" w:hAnsi="Helvetica" w:cs="Helvetica"/>
          <w:color w:val="70AD47" w:themeColor="accent6"/>
          <w:kern w:val="0"/>
          <w:szCs w:val="24"/>
        </w:rPr>
      </w:pPr>
      <w:r w:rsidRPr="00E35FF5">
        <w:rPr>
          <w:rFonts w:ascii="Helvetica" w:hAnsi="Helvetica" w:cs="Helvetica"/>
          <w:color w:val="70AD47" w:themeColor="accent6"/>
          <w:kern w:val="0"/>
          <w:szCs w:val="24"/>
        </w:rPr>
        <w:t>要确保打开的</w:t>
      </w:r>
      <w:r w:rsidRPr="0025324F">
        <w:rPr>
          <w:rFonts w:ascii="Consolas" w:hAnsi="Consolas" w:cs="Consolas"/>
          <w:color w:val="70AD47" w:themeColor="accent6"/>
          <w:kern w:val="0"/>
          <w:szCs w:val="24"/>
          <w:bdr w:val="single" w:sz="6" w:space="0" w:color="DDDDDD" w:frame="1"/>
          <w:shd w:val="clear" w:color="auto" w:fill="FAFAFA"/>
        </w:rPr>
        <w:t>Connection</w:t>
      </w:r>
      <w:r w:rsidRPr="00E35FF5">
        <w:rPr>
          <w:rFonts w:ascii="Helvetica" w:hAnsi="Helvetica" w:cs="Helvetica"/>
          <w:color w:val="70AD47" w:themeColor="accent6"/>
          <w:kern w:val="0"/>
          <w:szCs w:val="24"/>
        </w:rPr>
        <w:t>对象和</w:t>
      </w:r>
      <w:r w:rsidRPr="0025324F">
        <w:rPr>
          <w:rFonts w:ascii="Consolas" w:hAnsi="Consolas" w:cs="Consolas"/>
          <w:color w:val="70AD47" w:themeColor="accent6"/>
          <w:kern w:val="0"/>
          <w:szCs w:val="24"/>
          <w:bdr w:val="single" w:sz="6" w:space="0" w:color="DDDDDD" w:frame="1"/>
          <w:shd w:val="clear" w:color="auto" w:fill="FAFAFA"/>
        </w:rPr>
        <w:t>Cursor</w:t>
      </w:r>
      <w:r w:rsidRPr="00E35FF5">
        <w:rPr>
          <w:rFonts w:ascii="Helvetica" w:hAnsi="Helvetica" w:cs="Helvetica"/>
          <w:color w:val="70AD47" w:themeColor="accent6"/>
          <w:kern w:val="0"/>
          <w:szCs w:val="24"/>
        </w:rPr>
        <w:t>对象都正确地被关闭，否则，资源就会泄露。</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如何才能确保出错的情况下也关闭掉</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对象呢？请回忆</w:t>
      </w:r>
      <w:r w:rsidRPr="00E35FF5">
        <w:rPr>
          <w:rFonts w:ascii="Consolas" w:hAnsi="Consolas" w:cs="Consolas"/>
          <w:kern w:val="0"/>
          <w:szCs w:val="24"/>
          <w:bdr w:val="single" w:sz="6" w:space="0" w:color="DDDDDD" w:frame="1"/>
          <w:shd w:val="clear" w:color="auto" w:fill="FAFAFA"/>
        </w:rPr>
        <w:t>try:...except:...finally:...</w:t>
      </w:r>
      <w:r w:rsidRPr="00E35FF5">
        <w:rPr>
          <w:rFonts w:ascii="Helvetica" w:hAnsi="Helvetica" w:cs="Helvetica"/>
          <w:kern w:val="0"/>
          <w:szCs w:val="24"/>
        </w:rPr>
        <w:t>的用法。</w:t>
      </w:r>
    </w:p>
    <w:p w:rsidR="003950F6" w:rsidRDefault="003950F6" w:rsidP="003950F6"/>
    <w:p w:rsidR="0025324F" w:rsidRDefault="0025324F" w:rsidP="00E83F69">
      <w:pPr>
        <w:pStyle w:val="2"/>
        <w:rPr>
          <w:sz w:val="24"/>
        </w:rPr>
      </w:pPr>
      <w:bookmarkStart w:id="221" w:name="_Toc454522454"/>
      <w:r w:rsidRPr="0025324F">
        <w:rPr>
          <w:sz w:val="24"/>
        </w:rPr>
        <w:lastRenderedPageBreak/>
        <w:t>第</w:t>
      </w:r>
      <w:r w:rsidRPr="0025324F">
        <w:rPr>
          <w:rFonts w:hint="eastAsia"/>
          <w:sz w:val="24"/>
        </w:rPr>
        <w:t>63</w:t>
      </w:r>
      <w:r w:rsidRPr="0025324F">
        <w:rPr>
          <w:rFonts w:hint="eastAsia"/>
          <w:sz w:val="24"/>
        </w:rPr>
        <w:t>课</w:t>
      </w:r>
      <w:r w:rsidRPr="0025324F">
        <w:rPr>
          <w:rFonts w:hint="eastAsia"/>
          <w:sz w:val="24"/>
        </w:rPr>
        <w:t xml:space="preserve">  </w:t>
      </w:r>
      <w:r w:rsidRPr="0025324F">
        <w:rPr>
          <w:rFonts w:hint="eastAsia"/>
          <w:sz w:val="24"/>
        </w:rPr>
        <w:t>使用</w:t>
      </w:r>
      <w:r w:rsidRPr="0025324F">
        <w:rPr>
          <w:rFonts w:hint="eastAsia"/>
          <w:sz w:val="24"/>
        </w:rPr>
        <w:t>mysql</w:t>
      </w:r>
      <w:bookmarkEnd w:id="221"/>
    </w:p>
    <w:p w:rsidR="0025324F" w:rsidRPr="0025324F" w:rsidRDefault="0025324F" w:rsidP="0025324F">
      <w:pPr>
        <w:pStyle w:val="a5"/>
        <w:shd w:val="clear" w:color="auto" w:fill="FFFFFF"/>
        <w:spacing w:before="0" w:beforeAutospacing="0" w:after="225" w:afterAutospacing="0" w:line="300" w:lineRule="atLeast"/>
        <w:rPr>
          <w:rFonts w:ascii="Helvetica" w:hAnsi="Helvetica" w:cs="Helvetica"/>
        </w:rPr>
      </w:pPr>
      <w:r w:rsidRPr="0025324F">
        <w:rPr>
          <w:rFonts w:ascii="Helvetica" w:hAnsi="Helvetica" w:cs="Helvetica"/>
        </w:rPr>
        <w:t>MySQL</w:t>
      </w:r>
      <w:r w:rsidRPr="0025324F">
        <w:rPr>
          <w:rFonts w:ascii="Helvetica" w:hAnsi="Helvetica" w:cs="Helvetica"/>
        </w:rPr>
        <w:t>是</w:t>
      </w:r>
      <w:r w:rsidRPr="0025324F">
        <w:rPr>
          <w:rFonts w:ascii="Helvetica" w:hAnsi="Helvetica" w:cs="Helvetica"/>
        </w:rPr>
        <w:t>Web</w:t>
      </w:r>
      <w:r w:rsidRPr="0025324F">
        <w:rPr>
          <w:rFonts w:ascii="Helvetica" w:hAnsi="Helvetica" w:cs="Helvetica"/>
        </w:rPr>
        <w:t>世界中使用最广泛的数据库服务器。</w:t>
      </w:r>
      <w:r w:rsidRPr="00815859">
        <w:rPr>
          <w:rFonts w:ascii="Helvetica" w:hAnsi="Helvetica" w:cs="Helvetica"/>
          <w:color w:val="70AD47" w:themeColor="accent6"/>
        </w:rPr>
        <w:t>SQLite</w:t>
      </w:r>
      <w:r w:rsidRPr="00815859">
        <w:rPr>
          <w:rFonts w:ascii="Helvetica" w:hAnsi="Helvetica" w:cs="Helvetica"/>
          <w:color w:val="70AD47" w:themeColor="accent6"/>
        </w:rPr>
        <w:t>的特点是轻量级、可嵌入，但不能承受高并发访问，适合桌面和移动应用。而</w:t>
      </w:r>
      <w:r w:rsidRPr="00815859">
        <w:rPr>
          <w:rFonts w:ascii="Helvetica" w:hAnsi="Helvetica" w:cs="Helvetica"/>
          <w:color w:val="70AD47" w:themeColor="accent6"/>
        </w:rPr>
        <w:t>MySQL</w:t>
      </w:r>
      <w:r w:rsidRPr="00815859">
        <w:rPr>
          <w:rFonts w:ascii="Helvetica" w:hAnsi="Helvetica" w:cs="Helvetica"/>
          <w:color w:val="70AD47" w:themeColor="accent6"/>
        </w:rPr>
        <w:t>是为服务器端设计的数据库，能承受高并发访问，同时占用的内存也远远大于</w:t>
      </w:r>
      <w:r w:rsidRPr="00815859">
        <w:rPr>
          <w:rFonts w:ascii="Helvetica" w:hAnsi="Helvetica" w:cs="Helvetica"/>
          <w:color w:val="70AD47" w:themeColor="accent6"/>
        </w:rPr>
        <w:t>SQLite</w:t>
      </w:r>
      <w:r w:rsidRPr="0025324F">
        <w:rPr>
          <w:rFonts w:ascii="Helvetica" w:hAnsi="Helvetica" w:cs="Helvetica"/>
        </w:rPr>
        <w:t>。</w:t>
      </w:r>
    </w:p>
    <w:p w:rsidR="0025324F" w:rsidRDefault="0025324F" w:rsidP="0025324F">
      <w:pPr>
        <w:pStyle w:val="a5"/>
        <w:shd w:val="clear" w:color="auto" w:fill="FFFFFF"/>
        <w:spacing w:before="225" w:beforeAutospacing="0" w:after="225" w:afterAutospacing="0" w:line="300" w:lineRule="atLeast"/>
        <w:rPr>
          <w:rFonts w:ascii="Helvetica" w:hAnsi="Helvetica" w:cs="Helvetica"/>
          <w:color w:val="70AD47" w:themeColor="accent6"/>
        </w:rPr>
      </w:pPr>
      <w:r w:rsidRPr="0025324F">
        <w:rPr>
          <w:rFonts w:ascii="Helvetica" w:hAnsi="Helvetica" w:cs="Helvetica"/>
        </w:rPr>
        <w:t>此外，</w:t>
      </w:r>
      <w:r w:rsidRPr="00746225">
        <w:rPr>
          <w:rFonts w:ascii="Helvetica" w:hAnsi="Helvetica" w:cs="Helvetica"/>
          <w:color w:val="70AD47" w:themeColor="accent6"/>
        </w:rPr>
        <w:t>MySQL</w:t>
      </w:r>
      <w:r w:rsidRPr="00746225">
        <w:rPr>
          <w:rFonts w:ascii="Helvetica" w:hAnsi="Helvetica" w:cs="Helvetica"/>
          <w:color w:val="70AD47" w:themeColor="accent6"/>
        </w:rPr>
        <w:t>内部有多种数据库引擎，最常用的引擎是支持数据库事务的</w:t>
      </w:r>
      <w:r w:rsidRPr="00746225">
        <w:rPr>
          <w:rFonts w:ascii="Helvetica" w:hAnsi="Helvetica" w:cs="Helvetica"/>
          <w:color w:val="70AD47" w:themeColor="accent6"/>
        </w:rPr>
        <w:t>InnoDB</w:t>
      </w:r>
      <w:r w:rsidRPr="00746225">
        <w:rPr>
          <w:rFonts w:ascii="Helvetica" w:hAnsi="Helvetica" w:cs="Helvetica"/>
          <w:color w:val="70AD47" w:themeColor="accent6"/>
        </w:rPr>
        <w:t>。</w:t>
      </w:r>
    </w:p>
    <w:p w:rsidR="001D5612" w:rsidRPr="001D5612" w:rsidRDefault="001D5612" w:rsidP="0025324F">
      <w:pPr>
        <w:pStyle w:val="a5"/>
        <w:shd w:val="clear" w:color="auto" w:fill="FFFFFF"/>
        <w:spacing w:before="225" w:beforeAutospacing="0" w:after="225" w:afterAutospacing="0" w:line="300" w:lineRule="atLeast"/>
        <w:rPr>
          <w:rFonts w:ascii="Helvetica" w:hAnsi="Helvetica" w:cs="Helvetica"/>
        </w:rPr>
      </w:pPr>
      <w:r w:rsidRPr="001D5612">
        <w:rPr>
          <w:rFonts w:ascii="Helvetica" w:hAnsi="Helvetica" w:cs="Helvetica" w:hint="eastAsia"/>
        </w:rPr>
        <w:t>（</w:t>
      </w:r>
      <w:r w:rsidRPr="001D5612">
        <w:rPr>
          <w:rFonts w:ascii="Helvetica" w:hAnsi="Helvetica" w:cs="Helvetica" w:hint="eastAsia"/>
        </w:rPr>
        <w:t>ACID</w:t>
      </w:r>
      <w:r w:rsidRPr="001D5612">
        <w:rPr>
          <w:rFonts w:ascii="Helvetica" w:hAnsi="Helvetica" w:cs="Helvetica" w:hint="eastAsia"/>
        </w:rPr>
        <w:t>，指数据库事务正确执行的四个基本要素的缩写。包含：原子性（</w:t>
      </w:r>
      <w:r w:rsidRPr="001D5612">
        <w:rPr>
          <w:rFonts w:ascii="Helvetica" w:hAnsi="Helvetica" w:cs="Helvetica" w:hint="eastAsia"/>
        </w:rPr>
        <w:t>Atomicity</w:t>
      </w:r>
      <w:r w:rsidRPr="001D5612">
        <w:rPr>
          <w:rFonts w:ascii="Helvetica" w:hAnsi="Helvetica" w:cs="Helvetica" w:hint="eastAsia"/>
        </w:rPr>
        <w:t>）、一致性（</w:t>
      </w:r>
      <w:r w:rsidRPr="001D5612">
        <w:rPr>
          <w:rFonts w:ascii="Helvetica" w:hAnsi="Helvetica" w:cs="Helvetica" w:hint="eastAsia"/>
        </w:rPr>
        <w:t>Consistency</w:t>
      </w:r>
      <w:r w:rsidRPr="001D5612">
        <w:rPr>
          <w:rFonts w:ascii="Helvetica" w:hAnsi="Helvetica" w:cs="Helvetica" w:hint="eastAsia"/>
        </w:rPr>
        <w:t>）、隔离性（</w:t>
      </w:r>
      <w:r w:rsidRPr="001D5612">
        <w:rPr>
          <w:rFonts w:ascii="Helvetica" w:hAnsi="Helvetica" w:cs="Helvetica" w:hint="eastAsia"/>
        </w:rPr>
        <w:t>Isolation</w:t>
      </w:r>
      <w:r w:rsidRPr="001D5612">
        <w:rPr>
          <w:rFonts w:ascii="Helvetica" w:hAnsi="Helvetica" w:cs="Helvetica" w:hint="eastAsia"/>
        </w:rPr>
        <w:t>）、持久性（</w:t>
      </w:r>
      <w:r w:rsidRPr="001D5612">
        <w:rPr>
          <w:rFonts w:ascii="Helvetica" w:hAnsi="Helvetica" w:cs="Helvetica" w:hint="eastAsia"/>
        </w:rPr>
        <w:t>Durability</w:t>
      </w:r>
      <w:r w:rsidRPr="001D5612">
        <w:rPr>
          <w:rFonts w:ascii="Helvetica" w:hAnsi="Helvetica" w:cs="Helvetica" w:hint="eastAsia"/>
        </w:rPr>
        <w:t>）。一个支持事务（</w:t>
      </w:r>
      <w:r w:rsidRPr="001D5612">
        <w:rPr>
          <w:rFonts w:ascii="Helvetica" w:hAnsi="Helvetica" w:cs="Helvetica" w:hint="eastAsia"/>
        </w:rPr>
        <w:t>Transaction</w:t>
      </w:r>
      <w:r w:rsidRPr="001D5612">
        <w:rPr>
          <w:rFonts w:ascii="Helvetica" w:hAnsi="Helvetica" w:cs="Helvetica" w:hint="eastAsia"/>
        </w:rPr>
        <w:t>）的数据库，必需要具有这四种特性，否则在事务过程（</w:t>
      </w:r>
      <w:r w:rsidRPr="001D5612">
        <w:rPr>
          <w:rFonts w:ascii="Helvetica" w:hAnsi="Helvetica" w:cs="Helvetica" w:hint="eastAsia"/>
        </w:rPr>
        <w:t>Transaction processing</w:t>
      </w:r>
      <w:r w:rsidRPr="001D5612">
        <w:rPr>
          <w:rFonts w:ascii="Helvetica" w:hAnsi="Helvetica" w:cs="Helvetica" w:hint="eastAsia"/>
        </w:rPr>
        <w:t>）当中无法保证数据的正确性，交易过程极可能达不到交易方的要求。）</w:t>
      </w:r>
    </w:p>
    <w:p w:rsidR="0025324F" w:rsidRPr="0025324F" w:rsidRDefault="0025324F" w:rsidP="00E83F69">
      <w:pPr>
        <w:pStyle w:val="3"/>
        <w:shd w:val="clear" w:color="auto" w:fill="FFFFFF"/>
        <w:spacing w:before="375" w:after="225" w:line="360" w:lineRule="atLeast"/>
        <w:rPr>
          <w:rFonts w:ascii="Helvetica" w:hAnsi="Helvetica" w:cs="Helvetica"/>
          <w:b w:val="0"/>
          <w:bCs w:val="0"/>
          <w:sz w:val="24"/>
          <w:szCs w:val="24"/>
        </w:rPr>
      </w:pPr>
      <w:bookmarkStart w:id="222" w:name="_Toc454522455"/>
      <w:r w:rsidRPr="0025324F">
        <w:rPr>
          <w:rFonts w:ascii="Helvetica" w:hAnsi="Helvetica" w:cs="Helvetica"/>
          <w:b w:val="0"/>
          <w:bCs w:val="0"/>
          <w:sz w:val="24"/>
          <w:szCs w:val="24"/>
        </w:rPr>
        <w:t>安装</w:t>
      </w:r>
      <w:r w:rsidRPr="0025324F">
        <w:rPr>
          <w:rFonts w:ascii="Helvetica" w:hAnsi="Helvetica" w:cs="Helvetica"/>
          <w:b w:val="0"/>
          <w:bCs w:val="0"/>
          <w:sz w:val="24"/>
          <w:szCs w:val="24"/>
        </w:rPr>
        <w:t>MySQL</w:t>
      </w:r>
      <w:bookmarkEnd w:id="222"/>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可以直接从</w:t>
      </w:r>
      <w:r w:rsidRPr="0025324F">
        <w:rPr>
          <w:rFonts w:ascii="Helvetica" w:hAnsi="Helvetica" w:cs="Helvetica"/>
        </w:rPr>
        <w:t>MySQL</w:t>
      </w:r>
      <w:r w:rsidRPr="0025324F">
        <w:rPr>
          <w:rFonts w:ascii="Helvetica" w:hAnsi="Helvetica" w:cs="Helvetica"/>
        </w:rPr>
        <w:t>官方网站下载最新的</w:t>
      </w:r>
      <w:hyperlink r:id="rId78" w:tgtFrame="_blank" w:history="1">
        <w:r w:rsidRPr="0025324F">
          <w:rPr>
            <w:rStyle w:val="a6"/>
            <w:rFonts w:ascii="Helvetica" w:hAnsi="Helvetica" w:cs="Helvetica"/>
            <w:color w:val="auto"/>
          </w:rPr>
          <w:t>Community Server 5.6.x</w:t>
        </w:r>
      </w:hyperlink>
      <w:r w:rsidRPr="0025324F">
        <w:rPr>
          <w:rFonts w:ascii="Helvetica" w:hAnsi="Helvetica" w:cs="Helvetica"/>
        </w:rPr>
        <w:t>版本。</w:t>
      </w:r>
      <w:r w:rsidRPr="0025324F">
        <w:rPr>
          <w:rFonts w:ascii="Helvetica" w:hAnsi="Helvetica" w:cs="Helvetica"/>
        </w:rPr>
        <w:t>MySQL</w:t>
      </w:r>
      <w:r w:rsidRPr="0025324F">
        <w:rPr>
          <w:rFonts w:ascii="Helvetica" w:hAnsi="Helvetica" w:cs="Helvetica"/>
        </w:rPr>
        <w:t>是跨平台的，选择对应的平台下载安装文件，安装即可。</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安装时，</w:t>
      </w:r>
      <w:r w:rsidRPr="0025324F">
        <w:rPr>
          <w:rFonts w:ascii="Helvetica" w:hAnsi="Helvetica" w:cs="Helvetica"/>
        </w:rPr>
        <w:t>MySQL</w:t>
      </w:r>
      <w:r w:rsidRPr="0025324F">
        <w:rPr>
          <w:rFonts w:ascii="Helvetica" w:hAnsi="Helvetica" w:cs="Helvetica"/>
        </w:rPr>
        <w:t>会提示输入</w:t>
      </w:r>
      <w:r w:rsidRPr="0025324F">
        <w:rPr>
          <w:rStyle w:val="HTML"/>
          <w:rFonts w:ascii="Consolas" w:hAnsi="Consolas" w:cs="Consolas"/>
          <w:bdr w:val="single" w:sz="6" w:space="0" w:color="DDDDDD" w:frame="1"/>
          <w:shd w:val="clear" w:color="auto" w:fill="FAFAFA"/>
        </w:rPr>
        <w:t>root</w:t>
      </w:r>
      <w:r w:rsidRPr="0025324F">
        <w:rPr>
          <w:rFonts w:ascii="Helvetica" w:hAnsi="Helvetica" w:cs="Helvetica"/>
        </w:rPr>
        <w:t>用户的口令，请务必记清楚。如果怕记不住，就把口令设置为</w:t>
      </w:r>
      <w:r w:rsidRPr="0025324F">
        <w:rPr>
          <w:rStyle w:val="HTML"/>
          <w:rFonts w:ascii="Consolas" w:hAnsi="Consolas" w:cs="Consolas"/>
          <w:bdr w:val="single" w:sz="6" w:space="0" w:color="DDDDDD" w:frame="1"/>
          <w:shd w:val="clear" w:color="auto" w:fill="FAFAFA"/>
        </w:rPr>
        <w:t>password</w:t>
      </w:r>
      <w:r w:rsidRPr="0025324F">
        <w:rPr>
          <w:rFonts w:ascii="Helvetica" w:hAnsi="Helvetica" w:cs="Helvetica"/>
        </w:rPr>
        <w:t>。</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Windows</w:t>
      </w:r>
      <w:r w:rsidRPr="0025324F">
        <w:rPr>
          <w:rFonts w:ascii="Helvetica" w:hAnsi="Helvetica" w:cs="Helvetica"/>
        </w:rPr>
        <w:t>上，</w:t>
      </w:r>
      <w:r w:rsidRPr="00304DA7">
        <w:rPr>
          <w:rFonts w:ascii="Helvetica" w:hAnsi="Helvetica" w:cs="Helvetica"/>
          <w:color w:val="4472C4" w:themeColor="accent5"/>
        </w:rPr>
        <w:t>安装时请选择</w:t>
      </w:r>
      <w:r w:rsidRPr="00304DA7">
        <w:rPr>
          <w:rStyle w:val="HTML"/>
          <w:rFonts w:ascii="Consolas" w:hAnsi="Consolas" w:cs="Consolas"/>
          <w:color w:val="4472C4" w:themeColor="accent5"/>
          <w:bdr w:val="single" w:sz="6" w:space="0" w:color="DDDDDD" w:frame="1"/>
          <w:shd w:val="clear" w:color="auto" w:fill="FAFAFA"/>
        </w:rPr>
        <w:t>UTF-8</w:t>
      </w:r>
      <w:r w:rsidRPr="00304DA7">
        <w:rPr>
          <w:rFonts w:ascii="Helvetica" w:hAnsi="Helvetica" w:cs="Helvetica"/>
          <w:color w:val="4472C4" w:themeColor="accent5"/>
        </w:rPr>
        <w:t>编码，</w:t>
      </w:r>
      <w:r w:rsidRPr="0025324F">
        <w:rPr>
          <w:rFonts w:ascii="Helvetica" w:hAnsi="Helvetica" w:cs="Helvetica"/>
        </w:rPr>
        <w:t>以便正确地处理中文。</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Mac</w:t>
      </w:r>
      <w:r w:rsidRPr="0025324F">
        <w:rPr>
          <w:rFonts w:ascii="Helvetica" w:hAnsi="Helvetica" w:cs="Helvetica"/>
        </w:rPr>
        <w:t>或</w:t>
      </w:r>
      <w:r w:rsidRPr="0025324F">
        <w:rPr>
          <w:rFonts w:ascii="Helvetica" w:hAnsi="Helvetica" w:cs="Helvetica"/>
        </w:rPr>
        <w:t>Linux</w:t>
      </w:r>
      <w:r w:rsidRPr="0025324F">
        <w:rPr>
          <w:rFonts w:ascii="Helvetica" w:hAnsi="Helvetica" w:cs="Helvetica"/>
        </w:rPr>
        <w:t>上，需要编辑</w:t>
      </w:r>
      <w:r w:rsidRPr="0025324F">
        <w:rPr>
          <w:rFonts w:ascii="Helvetica" w:hAnsi="Helvetica" w:cs="Helvetica"/>
        </w:rPr>
        <w:t>MySQL</w:t>
      </w:r>
      <w:r w:rsidRPr="0025324F">
        <w:rPr>
          <w:rFonts w:ascii="Helvetica" w:hAnsi="Helvetica" w:cs="Helvetica"/>
        </w:rPr>
        <w:t>的配置文件，把数据库默认的编码全部改为</w:t>
      </w:r>
      <w:r w:rsidRPr="0025324F">
        <w:rPr>
          <w:rFonts w:ascii="Helvetica" w:hAnsi="Helvetica" w:cs="Helvetica"/>
        </w:rPr>
        <w:t>UTF-8</w:t>
      </w:r>
      <w:r w:rsidRPr="0025324F">
        <w:rPr>
          <w:rFonts w:ascii="Helvetica" w:hAnsi="Helvetica" w:cs="Helvetica"/>
        </w:rPr>
        <w:t>。</w:t>
      </w:r>
      <w:r w:rsidRPr="0025324F">
        <w:rPr>
          <w:rFonts w:ascii="Helvetica" w:hAnsi="Helvetica" w:cs="Helvetica"/>
        </w:rPr>
        <w:t>MySQL</w:t>
      </w:r>
      <w:r w:rsidRPr="0025324F">
        <w:rPr>
          <w:rFonts w:ascii="Helvetica" w:hAnsi="Helvetica" w:cs="Helvetica"/>
        </w:rPr>
        <w:t>的配置文件默认存放在</w:t>
      </w:r>
      <w:r w:rsidRPr="0025324F">
        <w:rPr>
          <w:rStyle w:val="HTML"/>
          <w:rFonts w:ascii="Consolas" w:hAnsi="Consolas" w:cs="Consolas"/>
          <w:bdr w:val="single" w:sz="6" w:space="0" w:color="DDDDDD" w:frame="1"/>
          <w:shd w:val="clear" w:color="auto" w:fill="FAFAFA"/>
        </w:rPr>
        <w:t>/etc/my.cnf</w:t>
      </w:r>
      <w:r w:rsidRPr="0025324F">
        <w:rPr>
          <w:rFonts w:ascii="Helvetica" w:hAnsi="Helvetica" w:cs="Helvetica"/>
        </w:rPr>
        <w:t>或者</w:t>
      </w:r>
      <w:r w:rsidRPr="0025324F">
        <w:rPr>
          <w:rStyle w:val="HTML"/>
          <w:rFonts w:ascii="Consolas" w:hAnsi="Consolas" w:cs="Consolas"/>
          <w:bdr w:val="single" w:sz="6" w:space="0" w:color="DDDDDD" w:frame="1"/>
          <w:shd w:val="clear" w:color="auto" w:fill="FAFAFA"/>
        </w:rPr>
        <w:t>/etc/mysql/my.cnf</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[client]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default-character-set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[mysqld]</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default-storage-engine = </w:t>
      </w:r>
      <w:r w:rsidRPr="0025324F">
        <w:rPr>
          <w:rStyle w:val="value"/>
        </w:rPr>
        <w:t>INNODB</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character-set-server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collation-server = </w:t>
      </w:r>
      <w:r w:rsidRPr="0025324F">
        <w:rPr>
          <w:rStyle w:val="value"/>
        </w:rPr>
        <w:t>utf8_general_ci</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重启</w:t>
      </w:r>
      <w:r w:rsidRPr="0025324F">
        <w:rPr>
          <w:rFonts w:ascii="Helvetica" w:hAnsi="Helvetica" w:cs="Helvetica"/>
        </w:rPr>
        <w:t>MySQL</w:t>
      </w:r>
      <w:r w:rsidRPr="0025324F">
        <w:rPr>
          <w:rFonts w:ascii="Helvetica" w:hAnsi="Helvetica" w:cs="Helvetica"/>
        </w:rPr>
        <w:t>后，可以通过</w:t>
      </w:r>
      <w:r w:rsidRPr="0025324F">
        <w:rPr>
          <w:rFonts w:ascii="Helvetica" w:hAnsi="Helvetica" w:cs="Helvetica"/>
        </w:rPr>
        <w:t>MySQL</w:t>
      </w:r>
      <w:r w:rsidRPr="0025324F">
        <w:rPr>
          <w:rFonts w:ascii="Helvetica" w:hAnsi="Helvetica" w:cs="Helvetica"/>
        </w:rPr>
        <w:t>的客户端命令行检查编码：</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mysql -u root -p</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lastRenderedPageBreak/>
        <w:t xml:space="preserve">Enter password: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Welcome to the MySQL monitor...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xml:space="preserve">mysql&gt; </w:t>
      </w:r>
      <w:r w:rsidRPr="0025324F">
        <w:rPr>
          <w:rStyle w:val="keyword"/>
          <w:b/>
          <w:bCs/>
        </w:rPr>
        <w:t>show</w:t>
      </w:r>
      <w:r w:rsidRPr="0025324F">
        <w:rPr>
          <w:rStyle w:val="operator"/>
        </w:rPr>
        <w:t xml:space="preserve"> variables </w:t>
      </w:r>
      <w:r w:rsidRPr="0025324F">
        <w:rPr>
          <w:rStyle w:val="keyword"/>
          <w:b/>
          <w:bCs/>
        </w:rPr>
        <w:t>like</w:t>
      </w:r>
      <w:r w:rsidRPr="0025324F">
        <w:rPr>
          <w:rStyle w:val="operator"/>
        </w:rPr>
        <w:t xml:space="preserve"> </w:t>
      </w:r>
      <w:r w:rsidRPr="0025324F">
        <w:rPr>
          <w:rStyle w:val="string"/>
        </w:rPr>
        <w:t>'%char%'</w:t>
      </w:r>
      <w:r w:rsidRPr="0025324F">
        <w:rPr>
          <w:rStyle w:val="operator"/>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Variable_name            | Value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character_set_client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character_set_connection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character_set_database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character_set_filesystem | binary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character_set_results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character_set_server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character_set_system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character_sets_dir       | /usr/local/mysql-5.1.65-osx10.6-x86_64/share/charsets/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5324F">
        <w:rPr>
          <w:rStyle w:val="HTML"/>
        </w:rPr>
        <w:t xml:space="preserve">8 rows in </w:t>
      </w:r>
      <w:r w:rsidRPr="0025324F">
        <w:rPr>
          <w:rStyle w:val="keyword"/>
          <w:b/>
          <w:bCs/>
        </w:rPr>
        <w:t>set</w:t>
      </w:r>
      <w:r w:rsidRPr="0025324F">
        <w:rPr>
          <w:rStyle w:val="operator"/>
        </w:rPr>
        <w:t xml:space="preserve"> (</w:t>
      </w:r>
      <w:r w:rsidRPr="0025324F">
        <w:rPr>
          <w:rStyle w:val="number"/>
        </w:rPr>
        <w:t>0.00</w:t>
      </w:r>
      <w:r w:rsidRPr="0025324F">
        <w:rPr>
          <w:rStyle w:val="operator"/>
        </w:rPr>
        <w:t xml:space="preserve"> sec)</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lastRenderedPageBreak/>
        <w:t>看到</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字样就表示编码设置正确。</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Style w:val="aa"/>
          <w:rFonts w:ascii="Helvetica" w:hAnsi="Helvetica" w:cs="Helvetica"/>
        </w:rPr>
        <w:t>注</w:t>
      </w:r>
      <w:r w:rsidRPr="0025324F">
        <w:rPr>
          <w:rFonts w:ascii="Helvetica" w:hAnsi="Helvetica" w:cs="Helvetica"/>
        </w:rPr>
        <w:t>：如果</w:t>
      </w:r>
      <w:r w:rsidRPr="0025324F">
        <w:rPr>
          <w:rFonts w:ascii="Helvetica" w:hAnsi="Helvetica" w:cs="Helvetica"/>
        </w:rPr>
        <w:t>MySQL</w:t>
      </w:r>
      <w:r w:rsidRPr="0025324F">
        <w:rPr>
          <w:rFonts w:ascii="Helvetica" w:hAnsi="Helvetica" w:cs="Helvetica"/>
        </w:rPr>
        <w:t>的版本</w:t>
      </w:r>
      <w:r w:rsidRPr="0025324F">
        <w:rPr>
          <w:rFonts w:ascii="Helvetica" w:hAnsi="Helvetica" w:cs="Helvetica"/>
        </w:rPr>
        <w:t>≥5.5.3</w:t>
      </w:r>
      <w:r w:rsidRPr="0025324F">
        <w:rPr>
          <w:rFonts w:ascii="Helvetica" w:hAnsi="Helvetica" w:cs="Helvetica"/>
        </w:rPr>
        <w:t>，可以把编码设置为</w:t>
      </w:r>
      <w:r w:rsidRPr="00FB5D68">
        <w:rPr>
          <w:rStyle w:val="HTML"/>
          <w:rFonts w:ascii="Consolas" w:hAnsi="Consolas" w:cs="Consolas"/>
          <w:color w:val="FF0000"/>
          <w:bdr w:val="single" w:sz="6" w:space="0" w:color="DDDDDD" w:frame="1"/>
          <w:shd w:val="clear" w:color="auto" w:fill="FAFAFA"/>
        </w:rPr>
        <w:t>utf8mb4</w:t>
      </w:r>
      <w:r w:rsidRPr="0025324F">
        <w:rPr>
          <w:rFonts w:ascii="Helvetica" w:hAnsi="Helvetica" w:cs="Helvetica"/>
        </w:rPr>
        <w:t>，</w:t>
      </w:r>
      <w:r w:rsidRPr="0025324F">
        <w:rPr>
          <w:rStyle w:val="HTML"/>
          <w:rFonts w:ascii="Consolas" w:hAnsi="Consolas" w:cs="Consolas"/>
          <w:bdr w:val="single" w:sz="6" w:space="0" w:color="DDDDDD" w:frame="1"/>
          <w:shd w:val="clear" w:color="auto" w:fill="FAFAFA"/>
        </w:rPr>
        <w:t>utf8mb4</w:t>
      </w:r>
      <w:r w:rsidRPr="0025324F">
        <w:rPr>
          <w:rFonts w:ascii="Helvetica" w:hAnsi="Helvetica" w:cs="Helvetica"/>
        </w:rPr>
        <w:t>和</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完全兼容，但它支持最新的</w:t>
      </w:r>
      <w:r w:rsidRPr="0025324F">
        <w:rPr>
          <w:rFonts w:ascii="Helvetica" w:hAnsi="Helvetica" w:cs="Helvetica"/>
        </w:rPr>
        <w:t>Unicode</w:t>
      </w:r>
      <w:r w:rsidRPr="0025324F">
        <w:rPr>
          <w:rFonts w:ascii="Helvetica" w:hAnsi="Helvetica" w:cs="Helvetica"/>
        </w:rPr>
        <w:t>标准，可以显示</w:t>
      </w:r>
      <w:r w:rsidRPr="0025324F">
        <w:rPr>
          <w:rFonts w:ascii="Helvetica" w:hAnsi="Helvetica" w:cs="Helvetica"/>
        </w:rPr>
        <w:t>emoji</w:t>
      </w:r>
      <w:r w:rsidRPr="0025324F">
        <w:rPr>
          <w:rFonts w:ascii="Helvetica" w:hAnsi="Helvetica" w:cs="Helvetica"/>
        </w:rPr>
        <w:t>字符。</w:t>
      </w:r>
    </w:p>
    <w:p w:rsidR="0025324F" w:rsidRPr="0025324F" w:rsidRDefault="0025324F" w:rsidP="00E83F69">
      <w:pPr>
        <w:pStyle w:val="3"/>
        <w:shd w:val="clear" w:color="auto" w:fill="FFFFFF"/>
        <w:spacing w:before="375" w:after="225" w:line="360" w:lineRule="atLeast"/>
        <w:rPr>
          <w:rFonts w:ascii="Helvetica" w:hAnsi="Helvetica" w:cs="Helvetica"/>
          <w:b w:val="0"/>
          <w:bCs w:val="0"/>
          <w:sz w:val="24"/>
          <w:szCs w:val="24"/>
        </w:rPr>
      </w:pPr>
      <w:bookmarkStart w:id="223" w:name="_Toc454522456"/>
      <w:r w:rsidRPr="0025324F">
        <w:rPr>
          <w:rFonts w:ascii="Helvetica" w:hAnsi="Helvetica" w:cs="Helvetica"/>
          <w:b w:val="0"/>
          <w:bCs w:val="0"/>
          <w:sz w:val="24"/>
          <w:szCs w:val="24"/>
        </w:rPr>
        <w:t>安装</w:t>
      </w:r>
      <w:r w:rsidRPr="0025324F">
        <w:rPr>
          <w:rFonts w:ascii="Helvetica" w:hAnsi="Helvetica" w:cs="Helvetica"/>
          <w:b w:val="0"/>
          <w:bCs w:val="0"/>
          <w:sz w:val="24"/>
          <w:szCs w:val="24"/>
        </w:rPr>
        <w:t>MySQL</w:t>
      </w:r>
      <w:r w:rsidRPr="0025324F">
        <w:rPr>
          <w:rFonts w:ascii="Helvetica" w:hAnsi="Helvetica" w:cs="Helvetica"/>
          <w:b w:val="0"/>
          <w:bCs w:val="0"/>
          <w:sz w:val="24"/>
          <w:szCs w:val="24"/>
        </w:rPr>
        <w:t>驱动</w:t>
      </w:r>
      <w:bookmarkEnd w:id="223"/>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25324F">
        <w:rPr>
          <w:rFonts w:ascii="Helvetica" w:hAnsi="Helvetica" w:cs="Helvetica"/>
        </w:rPr>
        <w:t>MySQL</w:t>
      </w:r>
      <w:r w:rsidRPr="0025324F">
        <w:rPr>
          <w:rFonts w:ascii="Helvetica" w:hAnsi="Helvetica" w:cs="Helvetica"/>
        </w:rPr>
        <w:t>服务器以独立的进程运行，并通过网络对外服务，所以</w:t>
      </w:r>
      <w:r w:rsidRPr="00EA4E88">
        <w:rPr>
          <w:rFonts w:ascii="Helvetica" w:hAnsi="Helvetica" w:cs="Helvetica"/>
          <w:color w:val="FF0000"/>
        </w:rPr>
        <w:t>，需要支持</w:t>
      </w:r>
      <w:r w:rsidRPr="00EA4E88">
        <w:rPr>
          <w:rFonts w:ascii="Helvetica" w:hAnsi="Helvetica" w:cs="Helvetica"/>
          <w:color w:val="FF0000"/>
        </w:rPr>
        <w:t>Python</w:t>
      </w:r>
      <w:r w:rsidRPr="00EA4E88">
        <w:rPr>
          <w:rFonts w:ascii="Helvetica" w:hAnsi="Helvetica" w:cs="Helvetica"/>
          <w:color w:val="FF0000"/>
        </w:rPr>
        <w:t>的</w:t>
      </w:r>
      <w:r w:rsidRPr="00EA4E88">
        <w:rPr>
          <w:rFonts w:ascii="Helvetica" w:hAnsi="Helvetica" w:cs="Helvetica"/>
          <w:color w:val="FF0000"/>
        </w:rPr>
        <w:t>MySQL</w:t>
      </w:r>
      <w:r w:rsidRPr="00EA4E88">
        <w:rPr>
          <w:rFonts w:ascii="Helvetica" w:hAnsi="Helvetica" w:cs="Helvetica"/>
          <w:color w:val="FF0000"/>
        </w:rPr>
        <w:t>驱动来连接到</w:t>
      </w:r>
      <w:r w:rsidRPr="00EA4E88">
        <w:rPr>
          <w:rFonts w:ascii="Helvetica" w:hAnsi="Helvetica" w:cs="Helvetica"/>
          <w:color w:val="FF0000"/>
        </w:rPr>
        <w:t>MySQL</w:t>
      </w:r>
      <w:r w:rsidRPr="00EA4E88">
        <w:rPr>
          <w:rFonts w:ascii="Helvetica" w:hAnsi="Helvetica" w:cs="Helvetica"/>
          <w:color w:val="FF0000"/>
        </w:rPr>
        <w:t>服务器。</w:t>
      </w:r>
      <w:r w:rsidRPr="00EA4E88">
        <w:rPr>
          <w:rFonts w:ascii="Helvetica" w:hAnsi="Helvetica" w:cs="Helvetica"/>
          <w:color w:val="FF0000"/>
        </w:rPr>
        <w:t>MySQL</w:t>
      </w:r>
      <w:r w:rsidRPr="00EA4E88">
        <w:rPr>
          <w:rFonts w:ascii="Helvetica" w:hAnsi="Helvetica" w:cs="Helvetica"/>
          <w:color w:val="FF0000"/>
        </w:rPr>
        <w:t>官方提供了</w:t>
      </w:r>
      <w:r w:rsidRPr="00EA4E88">
        <w:rPr>
          <w:rFonts w:ascii="Helvetica" w:hAnsi="Helvetica" w:cs="Helvetica"/>
          <w:color w:val="FF0000"/>
        </w:rPr>
        <w:t>mysql-connector-python</w:t>
      </w:r>
      <w:r w:rsidRPr="00EA4E88">
        <w:rPr>
          <w:rFonts w:ascii="Helvetica" w:hAnsi="Helvetica" w:cs="Helvetica"/>
          <w:color w:val="FF0000"/>
        </w:rPr>
        <w:t>驱动</w:t>
      </w:r>
      <w:r w:rsidRPr="0025324F">
        <w:rPr>
          <w:rFonts w:ascii="Helvetica" w:hAnsi="Helvetica" w:cs="Helvetica"/>
        </w:rPr>
        <w:t>，但是安装的时候需要给</w:t>
      </w:r>
      <w:r w:rsidRPr="0025324F">
        <w:rPr>
          <w:rFonts w:ascii="Helvetica" w:hAnsi="Helvetica" w:cs="Helvetica"/>
        </w:rPr>
        <w:t>pip</w:t>
      </w:r>
      <w:r w:rsidRPr="0025324F">
        <w:rPr>
          <w:rFonts w:ascii="Helvetica" w:hAnsi="Helvetica" w:cs="Helvetica"/>
        </w:rPr>
        <w:t>命令加上参数</w:t>
      </w:r>
      <w:r w:rsidRPr="0025324F">
        <w:rPr>
          <w:rStyle w:val="HTML"/>
          <w:rFonts w:ascii="Consolas" w:hAnsi="Consolas" w:cs="Consolas"/>
          <w:bdr w:val="single" w:sz="6" w:space="0" w:color="DDDDDD" w:frame="1"/>
          <w:shd w:val="clear" w:color="auto" w:fill="FAFAFA"/>
        </w:rPr>
        <w:t>--</w:t>
      </w:r>
      <w:r w:rsidRPr="004E2E9B">
        <w:rPr>
          <w:rStyle w:val="HTML"/>
          <w:rFonts w:ascii="Consolas" w:hAnsi="Consolas" w:cs="Consolas"/>
          <w:color w:val="FF0000"/>
          <w:bdr w:val="single" w:sz="6" w:space="0" w:color="DDDDDD" w:frame="1"/>
          <w:shd w:val="clear" w:color="auto" w:fill="FAFAFA"/>
        </w:rPr>
        <w:t>allow-external</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variable"/>
        </w:rPr>
        <w:t xml:space="preserve">$ </w:t>
      </w:r>
      <w:r w:rsidRPr="0025324F">
        <w:rPr>
          <w:rStyle w:val="HTML"/>
        </w:rPr>
        <w:t>pip install mysql-connector-python --allow-external mysql-connector-python</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我们演示如何连接到</w:t>
      </w:r>
      <w:r w:rsidRPr="0025324F">
        <w:rPr>
          <w:rFonts w:ascii="Helvetica" w:hAnsi="Helvetica" w:cs="Helvetica"/>
        </w:rPr>
        <w:t>MySQL</w:t>
      </w:r>
      <w:r w:rsidRPr="0025324F">
        <w:rPr>
          <w:rFonts w:ascii="Helvetica" w:hAnsi="Helvetica" w:cs="Helvetica"/>
        </w:rPr>
        <w:t>服务器的</w:t>
      </w:r>
      <w:r w:rsidRPr="0025324F">
        <w:rPr>
          <w:rFonts w:ascii="Helvetica" w:hAnsi="Helvetica" w:cs="Helvetica"/>
        </w:rPr>
        <w:t>test</w:t>
      </w:r>
      <w:r w:rsidRPr="0025324F">
        <w:rPr>
          <w:rFonts w:ascii="Helvetica" w:hAnsi="Helvetica" w:cs="Helvetica"/>
        </w:rPr>
        <w:t>数据库：</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导入MySQL驱动: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keyword"/>
          <w:b/>
          <w:bCs/>
        </w:rPr>
        <w:t>import</w:t>
      </w:r>
      <w:r w:rsidRPr="0025324F">
        <w:rPr>
          <w:rStyle w:val="HTML"/>
        </w:rPr>
        <w:t xml:space="preserve"> mysql.connector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注意把password设为你的root口令:</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 = mysql.connector.connect(user=</w:t>
      </w:r>
      <w:r w:rsidRPr="0025324F">
        <w:rPr>
          <w:rStyle w:val="string"/>
        </w:rPr>
        <w:t>'root'</w:t>
      </w:r>
      <w:r w:rsidRPr="0025324F">
        <w:rPr>
          <w:rStyle w:val="HTML"/>
        </w:rPr>
        <w:t>, password=</w:t>
      </w:r>
      <w:r w:rsidRPr="0025324F">
        <w:rPr>
          <w:rStyle w:val="string"/>
        </w:rPr>
        <w:t>'password'</w:t>
      </w:r>
      <w:r w:rsidRPr="0025324F">
        <w:rPr>
          <w:rStyle w:val="HTML"/>
        </w:rPr>
        <w:t>, database=</w:t>
      </w:r>
      <w:r w:rsidRPr="0025324F">
        <w:rPr>
          <w:rStyle w:val="string"/>
        </w:rPr>
        <w:t>'test'</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创建user表: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'create table user (id varchar(20) primary key, name varchar(20))'</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插入一行记录，注意MySQL的占位符是%s: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'insert into user (id, name) values (%s, %s)'</w:t>
      </w:r>
      <w:r w:rsidRPr="0025324F">
        <w:rPr>
          <w:rStyle w:val="HTML"/>
        </w:rPr>
        <w:t>, [</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cursor.rowcount</w:t>
      </w:r>
    </w:p>
    <w:p w:rsidR="0025324F" w:rsidRPr="0025324F" w:rsidRDefault="0025324F" w:rsidP="002F0CE2">
      <w:pPr>
        <w:pStyle w:val="HTML0"/>
        <w:pBdr>
          <w:top w:val="single" w:sz="6" w:space="8" w:color="DDDDDD"/>
          <w:left w:val="single" w:sz="6" w:space="8" w:color="DDDDDD"/>
          <w:bottom w:val="single" w:sz="6" w:space="8" w:color="DDDDDD"/>
          <w:right w:val="single" w:sz="6" w:space="8" w:color="DDDDDD"/>
        </w:pBdr>
        <w:shd w:val="clear" w:color="auto" w:fill="FAFA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25324F">
        <w:rPr>
          <w:rStyle w:val="number"/>
        </w:rPr>
        <w:t>1</w:t>
      </w:r>
      <w:r w:rsidR="002F0CE2">
        <w:rPr>
          <w:rStyle w:val="number"/>
        </w:rPr>
        <w:tab/>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提交事务:</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conn.commit()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lastRenderedPageBreak/>
        <w:t># 运行查询:</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'select * from user where id = %s'</w:t>
      </w:r>
      <w:r w:rsidRPr="0025324F">
        <w:rPr>
          <w:rStyle w:val="HTML"/>
        </w:rPr>
        <w:t>, (</w:t>
      </w:r>
      <w:r w:rsidRPr="0025324F">
        <w:rPr>
          <w:rStyle w:val="string"/>
        </w:rPr>
        <w:t>'1'</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 = cursor.fetchall()</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关闭Cursor和Connection:</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builtin"/>
        </w:rPr>
        <w:t>True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conn.close()</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410D62">
        <w:rPr>
          <w:rFonts w:ascii="Helvetica" w:hAnsi="Helvetica" w:cs="Helvetica"/>
          <w:color w:val="FF0000"/>
        </w:rPr>
        <w:t>Python</w:t>
      </w:r>
      <w:r w:rsidRPr="00410D62">
        <w:rPr>
          <w:rFonts w:ascii="Helvetica" w:hAnsi="Helvetica" w:cs="Helvetica"/>
          <w:color w:val="FF0000"/>
        </w:rPr>
        <w:t>的</w:t>
      </w:r>
      <w:r w:rsidRPr="00410D62">
        <w:rPr>
          <w:rFonts w:ascii="Helvetica" w:hAnsi="Helvetica" w:cs="Helvetica"/>
          <w:color w:val="FF0000"/>
        </w:rPr>
        <w:t>DB-API</w:t>
      </w:r>
      <w:r w:rsidRPr="00410D62">
        <w:rPr>
          <w:rFonts w:ascii="Helvetica" w:hAnsi="Helvetica" w:cs="Helvetica"/>
          <w:color w:val="FF0000"/>
        </w:rPr>
        <w:t>定义都是通用的</w:t>
      </w:r>
      <w:r w:rsidRPr="0025324F">
        <w:rPr>
          <w:rFonts w:ascii="Helvetica" w:hAnsi="Helvetica" w:cs="Helvetica"/>
        </w:rPr>
        <w:t>，所以，操作</w:t>
      </w:r>
      <w:r w:rsidRPr="0025324F">
        <w:rPr>
          <w:rFonts w:ascii="Helvetica" w:hAnsi="Helvetica" w:cs="Helvetica"/>
        </w:rPr>
        <w:t>MySQL</w:t>
      </w:r>
      <w:r w:rsidRPr="0025324F">
        <w:rPr>
          <w:rFonts w:ascii="Helvetica" w:hAnsi="Helvetica" w:cs="Helvetica"/>
        </w:rPr>
        <w:t>的数据库代码和</w:t>
      </w:r>
      <w:r w:rsidRPr="0025324F">
        <w:rPr>
          <w:rFonts w:ascii="Helvetica" w:hAnsi="Helvetica" w:cs="Helvetica"/>
        </w:rPr>
        <w:t>SQLite</w:t>
      </w:r>
      <w:r w:rsidRPr="0025324F">
        <w:rPr>
          <w:rFonts w:ascii="Helvetica" w:hAnsi="Helvetica" w:cs="Helvetica"/>
        </w:rPr>
        <w:t>类似。</w:t>
      </w:r>
    </w:p>
    <w:p w:rsidR="0025324F" w:rsidRPr="0025324F" w:rsidRDefault="0025324F" w:rsidP="00E83F69">
      <w:pPr>
        <w:pStyle w:val="3"/>
        <w:shd w:val="clear" w:color="auto" w:fill="FFFFFF"/>
        <w:spacing w:before="375" w:after="225" w:line="360" w:lineRule="atLeast"/>
        <w:rPr>
          <w:rFonts w:ascii="Helvetica" w:hAnsi="Helvetica" w:cs="Helvetica"/>
          <w:b w:val="0"/>
          <w:bCs w:val="0"/>
          <w:sz w:val="24"/>
          <w:szCs w:val="24"/>
        </w:rPr>
      </w:pPr>
      <w:bookmarkStart w:id="224" w:name="_Toc454522457"/>
      <w:r w:rsidRPr="0025324F">
        <w:rPr>
          <w:rFonts w:ascii="Helvetica" w:hAnsi="Helvetica" w:cs="Helvetica"/>
          <w:b w:val="0"/>
          <w:bCs w:val="0"/>
          <w:sz w:val="24"/>
          <w:szCs w:val="24"/>
        </w:rPr>
        <w:t>小结</w:t>
      </w:r>
      <w:bookmarkEnd w:id="224"/>
    </w:p>
    <w:p w:rsidR="0025324F" w:rsidRPr="0025324F"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rPr>
      </w:pPr>
      <w:r w:rsidRPr="004F6D07">
        <w:rPr>
          <w:rFonts w:ascii="Helvetica" w:hAnsi="Helvetica" w:cs="Helvetica"/>
          <w:color w:val="FF0000"/>
        </w:rPr>
        <w:t>执行</w:t>
      </w:r>
      <w:r w:rsidRPr="004F6D07">
        <w:rPr>
          <w:rFonts w:ascii="Helvetica" w:hAnsi="Helvetica" w:cs="Helvetica"/>
          <w:color w:val="FF0000"/>
        </w:rPr>
        <w:t>INSERT</w:t>
      </w:r>
      <w:r w:rsidRPr="004F6D07">
        <w:rPr>
          <w:rFonts w:ascii="Helvetica" w:hAnsi="Helvetica" w:cs="Helvetica"/>
          <w:color w:val="FF0000"/>
        </w:rPr>
        <w:t>等操作后要调用</w:t>
      </w:r>
      <w:r w:rsidRPr="004F6D07">
        <w:rPr>
          <w:rStyle w:val="HTML"/>
          <w:rFonts w:ascii="Consolas" w:hAnsi="Consolas" w:cs="Consolas"/>
          <w:color w:val="FF0000"/>
          <w:bdr w:val="single" w:sz="6" w:space="0" w:color="DDDDDD" w:frame="1"/>
          <w:shd w:val="clear" w:color="auto" w:fill="FAFAFA"/>
        </w:rPr>
        <w:t>commit()</w:t>
      </w:r>
      <w:r w:rsidRPr="004F6D07">
        <w:rPr>
          <w:rFonts w:ascii="Helvetica" w:hAnsi="Helvetica" w:cs="Helvetica"/>
          <w:color w:val="FF0000"/>
        </w:rPr>
        <w:t>提交事务；</w:t>
      </w:r>
    </w:p>
    <w:p w:rsidR="00060F7C" w:rsidRPr="00060F7C"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color w:val="FF0000"/>
        </w:rPr>
      </w:pPr>
      <w:r w:rsidRPr="004F6D07">
        <w:rPr>
          <w:rFonts w:ascii="Helvetica" w:hAnsi="Helvetica" w:cs="Helvetica"/>
          <w:color w:val="FF0000"/>
        </w:rPr>
        <w:t>MySQL</w:t>
      </w:r>
      <w:r w:rsidRPr="004F6D07">
        <w:rPr>
          <w:rFonts w:ascii="Helvetica" w:hAnsi="Helvetica" w:cs="Helvetica"/>
          <w:color w:val="FF0000"/>
        </w:rPr>
        <w:t>的</w:t>
      </w:r>
      <w:r w:rsidRPr="004F6D07">
        <w:rPr>
          <w:rFonts w:ascii="Helvetica" w:hAnsi="Helvetica" w:cs="Helvetica"/>
          <w:color w:val="FF0000"/>
        </w:rPr>
        <w:t>SQL</w:t>
      </w:r>
      <w:r w:rsidRPr="004F6D07">
        <w:rPr>
          <w:rFonts w:ascii="Helvetica" w:hAnsi="Helvetica" w:cs="Helvetica"/>
          <w:color w:val="FF0000"/>
        </w:rPr>
        <w:t>占位符是</w:t>
      </w:r>
      <w:r w:rsidRPr="004F6D07">
        <w:rPr>
          <w:rStyle w:val="HTML"/>
          <w:rFonts w:ascii="Consolas" w:hAnsi="Consolas" w:cs="Consolas"/>
          <w:color w:val="FF0000"/>
          <w:bdr w:val="single" w:sz="6" w:space="0" w:color="DDDDDD" w:frame="1"/>
          <w:shd w:val="clear" w:color="auto" w:fill="FAFAFA"/>
        </w:rPr>
        <w:t>%s</w:t>
      </w:r>
      <w:r w:rsidRPr="004F6D07">
        <w:rPr>
          <w:rFonts w:ascii="Helvetica" w:hAnsi="Helvetica" w:cs="Helvetica"/>
          <w:color w:val="FF0000"/>
        </w:rPr>
        <w:t>。</w:t>
      </w:r>
    </w:p>
    <w:p w:rsidR="00060F7C" w:rsidRPr="00060F7C" w:rsidRDefault="00060F7C" w:rsidP="00E83F69">
      <w:pPr>
        <w:pStyle w:val="2"/>
        <w:rPr>
          <w:sz w:val="24"/>
        </w:rPr>
      </w:pPr>
      <w:bookmarkStart w:id="225" w:name="_Toc454522458"/>
      <w:r w:rsidRPr="00060F7C">
        <w:rPr>
          <w:rFonts w:hint="eastAsia"/>
          <w:sz w:val="24"/>
        </w:rPr>
        <w:t>第</w:t>
      </w:r>
      <w:r w:rsidRPr="00060F7C">
        <w:rPr>
          <w:rFonts w:hint="eastAsia"/>
          <w:sz w:val="24"/>
        </w:rPr>
        <w:t>64</w:t>
      </w:r>
      <w:r w:rsidRPr="00060F7C">
        <w:rPr>
          <w:rFonts w:hint="eastAsia"/>
          <w:sz w:val="24"/>
        </w:rPr>
        <w:t>课</w:t>
      </w:r>
      <w:r w:rsidR="009F3382">
        <w:rPr>
          <w:rFonts w:hint="eastAsia"/>
          <w:sz w:val="24"/>
        </w:rPr>
        <w:t xml:space="preserve">  </w:t>
      </w:r>
      <w:r w:rsidRPr="00060F7C">
        <w:rPr>
          <w:rFonts w:hint="eastAsia"/>
          <w:sz w:val="24"/>
        </w:rPr>
        <w:t>使用</w:t>
      </w:r>
      <w:r w:rsidRPr="00060F7C">
        <w:rPr>
          <w:rFonts w:hint="eastAsia"/>
          <w:sz w:val="24"/>
        </w:rPr>
        <w:t>SQLAlchemy</w:t>
      </w:r>
      <w:r w:rsidR="001A6482">
        <w:rPr>
          <w:rFonts w:hint="eastAsia"/>
          <w:sz w:val="24"/>
        </w:rPr>
        <w:t>*</w:t>
      </w:r>
      <w:bookmarkEnd w:id="225"/>
    </w:p>
    <w:p w:rsidR="00060F7C" w:rsidRPr="00060F7C" w:rsidRDefault="00060F7C" w:rsidP="00060F7C">
      <w:pPr>
        <w:pStyle w:val="a5"/>
        <w:shd w:val="clear" w:color="auto" w:fill="FFFFFF"/>
        <w:spacing w:before="0" w:beforeAutospacing="0" w:after="225" w:afterAutospacing="0" w:line="300" w:lineRule="atLeast"/>
        <w:rPr>
          <w:rFonts w:ascii="Helvetica" w:hAnsi="Helvetica" w:cs="Helvetica"/>
        </w:rPr>
      </w:pPr>
      <w:r w:rsidRPr="00060F7C">
        <w:rPr>
          <w:rFonts w:ascii="Helvetica" w:hAnsi="Helvetica" w:cs="Helvetica"/>
        </w:rPr>
        <w:t>数据库表是一个二维表，包含多行多列。</w:t>
      </w:r>
      <w:r w:rsidRPr="009F733D">
        <w:rPr>
          <w:rFonts w:ascii="Helvetica" w:hAnsi="Helvetica" w:cs="Helvetica"/>
          <w:color w:val="70AD47" w:themeColor="accent6"/>
        </w:rPr>
        <w:t>把一个表的内容用</w:t>
      </w:r>
      <w:r w:rsidRPr="009F733D">
        <w:rPr>
          <w:rFonts w:ascii="Helvetica" w:hAnsi="Helvetica" w:cs="Helvetica"/>
          <w:color w:val="70AD47" w:themeColor="accent6"/>
        </w:rPr>
        <w:t>Python</w:t>
      </w:r>
      <w:r w:rsidRPr="009F733D">
        <w:rPr>
          <w:rFonts w:ascii="Helvetica" w:hAnsi="Helvetica" w:cs="Helvetica"/>
          <w:color w:val="70AD47" w:themeColor="accent6"/>
        </w:rPr>
        <w:t>的数据结构表示出来的话，可以用一个</w:t>
      </w:r>
      <w:r w:rsidRPr="009F733D">
        <w:rPr>
          <w:rFonts w:ascii="Helvetica" w:hAnsi="Helvetica" w:cs="Helvetica"/>
          <w:color w:val="70AD47" w:themeColor="accent6"/>
        </w:rPr>
        <w:t>list</w:t>
      </w:r>
      <w:r w:rsidRPr="009F733D">
        <w:rPr>
          <w:rFonts w:ascii="Helvetica" w:hAnsi="Helvetica" w:cs="Helvetica"/>
          <w:color w:val="70AD47" w:themeColor="accent6"/>
        </w:rPr>
        <w:t>表示多行，</w:t>
      </w:r>
      <w:r w:rsidRPr="009F733D">
        <w:rPr>
          <w:rFonts w:ascii="Helvetica" w:hAnsi="Helvetica" w:cs="Helvetica"/>
          <w:color w:val="70AD47" w:themeColor="accent6"/>
        </w:rPr>
        <w:t>list</w:t>
      </w:r>
      <w:r w:rsidRPr="009F733D">
        <w:rPr>
          <w:rFonts w:ascii="Helvetica" w:hAnsi="Helvetica" w:cs="Helvetica"/>
          <w:color w:val="70AD47" w:themeColor="accent6"/>
        </w:rPr>
        <w:t>的每一个元素是</w:t>
      </w:r>
      <w:r w:rsidRPr="009F733D">
        <w:rPr>
          <w:rFonts w:ascii="Helvetica" w:hAnsi="Helvetica" w:cs="Helvetica"/>
          <w:color w:val="70AD47" w:themeColor="accent6"/>
        </w:rPr>
        <w:t>tuple</w:t>
      </w:r>
      <w:r w:rsidRPr="009F733D">
        <w:rPr>
          <w:rFonts w:ascii="Helvetica" w:hAnsi="Helvetica" w:cs="Helvetica"/>
          <w:color w:val="70AD47" w:themeColor="accent6"/>
        </w:rPr>
        <w:t>，表示一行记录</w:t>
      </w:r>
      <w:r w:rsidRPr="00060F7C">
        <w:rPr>
          <w:rFonts w:ascii="Helvetica" w:hAnsi="Helvetica" w:cs="Helvetica"/>
        </w:rPr>
        <w:t>，比如，包含</w:t>
      </w:r>
      <w:r w:rsidRPr="00060F7C">
        <w:rPr>
          <w:rStyle w:val="HTML"/>
          <w:rFonts w:ascii="Consolas" w:hAnsi="Consolas" w:cs="Consolas"/>
          <w:bdr w:val="single" w:sz="6" w:space="0" w:color="DDDDDD" w:frame="1"/>
          <w:shd w:val="clear" w:color="auto" w:fill="FAFAFA"/>
        </w:rPr>
        <w:t>id</w:t>
      </w:r>
      <w:r w:rsidRPr="00060F7C">
        <w:rPr>
          <w:rFonts w:ascii="Helvetica" w:hAnsi="Helvetica" w:cs="Helvetica"/>
        </w:rPr>
        <w:t>和</w:t>
      </w:r>
      <w:r w:rsidRPr="00060F7C">
        <w:rPr>
          <w:rStyle w:val="HTML"/>
          <w:rFonts w:ascii="Consolas" w:hAnsi="Consolas" w:cs="Consolas"/>
          <w:bdr w:val="single" w:sz="6" w:space="0" w:color="DDDDDD" w:frame="1"/>
          <w:shd w:val="clear" w:color="auto" w:fill="FAFAFA"/>
        </w:rPr>
        <w:t>name</w:t>
      </w:r>
      <w:r w:rsidRPr="00060F7C">
        <w:rPr>
          <w:rFonts w:ascii="Helvetica" w:hAnsi="Helvetica" w:cs="Helvetica"/>
        </w:rPr>
        <w:t>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1</w:t>
      </w:r>
      <w:r w:rsidRPr="00060F7C">
        <w:rPr>
          <w:rStyle w:val="HTML"/>
        </w:rPr>
        <w:t>', 'Michael'),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2</w:t>
      </w:r>
      <w:r w:rsidRPr="00060F7C">
        <w:rPr>
          <w:rStyle w:val="HTML"/>
        </w:rPr>
        <w:t>', 'Bob'),</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3</w:t>
      </w:r>
      <w:r w:rsidRPr="00060F7C">
        <w:rPr>
          <w:rStyle w:val="HTML"/>
        </w:rPr>
        <w:t>', 'Adam')</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E63A82">
        <w:rPr>
          <w:rFonts w:ascii="Helvetica" w:hAnsi="Helvetica" w:cs="Helvetica"/>
          <w:color w:val="70AD47" w:themeColor="accent6"/>
        </w:rPr>
        <w:t>Python</w:t>
      </w:r>
      <w:r w:rsidRPr="00E63A82">
        <w:rPr>
          <w:rFonts w:ascii="Helvetica" w:hAnsi="Helvetica" w:cs="Helvetica"/>
          <w:color w:val="70AD47" w:themeColor="accent6"/>
        </w:rPr>
        <w:t>的</w:t>
      </w:r>
      <w:r w:rsidRPr="00E63A82">
        <w:rPr>
          <w:rFonts w:ascii="Helvetica" w:hAnsi="Helvetica" w:cs="Helvetica"/>
          <w:color w:val="70AD47" w:themeColor="accent6"/>
        </w:rPr>
        <w:t>DB-API</w:t>
      </w:r>
      <w:r w:rsidRPr="00E63A82">
        <w:rPr>
          <w:rFonts w:ascii="Helvetica" w:hAnsi="Helvetica" w:cs="Helvetica"/>
          <w:color w:val="70AD47" w:themeColor="accent6"/>
        </w:rPr>
        <w:t>返回的数据结构就是像上面这样表示的</w:t>
      </w:r>
      <w:r w:rsidRPr="00060F7C">
        <w:rPr>
          <w:rFonts w:ascii="Helvetica" w:hAnsi="Helvetica" w:cs="Helvetica"/>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lastRenderedPageBreak/>
        <w:t>但是用</w:t>
      </w:r>
      <w:r w:rsidRPr="00060F7C">
        <w:rPr>
          <w:rFonts w:ascii="Helvetica" w:hAnsi="Helvetica" w:cs="Helvetica"/>
        </w:rPr>
        <w:t>tuple</w:t>
      </w:r>
      <w:r w:rsidRPr="00060F7C">
        <w:rPr>
          <w:rFonts w:ascii="Helvetica" w:hAnsi="Helvetica" w:cs="Helvetica"/>
        </w:rPr>
        <w:t>表示一行很难看出表的结构。如果把一个</w:t>
      </w:r>
      <w:r w:rsidRPr="00060F7C">
        <w:rPr>
          <w:rFonts w:ascii="Helvetica" w:hAnsi="Helvetica" w:cs="Helvetica"/>
        </w:rPr>
        <w:t>tuple</w:t>
      </w:r>
      <w:r w:rsidRPr="00060F7C">
        <w:rPr>
          <w:rFonts w:ascii="Helvetica" w:hAnsi="Helvetica" w:cs="Helvetica"/>
        </w:rPr>
        <w:t>用</w:t>
      </w:r>
      <w:r w:rsidRPr="00060F7C">
        <w:rPr>
          <w:rFonts w:ascii="Helvetica" w:hAnsi="Helvetica" w:cs="Helvetica"/>
        </w:rPr>
        <w:t>class</w:t>
      </w:r>
      <w:r w:rsidRPr="00060F7C">
        <w:rPr>
          <w:rFonts w:ascii="Helvetica" w:hAnsi="Helvetica" w:cs="Helvetica"/>
        </w:rPr>
        <w:t>实例来表示，就可以更容易地看出表的结构来：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(object)</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keyword"/>
          <w:b/>
          <w:bCs/>
        </w:rPr>
        <w:t>def</w:t>
      </w:r>
      <w:r w:rsidRPr="00060F7C">
        <w:rPr>
          <w:rStyle w:val="function"/>
        </w:rPr>
        <w:t xml:space="preserve"> </w:t>
      </w:r>
      <w:r w:rsidRPr="00060F7C">
        <w:rPr>
          <w:rStyle w:val="12"/>
          <w:b/>
          <w:bCs/>
        </w:rPr>
        <w:t>__init__</w:t>
      </w:r>
      <w:r w:rsidRPr="00060F7C">
        <w:rPr>
          <w:rStyle w:val="params"/>
        </w:rPr>
        <w:t>(self, id, name)</w:t>
      </w:r>
      <w:r w:rsidRPr="00060F7C">
        <w:rPr>
          <w:rStyle w:val="function"/>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self.id = id</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self.name = 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'1'</w:t>
      </w:r>
      <w:r w:rsidRPr="00060F7C">
        <w:rPr>
          <w:rStyle w:val="HTML"/>
        </w:rPr>
        <w:t xml:space="preserve">, </w:t>
      </w:r>
      <w:r w:rsidRPr="00060F7C">
        <w:rPr>
          <w:rStyle w:val="string"/>
        </w:rPr>
        <w:t>'Michael'</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'2'</w:t>
      </w:r>
      <w:r w:rsidRPr="00060F7C">
        <w:rPr>
          <w:rStyle w:val="HTML"/>
        </w:rPr>
        <w:t xml:space="preserve">, </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'3'</w:t>
      </w:r>
      <w:r w:rsidRPr="00060F7C">
        <w:rPr>
          <w:rStyle w:val="HTML"/>
        </w:rPr>
        <w:t xml:space="preserve">, </w:t>
      </w:r>
      <w:r w:rsidRPr="00060F7C">
        <w:rPr>
          <w:rStyle w:val="string"/>
        </w:rPr>
        <w:t>'Adam'</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这就是传说中的</w:t>
      </w:r>
      <w:r w:rsidRPr="00060F7C">
        <w:rPr>
          <w:rFonts w:ascii="Helvetica" w:hAnsi="Helvetica" w:cs="Helvetica"/>
        </w:rPr>
        <w:t>ORM</w:t>
      </w:r>
      <w:r w:rsidRPr="00060F7C">
        <w:rPr>
          <w:rFonts w:ascii="Helvetica" w:hAnsi="Helvetica" w:cs="Helvetica"/>
        </w:rPr>
        <w:t>技术：</w:t>
      </w:r>
      <w:r w:rsidRPr="00E63A82">
        <w:rPr>
          <w:rFonts w:ascii="Helvetica" w:hAnsi="Helvetica" w:cs="Helvetica"/>
          <w:color w:val="70AD47" w:themeColor="accent6"/>
        </w:rPr>
        <w:t>Object-Relational Mapping</w:t>
      </w:r>
      <w:r w:rsidRPr="00E63A82">
        <w:rPr>
          <w:rFonts w:ascii="Helvetica" w:hAnsi="Helvetica" w:cs="Helvetica"/>
          <w:color w:val="70AD47" w:themeColor="accent6"/>
        </w:rPr>
        <w:t>，把关系数据库的表结构映射到对象上。</w:t>
      </w:r>
      <w:r w:rsidRPr="00060F7C">
        <w:rPr>
          <w:rFonts w:ascii="Helvetica" w:hAnsi="Helvetica" w:cs="Helvetica"/>
        </w:rPr>
        <w:t>是不是很简单？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但是由谁来做这个转换呢？所以</w:t>
      </w:r>
      <w:r w:rsidRPr="00B97495">
        <w:rPr>
          <w:rFonts w:ascii="Helvetica" w:hAnsi="Helvetica" w:cs="Helvetica"/>
          <w:color w:val="70AD47" w:themeColor="accent6"/>
        </w:rPr>
        <w:t>ORM</w:t>
      </w:r>
      <w:r w:rsidRPr="00B97495">
        <w:rPr>
          <w:rFonts w:ascii="Helvetica" w:hAnsi="Helvetica" w:cs="Helvetica"/>
          <w:color w:val="70AD47" w:themeColor="accent6"/>
        </w:rPr>
        <w:t>框架</w:t>
      </w:r>
      <w:r w:rsidRPr="00060F7C">
        <w:rPr>
          <w:rFonts w:ascii="Helvetica" w:hAnsi="Helvetica" w:cs="Helvetica"/>
        </w:rPr>
        <w:t>应运而生。</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在</w:t>
      </w:r>
      <w:r w:rsidRPr="00060F7C">
        <w:rPr>
          <w:rFonts w:ascii="Helvetica" w:hAnsi="Helvetica" w:cs="Helvetica"/>
        </w:rPr>
        <w:t>Python</w:t>
      </w:r>
      <w:r w:rsidRPr="00060F7C">
        <w:rPr>
          <w:rFonts w:ascii="Helvetica" w:hAnsi="Helvetica" w:cs="Helvetica"/>
        </w:rPr>
        <w:t>中，</w:t>
      </w:r>
      <w:r w:rsidRPr="009F3382">
        <w:rPr>
          <w:rFonts w:ascii="Helvetica" w:hAnsi="Helvetica" w:cs="Helvetica"/>
          <w:color w:val="70AD47" w:themeColor="accent6"/>
        </w:rPr>
        <w:t>最有名的</w:t>
      </w:r>
      <w:r w:rsidRPr="009F3382">
        <w:rPr>
          <w:rFonts w:ascii="Helvetica" w:hAnsi="Helvetica" w:cs="Helvetica"/>
          <w:color w:val="70AD47" w:themeColor="accent6"/>
        </w:rPr>
        <w:t>ORM</w:t>
      </w:r>
      <w:r w:rsidRPr="009F3382">
        <w:rPr>
          <w:rFonts w:ascii="Helvetica" w:hAnsi="Helvetica" w:cs="Helvetica"/>
          <w:color w:val="70AD47" w:themeColor="accent6"/>
        </w:rPr>
        <w:t>框架是</w:t>
      </w:r>
      <w:r w:rsidRPr="009F3382">
        <w:rPr>
          <w:rFonts w:ascii="Helvetica" w:hAnsi="Helvetica" w:cs="Helvetica"/>
          <w:color w:val="70AD47" w:themeColor="accent6"/>
        </w:rPr>
        <w:t>SQLAlchemy</w:t>
      </w:r>
      <w:r w:rsidRPr="00060F7C">
        <w:rPr>
          <w:rFonts w:ascii="Helvetica" w:hAnsi="Helvetica" w:cs="Helvetica"/>
        </w:rPr>
        <w:t>。我们来看看</w:t>
      </w:r>
      <w:r w:rsidRPr="00060F7C">
        <w:rPr>
          <w:rFonts w:ascii="Helvetica" w:hAnsi="Helvetica" w:cs="Helvetica"/>
        </w:rPr>
        <w:t>SQLAlchemy</w:t>
      </w:r>
      <w:r w:rsidRPr="00060F7C">
        <w:rPr>
          <w:rFonts w:ascii="Helvetica" w:hAnsi="Helvetica" w:cs="Helvetica"/>
        </w:rPr>
        <w:t>的用法。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首先通过</w:t>
      </w:r>
      <w:r w:rsidRPr="00060F7C">
        <w:rPr>
          <w:rFonts w:ascii="Helvetica" w:hAnsi="Helvetica" w:cs="Helvetica"/>
        </w:rPr>
        <w:t>pip</w:t>
      </w:r>
      <w:r w:rsidRPr="00060F7C">
        <w:rPr>
          <w:rFonts w:ascii="Helvetica" w:hAnsi="Helvetica" w:cs="Helvetica"/>
        </w:rPr>
        <w:t>安装</w:t>
      </w:r>
      <w:r w:rsidRPr="00060F7C">
        <w:rPr>
          <w:rFonts w:ascii="Helvetica" w:hAnsi="Helvetica" w:cs="Helvetica"/>
        </w:rPr>
        <w:t>SQLAlchemy</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variable"/>
        </w:rPr>
        <w:t xml:space="preserve">$ </w:t>
      </w:r>
      <w:r w:rsidRPr="00060F7C">
        <w:rPr>
          <w:rStyle w:val="HTML"/>
        </w:rPr>
        <w:t>pip install sqlalchemy</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然后，利用上次我们在</w:t>
      </w:r>
      <w:r w:rsidRPr="00060F7C">
        <w:rPr>
          <w:rFonts w:ascii="Helvetica" w:hAnsi="Helvetica" w:cs="Helvetica"/>
        </w:rPr>
        <w:t>MySQL</w:t>
      </w:r>
      <w:r w:rsidRPr="00060F7C">
        <w:rPr>
          <w:rFonts w:ascii="Helvetica" w:hAnsi="Helvetica" w:cs="Helvetica"/>
        </w:rPr>
        <w:t>的</w:t>
      </w:r>
      <w:r w:rsidRPr="00060F7C">
        <w:rPr>
          <w:rFonts w:ascii="Helvetica" w:hAnsi="Helvetica" w:cs="Helvetica"/>
        </w:rPr>
        <w:t>test</w:t>
      </w:r>
      <w:r w:rsidRPr="00060F7C">
        <w:rPr>
          <w:rFonts w:ascii="Helvetica" w:hAnsi="Helvetica" w:cs="Helvetica"/>
        </w:rPr>
        <w:t>数据库中创建的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表，用</w:t>
      </w:r>
      <w:r w:rsidRPr="00060F7C">
        <w:rPr>
          <w:rFonts w:ascii="Helvetica" w:hAnsi="Helvetica" w:cs="Helvetica"/>
        </w:rPr>
        <w:t>SQLAlchemy</w:t>
      </w:r>
      <w:r w:rsidRPr="00060F7C">
        <w:rPr>
          <w:rFonts w:ascii="Helvetica" w:hAnsi="Helvetica" w:cs="Helvetica"/>
        </w:rPr>
        <w:t>来试试：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第一步，导入</w:t>
      </w:r>
      <w:r w:rsidRPr="00060F7C">
        <w:rPr>
          <w:rFonts w:ascii="Helvetica" w:hAnsi="Helvetica" w:cs="Helvetica"/>
        </w:rPr>
        <w:t>SQLAlchemy</w:t>
      </w:r>
      <w:r w:rsidRPr="00060F7C">
        <w:rPr>
          <w:rFonts w:ascii="Helvetica" w:hAnsi="Helvetica" w:cs="Helvetica"/>
        </w:rPr>
        <w:t>，并初始化</w:t>
      </w:r>
      <w:r w:rsidRPr="00060F7C">
        <w:rPr>
          <w:rFonts w:ascii="Helvetica" w:hAnsi="Helvetica" w:cs="Helvetica"/>
        </w:rPr>
        <w:t>DBSession</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导入: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 </w:t>
      </w:r>
      <w:r w:rsidRPr="00060F7C">
        <w:rPr>
          <w:rStyle w:val="keyword"/>
          <w:b/>
          <w:bCs/>
        </w:rPr>
        <w:t>import</w:t>
      </w:r>
      <w:r w:rsidRPr="00060F7C">
        <w:rPr>
          <w:rStyle w:val="HTML"/>
        </w:rPr>
        <w:t xml:space="preserve"> Column, String, create_engine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sqlalchemy.orm </w:t>
      </w:r>
      <w:r w:rsidRPr="00060F7C">
        <w:rPr>
          <w:rStyle w:val="keyword"/>
          <w:b/>
          <w:bCs/>
        </w:rPr>
        <w:t>import</w:t>
      </w:r>
      <w:r w:rsidRPr="00060F7C">
        <w:rPr>
          <w:rStyle w:val="HTML"/>
        </w:rPr>
        <w:t xml:space="preserve"> sessionmaker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sqlalchemy.ext.declarative </w:t>
      </w:r>
      <w:r w:rsidRPr="00060F7C">
        <w:rPr>
          <w:rStyle w:val="keyword"/>
          <w:b/>
          <w:bCs/>
        </w:rPr>
        <w:t>import</w:t>
      </w:r>
      <w:r w:rsidRPr="00060F7C">
        <w:rPr>
          <w:rStyle w:val="HTML"/>
        </w:rPr>
        <w:t xml:space="preserve">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创建对象的基类:</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Base =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定义User对象: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表的名字:</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表的结构: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初始化数据库连接: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engine = create_engine(</w:t>
      </w:r>
      <w:r w:rsidRPr="00060F7C">
        <w:rPr>
          <w:rStyle w:val="string"/>
        </w:rPr>
        <w:t>'mysql+mysqlconnector://root:password@localhost:3306/test'</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创建DBSession类型: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DBSession = sessionmaker(bind=engine)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以上代码完成</w:t>
      </w:r>
      <w:r w:rsidRPr="00060F7C">
        <w:rPr>
          <w:rFonts w:ascii="Helvetica" w:hAnsi="Helvetica" w:cs="Helvetica"/>
        </w:rPr>
        <w:t>SQLAlchemy</w:t>
      </w:r>
      <w:r w:rsidRPr="00060F7C">
        <w:rPr>
          <w:rFonts w:ascii="Helvetica" w:hAnsi="Helvetica" w:cs="Helvetica"/>
        </w:rPr>
        <w:t>的初始化和具体每个表的</w:t>
      </w:r>
      <w:r w:rsidRPr="00060F7C">
        <w:rPr>
          <w:rFonts w:ascii="Helvetica" w:hAnsi="Helvetica" w:cs="Helvetica"/>
        </w:rPr>
        <w:t>class</w:t>
      </w:r>
      <w:r w:rsidRPr="00060F7C">
        <w:rPr>
          <w:rFonts w:ascii="Helvetica" w:hAnsi="Helvetica" w:cs="Helvetica"/>
        </w:rPr>
        <w:t>定义。如果有多个表，就继续定义其他</w:t>
      </w:r>
      <w:r w:rsidRPr="00060F7C">
        <w:rPr>
          <w:rFonts w:ascii="Helvetica" w:hAnsi="Helvetica" w:cs="Helvetica"/>
        </w:rPr>
        <w:t>class</w:t>
      </w:r>
      <w:r w:rsidRPr="00060F7C">
        <w:rPr>
          <w:rFonts w:ascii="Helvetica" w:hAnsi="Helvetica" w:cs="Helvetica"/>
        </w:rPr>
        <w:t>，例如</w:t>
      </w:r>
      <w:r w:rsidRPr="00060F7C">
        <w:rPr>
          <w:rFonts w:ascii="Helvetica" w:hAnsi="Helvetica" w:cs="Helvetica"/>
        </w:rPr>
        <w:t>School</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School</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'school'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Style w:val="HTML"/>
          <w:rFonts w:ascii="Consolas" w:hAnsi="Consolas" w:cs="Consolas"/>
          <w:bdr w:val="single" w:sz="6" w:space="0" w:color="DDDDDD" w:frame="1"/>
          <w:shd w:val="clear" w:color="auto" w:fill="FAFAFA"/>
        </w:rPr>
        <w:t>create_engine()</w:t>
      </w:r>
      <w:r w:rsidRPr="00060F7C">
        <w:rPr>
          <w:rFonts w:ascii="Helvetica" w:hAnsi="Helvetica" w:cs="Helvetica"/>
        </w:rPr>
        <w:t>用来初始化数据库连接。</w:t>
      </w:r>
      <w:r w:rsidRPr="00060F7C">
        <w:rPr>
          <w:rFonts w:ascii="Helvetica" w:hAnsi="Helvetica" w:cs="Helvetica"/>
        </w:rPr>
        <w:t>SQLAlchemy</w:t>
      </w:r>
      <w:r w:rsidRPr="00060F7C">
        <w:rPr>
          <w:rFonts w:ascii="Helvetica" w:hAnsi="Helvetica" w:cs="Helvetica"/>
        </w:rPr>
        <w:t>用一个字符串表示连接信息：</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'数据库类型+数据库驱动名称://用户名:口令@机器地址:端口号/数据库名'</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你只需要根据需要替换掉用户名、口令等信息即可。</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下面，我们看看如何向数据库表中添加一行记录。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由于有了</w:t>
      </w:r>
      <w:r w:rsidRPr="00060F7C">
        <w:rPr>
          <w:rFonts w:ascii="Helvetica" w:hAnsi="Helvetica" w:cs="Helvetica"/>
        </w:rPr>
        <w:t>ORM</w:t>
      </w:r>
      <w:r w:rsidRPr="00060F7C">
        <w:rPr>
          <w:rFonts w:ascii="Helvetica" w:hAnsi="Helvetica" w:cs="Helvetica"/>
        </w:rPr>
        <w:t>，我们向数据库表中添加一行记录，可以视为添加一个</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session = </w:t>
      </w:r>
      <w:r w:rsidRPr="00060F7C">
        <w:rPr>
          <w:rStyle w:val="constant"/>
        </w:rPr>
        <w:t>DBSession</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创建新User对象: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new_user = </w:t>
      </w:r>
      <w:r w:rsidRPr="00060F7C">
        <w:rPr>
          <w:rStyle w:val="constant"/>
        </w:rPr>
        <w:t>User</w:t>
      </w:r>
      <w:r w:rsidRPr="00060F7C">
        <w:rPr>
          <w:rStyle w:val="HTML"/>
        </w:rPr>
        <w:t>(id=</w:t>
      </w:r>
      <w:r w:rsidRPr="00060F7C">
        <w:rPr>
          <w:rStyle w:val="string"/>
        </w:rPr>
        <w:t>'5'</w:t>
      </w:r>
      <w:r w:rsidRPr="00060F7C">
        <w:rPr>
          <w:rStyle w:val="HTML"/>
        </w:rPr>
        <w:t>, name=</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添加到session: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session.add(new_user)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提交即保存到数据库:</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session.commit()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可见，关键是获取</w:t>
      </w:r>
      <w:r w:rsidRPr="00060F7C">
        <w:rPr>
          <w:rFonts w:ascii="Helvetica" w:hAnsi="Helvetica" w:cs="Helvetica"/>
        </w:rPr>
        <w:t>session</w:t>
      </w:r>
      <w:r w:rsidRPr="00060F7C">
        <w:rPr>
          <w:rFonts w:ascii="Helvetica" w:hAnsi="Helvetica" w:cs="Helvetica"/>
        </w:rPr>
        <w:t>，然后把对象添加到</w:t>
      </w:r>
      <w:r w:rsidRPr="00060F7C">
        <w:rPr>
          <w:rFonts w:ascii="Helvetica" w:hAnsi="Helvetica" w:cs="Helvetica"/>
        </w:rPr>
        <w:t>session</w:t>
      </w:r>
      <w:r w:rsidRPr="00060F7C">
        <w:rPr>
          <w:rFonts w:ascii="Helvetica" w:hAnsi="Helvetica" w:cs="Helvetica"/>
        </w:rPr>
        <w:t>，最后提交并关闭。</w:t>
      </w:r>
      <w:r w:rsidRPr="00060F7C">
        <w:rPr>
          <w:rStyle w:val="HTML"/>
          <w:rFonts w:ascii="Consolas" w:hAnsi="Consolas" w:cs="Consolas"/>
          <w:bdr w:val="single" w:sz="6" w:space="0" w:color="DDDDDD" w:frame="1"/>
          <w:shd w:val="clear" w:color="auto" w:fill="FAFAFA"/>
        </w:rPr>
        <w:t>DBSession</w:t>
      </w:r>
      <w:r w:rsidRPr="00060F7C">
        <w:rPr>
          <w:rFonts w:ascii="Helvetica" w:hAnsi="Helvetica" w:cs="Helvetica"/>
        </w:rPr>
        <w:t>对象可视为当前数据库连接。</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如何从数据库表中查询数据呢？有了</w:t>
      </w:r>
      <w:r w:rsidRPr="00060F7C">
        <w:rPr>
          <w:rFonts w:ascii="Helvetica" w:hAnsi="Helvetica" w:cs="Helvetica"/>
        </w:rPr>
        <w:t>ORM</w:t>
      </w:r>
      <w:r w:rsidRPr="00060F7C">
        <w:rPr>
          <w:rFonts w:ascii="Helvetica" w:hAnsi="Helvetica" w:cs="Helvetica"/>
        </w:rPr>
        <w:t>，查询出来的可以不再是</w:t>
      </w:r>
      <w:r w:rsidRPr="00060F7C">
        <w:rPr>
          <w:rFonts w:ascii="Helvetica" w:hAnsi="Helvetica" w:cs="Helvetica"/>
        </w:rPr>
        <w:t>tuple</w:t>
      </w:r>
      <w:r w:rsidRPr="00060F7C">
        <w:rPr>
          <w:rFonts w:ascii="Helvetica" w:hAnsi="Helvetica" w:cs="Helvetica"/>
        </w:rPr>
        <w:t>，而是</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r w:rsidRPr="00060F7C">
        <w:rPr>
          <w:rFonts w:ascii="Helvetica" w:hAnsi="Helvetica" w:cs="Helvetica"/>
        </w:rPr>
        <w:t>SQLAlchemy</w:t>
      </w:r>
      <w:r w:rsidRPr="00060F7C">
        <w:rPr>
          <w:rFonts w:ascii="Helvetica" w:hAnsi="Helvetica" w:cs="Helvetica"/>
        </w:rPr>
        <w:t>提供的查询接口如下：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 = DBSession()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创建Query查询，filter是where条件，最后调用one()返回唯一行，如果调用all()则返回所有行:</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user = session.query(User).filter(User.id==</w:t>
      </w:r>
      <w:r w:rsidRPr="00060F7C">
        <w:rPr>
          <w:rStyle w:val="string"/>
        </w:rPr>
        <w:t>'5'</w:t>
      </w:r>
      <w:r w:rsidRPr="00060F7C">
        <w:rPr>
          <w:rStyle w:val="HTML"/>
        </w:rPr>
        <w:t>).one()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打印类型和对象的name属性:</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print</w:t>
      </w:r>
      <w:r w:rsidRPr="00060F7C">
        <w:rPr>
          <w:rStyle w:val="HTML"/>
        </w:rPr>
        <w:t>(</w:t>
      </w:r>
      <w:r w:rsidRPr="00060F7C">
        <w:rPr>
          <w:rStyle w:val="string"/>
        </w:rPr>
        <w:t>'type:'</w:t>
      </w:r>
      <w:r w:rsidRPr="00060F7C">
        <w:rPr>
          <w:rStyle w:val="HTML"/>
        </w:rPr>
        <w:t>, type(user))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lastRenderedPageBreak/>
        <w:t>print</w:t>
      </w:r>
      <w:r w:rsidRPr="00060F7C">
        <w:rPr>
          <w:rStyle w:val="HTML"/>
        </w:rPr>
        <w:t>(</w:t>
      </w:r>
      <w:r w:rsidRPr="00060F7C">
        <w:rPr>
          <w:rStyle w:val="string"/>
        </w:rPr>
        <w:t>'name:'</w:t>
      </w:r>
      <w:r w:rsidRPr="00060F7C">
        <w:rPr>
          <w:rStyle w:val="HTML"/>
        </w:rPr>
        <w:t>, user.name)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运行结果如下：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HTML"/>
        </w:rPr>
        <w:t xml:space="preserve">type: </w:t>
      </w:r>
      <w:r w:rsidRPr="00060F7C">
        <w:rPr>
          <w:rStyle w:val="tag"/>
        </w:rPr>
        <w:t>&lt;</w:t>
      </w:r>
      <w:r w:rsidRPr="00060F7C">
        <w:rPr>
          <w:rStyle w:val="12"/>
        </w:rPr>
        <w:t>class</w:t>
      </w:r>
      <w:r w:rsidRPr="00060F7C">
        <w:rPr>
          <w:rStyle w:val="tag"/>
        </w:rPr>
        <w:t xml:space="preserve"> '</w:t>
      </w:r>
      <w:r w:rsidRPr="00060F7C">
        <w:rPr>
          <w:rStyle w:val="attribute"/>
        </w:rPr>
        <w:t>__main__.User</w:t>
      </w:r>
      <w:r w:rsidRPr="00060F7C">
        <w:rPr>
          <w:rStyle w:val="tag"/>
        </w:rPr>
        <w:t>'&gt;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xml"/>
        </w:rPr>
        <w:t>name: Bob</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w:t>
      </w:r>
      <w:r w:rsidRPr="00060F7C">
        <w:rPr>
          <w:rFonts w:ascii="Helvetica" w:hAnsi="Helvetica" w:cs="Helvetica"/>
        </w:rPr>
        <w:t>ORM</w:t>
      </w:r>
      <w:r w:rsidRPr="00060F7C">
        <w:rPr>
          <w:rFonts w:ascii="Helvetica" w:hAnsi="Helvetica" w:cs="Helvetica"/>
        </w:rPr>
        <w:t>就是把数据库表的行与相应的对象建立关联，互相转换。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由于关系数据库的多个表还可以用外键实现一对多、多对多等关联，相应地，</w:t>
      </w:r>
      <w:r w:rsidRPr="00060F7C">
        <w:rPr>
          <w:rFonts w:ascii="Helvetica" w:hAnsi="Helvetica" w:cs="Helvetica"/>
        </w:rPr>
        <w:t>ORM</w:t>
      </w:r>
      <w:r w:rsidRPr="00060F7C">
        <w:rPr>
          <w:rFonts w:ascii="Helvetica" w:hAnsi="Helvetica" w:cs="Helvetica"/>
        </w:rPr>
        <w:t>框架也可以提供两个对象之间的一对多、多对多等功能。</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例如，如果一个</w:t>
      </w:r>
      <w:r w:rsidRPr="00060F7C">
        <w:rPr>
          <w:rFonts w:ascii="Helvetica" w:hAnsi="Helvetica" w:cs="Helvetica"/>
        </w:rPr>
        <w:t>User</w:t>
      </w:r>
      <w:r w:rsidRPr="00060F7C">
        <w:rPr>
          <w:rFonts w:ascii="Helvetica" w:hAnsi="Helvetica" w:cs="Helvetica"/>
        </w:rPr>
        <w:t>拥有多个</w:t>
      </w:r>
      <w:r w:rsidRPr="00060F7C">
        <w:rPr>
          <w:rFonts w:ascii="Helvetica" w:hAnsi="Helvetica" w:cs="Helvetica"/>
        </w:rPr>
        <w:t>Book</w:t>
      </w:r>
      <w:r w:rsidRPr="00060F7C">
        <w:rPr>
          <w:rFonts w:ascii="Helvetica" w:hAnsi="Helvetica" w:cs="Helvetica"/>
        </w:rPr>
        <w:t>，就可以定义一对多关系如下：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一对多:</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books = relationship(</w:t>
      </w:r>
      <w:r w:rsidRPr="00060F7C">
        <w:rPr>
          <w:rStyle w:val="string"/>
        </w:rPr>
        <w:t>'Book'</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Book</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'book'</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“多”的一方的book表是通过外键关联到user表的: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 xml:space="preserve">    user_id = Column(String(</w:t>
      </w:r>
      <w:r w:rsidRPr="00060F7C">
        <w:rPr>
          <w:rStyle w:val="number"/>
        </w:rPr>
        <w:t>20</w:t>
      </w:r>
      <w:r w:rsidRPr="00060F7C">
        <w:rPr>
          <w:rStyle w:val="HTML"/>
        </w:rPr>
        <w:t>), ForeignKey(</w:t>
      </w:r>
      <w:r w:rsidRPr="00060F7C">
        <w:rPr>
          <w:rStyle w:val="string"/>
        </w:rPr>
        <w:t>'user.id'</w:t>
      </w: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当我们查询一个</w:t>
      </w:r>
      <w:r w:rsidRPr="00060F7C">
        <w:rPr>
          <w:rFonts w:ascii="Helvetica" w:hAnsi="Helvetica" w:cs="Helvetica"/>
        </w:rPr>
        <w:t>User</w:t>
      </w:r>
      <w:r w:rsidRPr="00060F7C">
        <w:rPr>
          <w:rFonts w:ascii="Helvetica" w:hAnsi="Helvetica" w:cs="Helvetica"/>
        </w:rPr>
        <w:t>对象时，该对象的</w:t>
      </w:r>
      <w:r w:rsidRPr="00060F7C">
        <w:rPr>
          <w:rFonts w:ascii="Helvetica" w:hAnsi="Helvetica" w:cs="Helvetica"/>
        </w:rPr>
        <w:t>books</w:t>
      </w:r>
      <w:r w:rsidRPr="00060F7C">
        <w:rPr>
          <w:rFonts w:ascii="Helvetica" w:hAnsi="Helvetica" w:cs="Helvetica"/>
        </w:rPr>
        <w:t>属性将返回一个包含若干个</w:t>
      </w:r>
      <w:r w:rsidRPr="00060F7C">
        <w:rPr>
          <w:rFonts w:ascii="Helvetica" w:hAnsi="Helvetica" w:cs="Helvetica"/>
        </w:rPr>
        <w:t>Book</w:t>
      </w:r>
      <w:r w:rsidRPr="00060F7C">
        <w:rPr>
          <w:rFonts w:ascii="Helvetica" w:hAnsi="Helvetica" w:cs="Helvetica"/>
        </w:rPr>
        <w:t>对象的</w:t>
      </w:r>
      <w:r w:rsidRPr="00060F7C">
        <w:rPr>
          <w:rFonts w:ascii="Helvetica" w:hAnsi="Helvetica" w:cs="Helvetica"/>
        </w:rPr>
        <w:t>list</w:t>
      </w:r>
      <w:r w:rsidRPr="00060F7C">
        <w:rPr>
          <w:rFonts w:ascii="Helvetica" w:hAnsi="Helvetica" w:cs="Helvetica"/>
        </w:rPr>
        <w:t>。</w:t>
      </w:r>
    </w:p>
    <w:p w:rsidR="00060F7C" w:rsidRPr="00060F7C" w:rsidRDefault="00060F7C" w:rsidP="00E83F69">
      <w:pPr>
        <w:pStyle w:val="3"/>
        <w:shd w:val="clear" w:color="auto" w:fill="FFFFFF"/>
        <w:spacing w:before="375" w:after="225" w:line="360" w:lineRule="atLeast"/>
        <w:rPr>
          <w:rFonts w:ascii="Helvetica" w:hAnsi="Helvetica" w:cs="Helvetica"/>
          <w:b w:val="0"/>
          <w:bCs w:val="0"/>
          <w:sz w:val="24"/>
          <w:szCs w:val="24"/>
        </w:rPr>
      </w:pPr>
      <w:bookmarkStart w:id="226" w:name="_Toc454522459"/>
      <w:r w:rsidRPr="00060F7C">
        <w:rPr>
          <w:rFonts w:ascii="Helvetica" w:hAnsi="Helvetica" w:cs="Helvetica"/>
          <w:b w:val="0"/>
          <w:bCs w:val="0"/>
          <w:sz w:val="24"/>
          <w:szCs w:val="24"/>
        </w:rPr>
        <w:t>小结</w:t>
      </w:r>
      <w:bookmarkEnd w:id="226"/>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ORM</w:t>
      </w:r>
      <w:r w:rsidRPr="00060F7C">
        <w:rPr>
          <w:rFonts w:ascii="Helvetica" w:hAnsi="Helvetica" w:cs="Helvetica"/>
        </w:rPr>
        <w:t>框架的作用就是把数据库表的一行记录与一个对象互相做自动转换。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正确使用</w:t>
      </w:r>
      <w:r w:rsidRPr="00060F7C">
        <w:rPr>
          <w:rFonts w:ascii="Helvetica" w:hAnsi="Helvetica" w:cs="Helvetica"/>
        </w:rPr>
        <w:t>ORM</w:t>
      </w:r>
      <w:r w:rsidRPr="00060F7C">
        <w:rPr>
          <w:rFonts w:ascii="Helvetica" w:hAnsi="Helvetica" w:cs="Helvetica"/>
        </w:rPr>
        <w:t>的前提是了解关系数据库的原理。</w:t>
      </w:r>
    </w:p>
    <w:p w:rsidR="00060F7C" w:rsidRDefault="00060F7C" w:rsidP="0025324F"/>
    <w:p w:rsidR="00D73043" w:rsidRDefault="00D73043" w:rsidP="0025324F"/>
    <w:p w:rsidR="00D73043" w:rsidRDefault="00D73043" w:rsidP="0025324F"/>
    <w:p w:rsidR="00D73043" w:rsidRDefault="00D73043" w:rsidP="00E83F69">
      <w:pPr>
        <w:pStyle w:val="2"/>
        <w:rPr>
          <w:sz w:val="24"/>
        </w:rPr>
      </w:pPr>
      <w:r w:rsidRPr="00D73043">
        <w:rPr>
          <w:sz w:val="24"/>
        </w:rPr>
        <w:t>第</w:t>
      </w:r>
      <w:r w:rsidRPr="00D73043">
        <w:rPr>
          <w:rFonts w:hint="eastAsia"/>
          <w:sz w:val="24"/>
        </w:rPr>
        <w:t>65</w:t>
      </w:r>
      <w:r w:rsidRPr="00D73043">
        <w:rPr>
          <w:rFonts w:hint="eastAsia"/>
          <w:sz w:val="24"/>
        </w:rPr>
        <w:t>课</w:t>
      </w:r>
      <w:r w:rsidRPr="00D73043">
        <w:rPr>
          <w:rFonts w:hint="eastAsia"/>
          <w:sz w:val="24"/>
        </w:rPr>
        <w:t xml:space="preserve">  </w:t>
      </w:r>
      <w:r w:rsidRPr="00D73043">
        <w:rPr>
          <w:rFonts w:hint="eastAsia"/>
          <w:sz w:val="24"/>
        </w:rPr>
        <w:t>动态类型（内存角度）</w:t>
      </w:r>
    </w:p>
    <w:p w:rsidR="00D73043" w:rsidRPr="00D73043" w:rsidRDefault="00D73043" w:rsidP="001974A2">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w:t>
      </w:r>
      <w:r w:rsidRPr="00D73043">
        <w:rPr>
          <w:rFonts w:asciiTheme="minorEastAsia" w:eastAsiaTheme="minorEastAsia" w:hAnsiTheme="minorEastAsia" w:cs="Courier New"/>
          <w:color w:val="000000"/>
        </w:rPr>
        <w:t>dynamic typing</w:t>
      </w:r>
      <w:r w:rsidRPr="00D73043">
        <w:rPr>
          <w:rFonts w:asciiTheme="minorEastAsia" w:eastAsiaTheme="minorEastAsia" w:hAnsiTheme="minorEastAsia" w:cs="Courier New"/>
          <w:color w:val="333333"/>
        </w:rPr>
        <w:t>)是Python另一个重要的核心概念。我们之前说过，Python的变量(variable)不需要声明，而在赋值时，变量可以重新赋值为任意值。这些都与动态类型的概念相关。</w:t>
      </w:r>
    </w:p>
    <w:p w:rsidR="00D73043" w:rsidRPr="00D73043" w:rsidRDefault="00D73043" w:rsidP="00E83F69">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动态类型</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在我们接触的对象中，有一类特殊的对象，是用于存储数据的。常见的该类对象包括各种数字，字符串，表，词典。在C语言中，我们称这样一些数据结构为变量。而在Python中，这些是对象。</w:t>
      </w:r>
    </w:p>
    <w:p w:rsidR="00D73043" w:rsidRDefault="00D73043"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对象是储存在内存中的实体。但我们并不能直接接触到该对象。我们在程序中写的对象名，</w:t>
      </w:r>
      <w:r w:rsidRPr="00D73043">
        <w:rPr>
          <w:rFonts w:asciiTheme="minorEastAsia" w:eastAsiaTheme="minorEastAsia" w:hAnsiTheme="minorEastAsia" w:cs="Courier New"/>
          <w:color w:val="FF0000"/>
        </w:rPr>
        <w:t>只是指向这一对象的引用(reference)</w:t>
      </w:r>
      <w:r w:rsidRPr="00D73043">
        <w:rPr>
          <w:rFonts w:asciiTheme="minorEastAsia" w:eastAsiaTheme="minorEastAsia" w:hAnsiTheme="minorEastAsia" w:cs="Courier New"/>
          <w:color w:val="000000"/>
        </w:rPr>
        <w:t>。</w:t>
      </w:r>
    </w:p>
    <w:p w:rsidR="006646D9" w:rsidRPr="00D73043" w:rsidRDefault="006646D9"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FF0000"/>
        </w:rPr>
        <w:t>引用和对象分离</w:t>
      </w:r>
      <w:r w:rsidRPr="00D73043">
        <w:rPr>
          <w:rFonts w:asciiTheme="minorEastAsia" w:eastAsiaTheme="minorEastAsia" w:hAnsiTheme="minorEastAsia" w:cs="Courier New"/>
          <w:color w:val="333333"/>
        </w:rPr>
        <w:t>，是动态类型的核心。引用可以随时指向一个新的对象：</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3</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 xml:space="preserve">a = </w:t>
      </w:r>
      <w:r w:rsidRPr="00D73043">
        <w:rPr>
          <w:rFonts w:asciiTheme="minorEastAsia" w:eastAsiaTheme="minorEastAsia" w:hAnsiTheme="minorEastAsia" w:cs="Courier New"/>
          <w:color w:val="800000"/>
        </w:rPr>
        <w:t>'at'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第一个语句中，3是储存在内存中的一个整数对象。</w:t>
      </w:r>
      <w:r w:rsidRPr="00D73043">
        <w:rPr>
          <w:rFonts w:asciiTheme="minorEastAsia" w:eastAsiaTheme="minorEastAsia" w:hAnsiTheme="minorEastAsia" w:cs="Courier New"/>
          <w:color w:val="FF0000"/>
        </w:rPr>
        <w:t>通过赋值，引用a指向对象3</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第二个语句中，内存中建立对象‘at’，是一个字符串(string)。引用a指向了'at'。此时，对象3不再有引用指向它。Python会自动将没有引用指向的对象销毁(destruct)，释放相应内存。</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w:t>
      </w:r>
      <w:r w:rsidRPr="006646D9">
        <w:rPr>
          <w:rFonts w:asciiTheme="minorEastAsia" w:eastAsiaTheme="minorEastAsia" w:hAnsiTheme="minorEastAsia" w:cs="Courier New"/>
          <w:color w:val="70AD47" w:themeColor="accent6"/>
        </w:rPr>
        <w:t>对于小的整数和短字符串，Python会缓存这些对象，而不是频繁的建立和销毁。</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5</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b = 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a = a + 2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lastRenderedPageBreak/>
        <w:t>再看这个例子。通过前两个句子，我们让a,b指向同一个整数对象5(</w:t>
      </w:r>
      <w:r w:rsidRPr="00D73043">
        <w:rPr>
          <w:rFonts w:asciiTheme="minorEastAsia" w:eastAsiaTheme="minorEastAsia" w:hAnsiTheme="minorEastAsia" w:cs="Courier New"/>
          <w:color w:val="FF0000"/>
        </w:rPr>
        <w:t>b = a</w:t>
      </w:r>
      <w:r w:rsidRPr="00D73043">
        <w:rPr>
          <w:rFonts w:asciiTheme="minorEastAsia" w:eastAsiaTheme="minorEastAsia" w:hAnsiTheme="minorEastAsia" w:cs="Courier New"/>
          <w:color w:val="333333"/>
        </w:rPr>
        <w:t>的含义是让引用b指向引用a所指的</w:t>
      </w:r>
      <w:r w:rsidRPr="00D73043">
        <w:rPr>
          <w:rFonts w:asciiTheme="minorEastAsia" w:eastAsiaTheme="minorEastAsia" w:hAnsiTheme="minorEastAsia" w:cs="Courier New"/>
          <w:color w:val="FF0000"/>
        </w:rPr>
        <w:t>那一个</w:t>
      </w:r>
      <w:r w:rsidRPr="00D73043">
        <w:rPr>
          <w:rFonts w:asciiTheme="minorEastAsia" w:eastAsiaTheme="minorEastAsia" w:hAnsiTheme="minorEastAsia" w:cs="Courier New"/>
          <w:color w:val="333333"/>
        </w:rPr>
        <w:t>对象)。但第三个句子实际上对引用a重新赋值，让a指向一个新的对象7。此时a,b分别指向不同的对象。我们看到，</w:t>
      </w:r>
      <w:r w:rsidRPr="00D73043">
        <w:rPr>
          <w:rFonts w:asciiTheme="minorEastAsia" w:eastAsiaTheme="minorEastAsia" w:hAnsiTheme="minorEastAsia" w:cs="Courier New"/>
          <w:color w:val="FF0000"/>
        </w:rPr>
        <w:t>即使是多个引用指向同一个对象，如果一个引用值发生变化，那么实际上是让这个引用指向一个新的引用，并不影响其他的引用的指向</w:t>
      </w:r>
      <w:r w:rsidRPr="00D73043">
        <w:rPr>
          <w:rFonts w:asciiTheme="minorEastAsia" w:eastAsiaTheme="minorEastAsia" w:hAnsiTheme="minorEastAsia" w:cs="Courier New"/>
          <w:color w:val="333333"/>
        </w:rPr>
        <w:t>。从效果上看，就是各个引用各自独立，互不影响。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其它数据对象也是如此:</w:t>
      </w:r>
    </w:p>
    <w:p w:rsidR="00D73043" w:rsidRPr="00D73043" w:rsidRDefault="00D73043" w:rsidP="00E83F69">
      <w:pPr>
        <w:pStyle w:val="HTML0"/>
        <w:shd w:val="clear" w:color="auto" w:fill="F5F5F5"/>
        <w:outlineLvl w:val="0"/>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E83F69">
      <w:pPr>
        <w:pStyle w:val="HTML0"/>
        <w:shd w:val="clear" w:color="auto" w:fill="F5F5F5"/>
        <w:outlineLvl w:val="0"/>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L2 = L1</w:t>
      </w:r>
    </w:p>
    <w:p w:rsidR="00D73043" w:rsidRPr="00D73043" w:rsidRDefault="00D73043" w:rsidP="00E83F69">
      <w:pPr>
        <w:pStyle w:val="HTML0"/>
        <w:shd w:val="clear" w:color="auto" w:fill="F5F5F5"/>
        <w:outlineLvl w:val="0"/>
        <w:rPr>
          <w:rFonts w:asciiTheme="minorEastAsia" w:eastAsiaTheme="minorEastAsia" w:hAnsiTheme="minorEastAsia"/>
          <w:color w:val="000000"/>
        </w:rPr>
      </w:pPr>
      <w:r w:rsidRPr="00D73043">
        <w:rPr>
          <w:rFonts w:asciiTheme="minorEastAsia" w:eastAsiaTheme="minorEastAsia" w:hAnsiTheme="minorEastAsia" w:cs="Courier New"/>
          <w:color w:val="000000"/>
        </w:rPr>
        <w:t>L1 = 1</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但注意以下情况</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E83F69">
      <w:pPr>
        <w:pStyle w:val="HTML0"/>
        <w:shd w:val="clear" w:color="auto" w:fill="F5F5F5"/>
        <w:outlineLvl w:val="0"/>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L2 = L1</w:t>
      </w:r>
    </w:p>
    <w:p w:rsidR="00D73043" w:rsidRPr="00D73043" w:rsidRDefault="00D73043" w:rsidP="00E83F69">
      <w:pPr>
        <w:pStyle w:val="HTML0"/>
        <w:shd w:val="clear" w:color="auto" w:fill="F5F5F5"/>
        <w:outlineLvl w:val="0"/>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L1[0] = 10</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L2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在该情况下，我们不再对L1这一引用赋值，而是对L1所指向的表的元素赋值。结果是，L2也同时发生变化。</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原因何在呢？因为L1，L2的指向没有发生变化，依然指向那个表。表实际上是包含了多个引用的对象（每个引用是一个元素，比如L1[0]，L1[1]..., 每个引用指向一个对象，比如1,2,3), 。而L1[0] = 10这一赋值操作，并不是改变L1的指向，而是对L1[0], 也就是表对象的一部份(一个元素)，进行操作，所以所有指向该对象的引用都受到影响。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（与之形成对比的是，我们之前的赋值操作都没有对对象自身发生作用，只是改变引用指向。）</w:t>
      </w:r>
    </w:p>
    <w:p w:rsidR="00D73043" w:rsidRPr="00D73043" w:rsidRDefault="00D73043" w:rsidP="00D73043">
      <w:pPr>
        <w:pStyle w:val="a5"/>
        <w:shd w:val="clear" w:color="auto" w:fill="FFFFFF"/>
        <w:spacing w:before="150" w:beforeAutospacing="0" w:after="150" w:afterAutospacing="0" w:line="360" w:lineRule="atLeast"/>
        <w:rPr>
          <w:rFonts w:asciiTheme="minorEastAsia" w:eastAsiaTheme="minorEastAsia" w:hAnsiTheme="minorEastAsia"/>
          <w:color w:val="333333"/>
        </w:rPr>
      </w:pPr>
      <w:r w:rsidRPr="00D73043">
        <w:rPr>
          <w:rFonts w:asciiTheme="minorEastAsia" w:eastAsiaTheme="minorEastAsia" w:hAnsiTheme="minorEastAsia"/>
          <w:color w:val="333333"/>
        </w:rPr>
        <w:t> </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列表可以通过引用其元素，</w:t>
      </w:r>
      <w:r w:rsidRPr="006646D9">
        <w:rPr>
          <w:rFonts w:asciiTheme="minorEastAsia" w:eastAsiaTheme="minorEastAsia" w:hAnsiTheme="minorEastAsia" w:cs="Courier New"/>
          <w:color w:val="FF0000"/>
          <w:highlight w:val="yellow"/>
        </w:rPr>
        <w:t>改变对象自身(in-place change)</w:t>
      </w:r>
      <w:r w:rsidRPr="006646D9">
        <w:rPr>
          <w:rFonts w:asciiTheme="minorEastAsia" w:eastAsiaTheme="minorEastAsia" w:hAnsiTheme="minorEastAsia" w:cs="Courier New"/>
          <w:color w:val="000000"/>
          <w:highlight w:val="yellow"/>
        </w:rPr>
        <w:t>。这种对象类型，称为</w:t>
      </w:r>
      <w:r w:rsidRPr="006646D9">
        <w:rPr>
          <w:rFonts w:asciiTheme="minorEastAsia" w:eastAsiaTheme="minorEastAsia" w:hAnsiTheme="minorEastAsia" w:cs="Courier New"/>
          <w:color w:val="FF0000"/>
          <w:highlight w:val="yellow"/>
        </w:rPr>
        <w:t>可变数据对象(mutable object)</w:t>
      </w:r>
      <w:r w:rsidRPr="006646D9">
        <w:rPr>
          <w:rFonts w:asciiTheme="minorEastAsia" w:eastAsiaTheme="minorEastAsia" w:hAnsiTheme="minorEastAsia" w:cs="Courier New"/>
          <w:color w:val="333333"/>
          <w:highlight w:val="yellow"/>
        </w:rPr>
        <w:t>，词典也是这样的数据类型。</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而像之前的数字和字符串，</w:t>
      </w:r>
      <w:r w:rsidRPr="006646D9">
        <w:rPr>
          <w:rFonts w:asciiTheme="minorEastAsia" w:eastAsiaTheme="minorEastAsia" w:hAnsiTheme="minorEastAsia" w:cs="Courier New"/>
          <w:color w:val="FF0000"/>
          <w:highlight w:val="yellow"/>
        </w:rPr>
        <w:t>不能改变对象本身，只能改变引用的指向，</w:t>
      </w:r>
      <w:r w:rsidRPr="006646D9">
        <w:rPr>
          <w:rFonts w:asciiTheme="minorEastAsia" w:eastAsiaTheme="minorEastAsia" w:hAnsiTheme="minorEastAsia" w:cs="Courier New"/>
          <w:color w:val="000000"/>
          <w:highlight w:val="yellow"/>
        </w:rPr>
        <w:t>称为</w:t>
      </w:r>
      <w:r w:rsidRPr="006646D9">
        <w:rPr>
          <w:rFonts w:asciiTheme="minorEastAsia" w:eastAsiaTheme="minorEastAsia" w:hAnsiTheme="minorEastAsia" w:cs="Courier New"/>
          <w:color w:val="FF0000"/>
          <w:highlight w:val="yellow"/>
        </w:rPr>
        <w:t>不可变数据对象(immutable object)</w:t>
      </w:r>
      <w:r w:rsidRPr="006646D9">
        <w:rPr>
          <w:rFonts w:asciiTheme="minorEastAsia" w:eastAsiaTheme="minorEastAsia" w:hAnsiTheme="minorEastAsia" w:cs="Courier New"/>
          <w:color w:val="333333"/>
          <w:highlight w:val="yellow"/>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6646D9">
        <w:rPr>
          <w:rFonts w:asciiTheme="minorEastAsia" w:eastAsiaTheme="minorEastAsia" w:hAnsiTheme="minorEastAsia" w:cs="Courier New"/>
          <w:color w:val="333333"/>
          <w:highlight w:val="yellow"/>
        </w:rPr>
        <w:t>我们之前学的元组(tuple)，尽管可以调用引用元素，但不可以赋值，因此不能改变对象自身，所以也算是immutable object.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E83F69">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从动态类型看函数的参数传递</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函数的参数传递，本质上传递的是引用。比如说：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5" name="图片 5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lastRenderedPageBreak/>
        <w:t xml:space="preserve">    x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1</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4" name="图片 5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参数x是一个新的引用，指向a所指的对象。如果参数是不可变(immutable)的对象，a和x引用之间相互独立。对参数x的操作不会影响引用a。这样的传递类似于C语言中的值传递。</w:t>
      </w:r>
    </w:p>
    <w:p w:rsidR="00D73043" w:rsidRPr="00D73043" w:rsidRDefault="00D73043" w:rsidP="00B77927">
      <w:pPr>
        <w:pStyle w:val="a5"/>
        <w:shd w:val="clear" w:color="auto" w:fill="FFFFFF"/>
        <w:tabs>
          <w:tab w:val="left" w:pos="937"/>
        </w:tabs>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r w:rsidR="00B77927">
        <w:rPr>
          <w:rFonts w:asciiTheme="minorEastAsia" w:eastAsiaTheme="minorEastAsia" w:hAnsiTheme="minorEastAsia" w:cs="Courier New"/>
          <w:color w:val="333333"/>
        </w:rPr>
        <w:tab/>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B77927">
        <w:rPr>
          <w:rFonts w:asciiTheme="minorEastAsia" w:eastAsiaTheme="minorEastAsia" w:hAnsiTheme="minorEastAsia" w:cs="Courier New"/>
          <w:color w:val="70AD47" w:themeColor="accent6"/>
        </w:rPr>
        <w:t>如果传递的是可变(mutable)的对象，那么改变函数参数，有可能改变原对象</w:t>
      </w:r>
      <w:r w:rsidRPr="00D73043">
        <w:rPr>
          <w:rFonts w:asciiTheme="minorEastAsia" w:eastAsiaTheme="minorEastAsia" w:hAnsiTheme="minorEastAsia" w:cs="Courier New"/>
          <w:color w:val="333333"/>
        </w:rPr>
        <w:t>。所有指向原对象的引用都会受影响，编程的时候要对此问题留心。比如说：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3" name="图片 5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x[0]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2" name="图片 5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动态类型是Python的核心机制之一。可以在应用中慢慢熟悉。</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E83F69">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总结</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引用和对象的分离，对象是内存中储存数据的实体，引用指向对象。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可变对象，不可变对象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函数值传递</w:t>
      </w:r>
    </w:p>
    <w:p w:rsidR="00D73043" w:rsidRPr="00D73043" w:rsidRDefault="00D73043" w:rsidP="00D73043"/>
    <w:p w:rsidR="00D22B31" w:rsidRDefault="006677CA" w:rsidP="00E83F69">
      <w:pPr>
        <w:pStyle w:val="2"/>
        <w:rPr>
          <w:sz w:val="24"/>
        </w:rPr>
      </w:pPr>
      <w:r w:rsidRPr="002D06BF">
        <w:rPr>
          <w:sz w:val="24"/>
        </w:rPr>
        <w:t>第</w:t>
      </w:r>
      <w:r w:rsidR="00D73043">
        <w:rPr>
          <w:rFonts w:hint="eastAsia"/>
          <w:sz w:val="24"/>
        </w:rPr>
        <w:t>66</w:t>
      </w:r>
      <w:r w:rsidRPr="002D06BF">
        <w:rPr>
          <w:rFonts w:hint="eastAsia"/>
          <w:sz w:val="24"/>
        </w:rPr>
        <w:t>课</w:t>
      </w:r>
      <w:r w:rsidRPr="002D06BF">
        <w:rPr>
          <w:rFonts w:hint="eastAsia"/>
          <w:sz w:val="24"/>
        </w:rPr>
        <w:t xml:space="preserve">  python</w:t>
      </w:r>
      <w:r w:rsidRPr="002D06BF">
        <w:rPr>
          <w:rFonts w:hint="eastAsia"/>
          <w:sz w:val="24"/>
        </w:rPr>
        <w:t>内存管理机制</w:t>
      </w:r>
    </w:p>
    <w:p w:rsidR="00577F8C" w:rsidRPr="00577F8C" w:rsidRDefault="00577F8C" w:rsidP="00577F8C">
      <w:pPr>
        <w:pStyle w:val="a5"/>
        <w:shd w:val="clear" w:color="auto" w:fill="FFFFFF"/>
        <w:spacing w:before="0" w:beforeAutospacing="0" w:after="0" w:afterAutospacing="0" w:line="360" w:lineRule="atLeast"/>
        <w:rPr>
          <w:rFonts w:ascii="Verdana" w:hAnsi="Verdana"/>
          <w:i/>
          <w:color w:val="333333"/>
        </w:rPr>
      </w:pPr>
      <w:r w:rsidRPr="00577F8C">
        <w:rPr>
          <w:rFonts w:ascii="Courier New" w:hAnsi="Courier New" w:cs="Courier New"/>
          <w:i/>
          <w:color w:val="333333"/>
        </w:rPr>
        <w:t>作者：</w:t>
      </w:r>
      <w:r w:rsidRPr="00577F8C">
        <w:rPr>
          <w:rFonts w:ascii="Courier New" w:hAnsi="Courier New" w:cs="Courier New"/>
          <w:i/>
          <w:color w:val="333333"/>
        </w:rPr>
        <w:t xml:space="preserve">Vamei </w:t>
      </w:r>
      <w:r w:rsidRPr="00577F8C">
        <w:rPr>
          <w:rFonts w:ascii="Courier New" w:hAnsi="Courier New" w:cs="Courier New"/>
          <w:i/>
          <w:color w:val="333333"/>
        </w:rPr>
        <w:t>出处：</w:t>
      </w:r>
      <w:r w:rsidRPr="00577F8C">
        <w:rPr>
          <w:rFonts w:ascii="Courier New" w:hAnsi="Courier New" w:cs="Courier New"/>
          <w:i/>
          <w:color w:val="333333"/>
        </w:rPr>
        <w:t xml:space="preserve">http://www.cnblogs.com/vamei </w:t>
      </w:r>
      <w:r w:rsidRPr="00577F8C">
        <w:rPr>
          <w:rFonts w:ascii="Courier New" w:hAnsi="Courier New" w:cs="Courier New"/>
          <w:i/>
          <w:color w:val="333333"/>
        </w:rPr>
        <w:t>欢迎转载，也请保留这段声明。谢谢！</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0D2856" w:rsidRPr="000D2856" w:rsidRDefault="00577F8C" w:rsidP="00EC6EA1">
      <w:pPr>
        <w:pStyle w:val="a5"/>
        <w:shd w:val="clear" w:color="auto" w:fill="FFFFFF"/>
        <w:spacing w:before="0" w:beforeAutospacing="0" w:after="0" w:afterAutospacing="0" w:line="360" w:lineRule="atLeast"/>
        <w:rPr>
          <w:rFonts w:ascii="Courier New" w:hAnsi="Courier New" w:cs="Courier New"/>
          <w:color w:val="333333"/>
        </w:rPr>
      </w:pPr>
      <w:r w:rsidRPr="00577F8C">
        <w:rPr>
          <w:rFonts w:ascii="Courier New" w:hAnsi="Courier New" w:cs="Courier New"/>
          <w:color w:val="333333"/>
        </w:rPr>
        <w:t>语言的内存管理是语言设计的一个重要方面。它是决定语言性能的重要因素。无论是</w:t>
      </w:r>
      <w:r w:rsidRPr="00577F8C">
        <w:rPr>
          <w:rFonts w:ascii="Courier New" w:hAnsi="Courier New" w:cs="Courier New"/>
          <w:color w:val="333333"/>
        </w:rPr>
        <w:t>C</w:t>
      </w:r>
      <w:r w:rsidRPr="00577F8C">
        <w:rPr>
          <w:rFonts w:ascii="Courier New" w:hAnsi="Courier New" w:cs="Courier New"/>
          <w:color w:val="333333"/>
        </w:rPr>
        <w:t>语言的手工管理，还是</w:t>
      </w:r>
      <w:r w:rsidRPr="00577F8C">
        <w:rPr>
          <w:rFonts w:ascii="Courier New" w:hAnsi="Courier New" w:cs="Courier New"/>
          <w:color w:val="333333"/>
        </w:rPr>
        <w:t>Java</w:t>
      </w:r>
      <w:r w:rsidRPr="00577F8C">
        <w:rPr>
          <w:rFonts w:ascii="Courier New" w:hAnsi="Courier New" w:cs="Courier New"/>
          <w:color w:val="333333"/>
        </w:rPr>
        <w:t>的垃圾回收，都成为语言最重要的特征。这里以</w:t>
      </w:r>
      <w:r w:rsidRPr="00577F8C">
        <w:rPr>
          <w:rFonts w:ascii="Courier New" w:hAnsi="Courier New" w:cs="Courier New"/>
          <w:color w:val="333333"/>
        </w:rPr>
        <w:t>Python</w:t>
      </w:r>
      <w:r w:rsidRPr="00577F8C">
        <w:rPr>
          <w:rFonts w:ascii="Courier New" w:hAnsi="Courier New" w:cs="Courier New"/>
          <w:color w:val="333333"/>
        </w:rPr>
        <w:t>语言为例子，说明一门动态类型的、面向对象的语言的内存管理方式。</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lastRenderedPageBreak/>
        <w:t>对象的内存使用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赋值语句是语言最常见的功能了。但即使是最简单的赋值语句，也可以很有内涵。</w:t>
      </w:r>
      <w:r w:rsidRPr="00577F8C">
        <w:rPr>
          <w:rFonts w:ascii="Courier New" w:hAnsi="Courier New" w:cs="Courier New"/>
          <w:color w:val="333333"/>
        </w:rPr>
        <w:t>Python</w:t>
      </w:r>
      <w:r w:rsidRPr="00577F8C">
        <w:rPr>
          <w:rFonts w:ascii="Courier New" w:hAnsi="Courier New" w:cs="Courier New"/>
          <w:color w:val="333333"/>
        </w:rPr>
        <w:t>的赋值语句就很值得研究。</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 = 1</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整数</w:t>
      </w:r>
      <w:r w:rsidRPr="00577F8C">
        <w:rPr>
          <w:rFonts w:ascii="Courier New" w:hAnsi="Courier New" w:cs="Courier New"/>
          <w:color w:val="333333"/>
        </w:rPr>
        <w:t>1</w:t>
      </w:r>
      <w:r w:rsidRPr="00577F8C">
        <w:rPr>
          <w:rFonts w:ascii="Courier New" w:hAnsi="Courier New" w:cs="Courier New"/>
          <w:color w:val="333333"/>
        </w:rPr>
        <w:t>为一个对象。而</w:t>
      </w:r>
      <w:r w:rsidRPr="00577F8C">
        <w:rPr>
          <w:rFonts w:ascii="Courier New" w:hAnsi="Courier New" w:cs="Courier New"/>
          <w:color w:val="333333"/>
        </w:rPr>
        <w:t>a</w:t>
      </w:r>
      <w:r w:rsidRPr="00577F8C">
        <w:rPr>
          <w:rFonts w:ascii="Courier New" w:hAnsi="Courier New" w:cs="Courier New"/>
          <w:color w:val="333333"/>
        </w:rPr>
        <w:t>是一个引用。利用赋值语句，引用</w:t>
      </w:r>
      <w:r w:rsidRPr="00577F8C">
        <w:rPr>
          <w:rFonts w:ascii="Courier New" w:hAnsi="Courier New" w:cs="Courier New"/>
          <w:color w:val="333333"/>
        </w:rPr>
        <w:t>a</w:t>
      </w:r>
      <w:r w:rsidRPr="00577F8C">
        <w:rPr>
          <w:rFonts w:ascii="Courier New" w:hAnsi="Courier New" w:cs="Courier New"/>
          <w:color w:val="333333"/>
        </w:rPr>
        <w:t>指向对象</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是动态类型的语言</w:t>
      </w:r>
      <w:r w:rsidRPr="00577F8C">
        <w:rPr>
          <w:rFonts w:ascii="Courier New" w:hAnsi="Courier New" w:cs="Courier New"/>
          <w:color w:val="333333"/>
        </w:rPr>
        <w:t>(</w:t>
      </w:r>
      <w:r w:rsidRPr="00577F8C">
        <w:rPr>
          <w:rFonts w:ascii="Courier New" w:hAnsi="Courier New" w:cs="Courier New"/>
          <w:color w:val="333333"/>
        </w:rPr>
        <w:t>参考</w:t>
      </w:r>
      <w:hyperlink r:id="rId79" w:history="1">
        <w:r w:rsidRPr="00577F8C">
          <w:rPr>
            <w:rStyle w:val="a6"/>
            <w:rFonts w:ascii="Courier New" w:hAnsi="Courier New" w:cs="Courier New"/>
            <w:color w:val="000000"/>
          </w:rPr>
          <w:t>动态类型</w:t>
        </w:r>
      </w:hyperlink>
      <w:r w:rsidRPr="00577F8C">
        <w:rPr>
          <w:rFonts w:ascii="Courier New" w:hAnsi="Courier New" w:cs="Courier New"/>
          <w:color w:val="333333"/>
        </w:rPr>
        <w:t>)</w:t>
      </w:r>
      <w:r w:rsidRPr="00577F8C">
        <w:rPr>
          <w:rFonts w:ascii="Courier New" w:hAnsi="Courier New" w:cs="Courier New"/>
          <w:color w:val="333333"/>
        </w:rPr>
        <w:t>，对象与引用分离。</w:t>
      </w:r>
      <w:r w:rsidRPr="00577F8C">
        <w:rPr>
          <w:rFonts w:ascii="Courier New" w:hAnsi="Courier New" w:cs="Courier New"/>
          <w:color w:val="333333"/>
        </w:rPr>
        <w:t>Python</w:t>
      </w:r>
      <w:r w:rsidRPr="00577F8C">
        <w:rPr>
          <w:rFonts w:ascii="Courier New" w:hAnsi="Courier New" w:cs="Courier New"/>
          <w:color w:val="333333"/>
        </w:rPr>
        <w:t>像使用</w:t>
      </w:r>
      <w:r w:rsidRPr="00577F8C">
        <w:rPr>
          <w:rFonts w:ascii="Courier New" w:hAnsi="Courier New" w:cs="Courier New"/>
          <w:color w:val="333333"/>
        </w:rPr>
        <w:t>“</w:t>
      </w:r>
      <w:r w:rsidRPr="00577F8C">
        <w:rPr>
          <w:rFonts w:ascii="Courier New" w:hAnsi="Courier New" w:cs="Courier New"/>
          <w:color w:val="333333"/>
        </w:rPr>
        <w:t>筷子</w:t>
      </w:r>
      <w:r w:rsidRPr="00577F8C">
        <w:rPr>
          <w:rFonts w:ascii="Courier New" w:hAnsi="Courier New" w:cs="Courier New"/>
          <w:color w:val="333333"/>
        </w:rPr>
        <w:t>”</w:t>
      </w:r>
      <w:r w:rsidRPr="00577F8C">
        <w:rPr>
          <w:rFonts w:ascii="Courier New" w:hAnsi="Courier New" w:cs="Courier New"/>
          <w:color w:val="333333"/>
        </w:rPr>
        <w:t>那样，通过引用来接触和翻动真正的食物</w:t>
      </w:r>
      <w:r w:rsidRPr="00577F8C">
        <w:rPr>
          <w:rFonts w:ascii="Courier New" w:hAnsi="Courier New" w:cs="Courier New"/>
          <w:color w:val="333333"/>
        </w:rPr>
        <w:t>——</w:t>
      </w:r>
      <w:r w:rsidRPr="00577F8C">
        <w:rPr>
          <w:rFonts w:ascii="Courier New" w:hAnsi="Courier New" w:cs="Courier New"/>
          <w:color w:val="333333"/>
        </w:rPr>
        <w:t>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4796155" cy="3148330"/>
            <wp:effectExtent l="0" t="0" r="4445" b="0"/>
            <wp:docPr id="47" name="图片 47" descr="http://images.cnitblog.com/blog/413416/201311/16175025-e8ae03a3023543a28d9b6be8b0399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13416/201311/16175025-e8ae03a3023543a28d9b6be8b03990c9.jpg"/>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6155" cy="31483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r w:rsidRPr="00577F8C">
        <w:rPr>
          <w:rFonts w:ascii="Courier New" w:hAnsi="Courier New" w:cs="Courier New"/>
          <w:color w:val="333333"/>
        </w:rPr>
        <w:t>引用和对象</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为了探索对象在内存的存储，我们可以求助于</w:t>
      </w:r>
      <w:r w:rsidRPr="00577F8C">
        <w:rPr>
          <w:rFonts w:ascii="Courier New" w:hAnsi="Courier New" w:cs="Courier New"/>
          <w:color w:val="333333"/>
        </w:rPr>
        <w:t>Python</w:t>
      </w:r>
      <w:r w:rsidRPr="00577F8C">
        <w:rPr>
          <w:rFonts w:ascii="Courier New" w:hAnsi="Courier New" w:cs="Courier New"/>
          <w:color w:val="333333"/>
        </w:rPr>
        <w:t>的内置函数</w:t>
      </w:r>
      <w:r w:rsidRPr="00577F8C">
        <w:rPr>
          <w:rFonts w:ascii="Courier New" w:hAnsi="Courier New" w:cs="Courier New"/>
          <w:color w:val="800000"/>
        </w:rPr>
        <w:t>id()</w:t>
      </w:r>
      <w:r w:rsidRPr="00577F8C">
        <w:rPr>
          <w:rFonts w:ascii="Courier New" w:hAnsi="Courier New" w:cs="Courier New"/>
          <w:color w:val="000000"/>
        </w:rPr>
        <w:t>。它</w:t>
      </w:r>
      <w:r w:rsidRPr="00577F8C">
        <w:rPr>
          <w:rFonts w:ascii="Courier New" w:hAnsi="Courier New" w:cs="Courier New"/>
          <w:color w:val="333333"/>
        </w:rPr>
        <w:t>用于返回对象的身份</w:t>
      </w:r>
      <w:r w:rsidRPr="00577F8C">
        <w:rPr>
          <w:rFonts w:ascii="Courier New" w:hAnsi="Courier New" w:cs="Courier New"/>
          <w:color w:val="333333"/>
        </w:rPr>
        <w:t>(identity)</w:t>
      </w:r>
      <w:r w:rsidRPr="00577F8C">
        <w:rPr>
          <w:rFonts w:ascii="Courier New" w:hAnsi="Courier New" w:cs="Courier New"/>
          <w:color w:val="333333"/>
        </w:rPr>
        <w:t>。其实，这里所谓的身份，就是该对象的</w:t>
      </w:r>
      <w:r w:rsidRPr="00577F8C">
        <w:rPr>
          <w:rFonts w:ascii="Courier New" w:hAnsi="Courier New" w:cs="Courier New"/>
          <w:color w:val="FF0000"/>
        </w:rPr>
        <w:t>内存地址</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(hex(id(a)))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在我的计算机上，它们返回的是</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r w:rsidRPr="00577F8C">
        <w:rPr>
          <w:rFonts w:ascii="Verdana" w:hAnsi="Verdana"/>
          <w:color w:val="333333"/>
        </w:rPr>
        <w:br/>
      </w:r>
      <w:r w:rsidRPr="00577F8C">
        <w:rPr>
          <w:rFonts w:ascii="Courier New" w:hAnsi="Courier New" w:cs="Courier New"/>
          <w:color w:val="800000"/>
        </w:rPr>
        <w:t>'0xab9c68'</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分别为内存地址的十进制和十六进制表示。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3F527D"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3F527D">
        <w:rPr>
          <w:rFonts w:ascii="Courier New" w:hAnsi="Courier New" w:cs="Courier New"/>
          <w:color w:val="70AD47" w:themeColor="accent6"/>
        </w:rPr>
        <w:t>在</w:t>
      </w:r>
      <w:r w:rsidRPr="003F527D">
        <w:rPr>
          <w:rFonts w:ascii="Courier New" w:hAnsi="Courier New" w:cs="Courier New"/>
          <w:color w:val="70AD47" w:themeColor="accent6"/>
        </w:rPr>
        <w:t>Python</w:t>
      </w:r>
      <w:r w:rsidRPr="003F527D">
        <w:rPr>
          <w:rFonts w:ascii="Courier New" w:hAnsi="Courier New" w:cs="Courier New"/>
          <w:color w:val="70AD47" w:themeColor="accent6"/>
        </w:rPr>
        <w:t>中，整数和短小的字符，</w:t>
      </w:r>
      <w:r w:rsidRPr="003F527D">
        <w:rPr>
          <w:rFonts w:ascii="Courier New" w:hAnsi="Courier New" w:cs="Courier New"/>
          <w:color w:val="70AD47" w:themeColor="accent6"/>
        </w:rPr>
        <w:t>Python</w:t>
      </w:r>
      <w:r w:rsidRPr="003F527D">
        <w:rPr>
          <w:rFonts w:ascii="Courier New" w:hAnsi="Courier New" w:cs="Courier New"/>
          <w:color w:val="70AD47" w:themeColor="accent6"/>
        </w:rPr>
        <w:t>都会缓存这些对象，以便重复使用。当我们创建多个等于</w:t>
      </w:r>
      <w:r w:rsidRPr="003F527D">
        <w:rPr>
          <w:rFonts w:ascii="Courier New" w:hAnsi="Courier New" w:cs="Courier New"/>
          <w:color w:val="70AD47" w:themeColor="accent6"/>
        </w:rPr>
        <w:t>1</w:t>
      </w:r>
      <w:r w:rsidRPr="003F527D">
        <w:rPr>
          <w:rFonts w:ascii="Courier New" w:hAnsi="Courier New" w:cs="Courier New"/>
          <w:color w:val="70AD47" w:themeColor="accent6"/>
        </w:rPr>
        <w:t>的引用时，实际上是让所有这些引用指向同一个对象。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上面程序返回</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可见</w:t>
      </w:r>
      <w:r w:rsidRPr="00577F8C">
        <w:rPr>
          <w:rFonts w:ascii="Courier New" w:hAnsi="Courier New" w:cs="Courier New"/>
          <w:color w:val="333333"/>
        </w:rPr>
        <w:t>a</w:t>
      </w:r>
      <w:r w:rsidRPr="00577F8C">
        <w:rPr>
          <w:rFonts w:ascii="Courier New" w:hAnsi="Courier New" w:cs="Courier New"/>
          <w:color w:val="333333"/>
        </w:rPr>
        <w:t>和</w:t>
      </w:r>
      <w:r w:rsidRPr="00577F8C">
        <w:rPr>
          <w:rFonts w:ascii="Courier New" w:hAnsi="Courier New" w:cs="Courier New"/>
          <w:color w:val="333333"/>
        </w:rPr>
        <w:t>b</w:t>
      </w:r>
      <w:r w:rsidRPr="00577F8C">
        <w:rPr>
          <w:rFonts w:ascii="Courier New" w:hAnsi="Courier New" w:cs="Courier New"/>
          <w:color w:val="333333"/>
        </w:rPr>
        <w:t>实际上是指向同一个对象的两个引用</w:t>
      </w:r>
      <w:r w:rsidR="003F527D">
        <w:rPr>
          <w:rFonts w:ascii="Courier New" w:hAnsi="Courier New" w:cs="Courier New" w:hint="eastAsia"/>
          <w:color w:val="333333"/>
        </w:rPr>
        <w:t>（内存地址</w:t>
      </w:r>
      <w:r w:rsidR="005A2520">
        <w:rPr>
          <w:rFonts w:ascii="Courier New" w:hAnsi="Courier New" w:cs="Courier New" w:hint="eastAsia"/>
          <w:color w:val="333333"/>
        </w:rPr>
        <w:t>，变量名？</w:t>
      </w:r>
      <w:r w:rsidR="003F527D">
        <w:rPr>
          <w:rFonts w:ascii="Courier New" w:hAnsi="Courier New" w:cs="Courier New" w:hint="eastAsia"/>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A2520"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577F8C">
        <w:rPr>
          <w:rFonts w:ascii="Courier New" w:hAnsi="Courier New" w:cs="Courier New"/>
          <w:color w:val="333333"/>
        </w:rPr>
        <w:t>为了检验两个引用指向同一个对象，我们可以用</w:t>
      </w:r>
      <w:r w:rsidRPr="00577F8C">
        <w:rPr>
          <w:rFonts w:ascii="Courier New" w:hAnsi="Courier New" w:cs="Courier New"/>
          <w:color w:val="800000"/>
        </w:rPr>
        <w:t>is</w:t>
      </w:r>
      <w:r w:rsidRPr="00577F8C">
        <w:rPr>
          <w:rFonts w:ascii="Courier New" w:hAnsi="Courier New" w:cs="Courier New"/>
          <w:color w:val="333333"/>
        </w:rPr>
        <w:t>关键字。</w:t>
      </w:r>
      <w:r w:rsidRPr="005A2520">
        <w:rPr>
          <w:rFonts w:ascii="Courier New" w:hAnsi="Courier New" w:cs="Courier New"/>
          <w:color w:val="70AD47" w:themeColor="accent6"/>
        </w:rPr>
        <w:t>is</w:t>
      </w:r>
      <w:r w:rsidRPr="005A2520">
        <w:rPr>
          <w:rFonts w:ascii="Courier New" w:hAnsi="Courier New" w:cs="Courier New"/>
          <w:color w:val="70AD47" w:themeColor="accent6"/>
        </w:rPr>
        <w:t>用于判断两个引用所指的对象是否相同。</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6" name="图片 4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5" name="图片 4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上面的注释为相应的运行结果。可以看到，由于</w:t>
      </w:r>
      <w:r w:rsidRPr="00577F8C">
        <w:rPr>
          <w:rFonts w:ascii="Courier New" w:hAnsi="Courier New" w:cs="Courier New"/>
          <w:color w:val="333333"/>
        </w:rPr>
        <w:t>Python</w:t>
      </w:r>
      <w:r w:rsidRPr="00577F8C">
        <w:rPr>
          <w:rFonts w:ascii="Courier New" w:hAnsi="Courier New" w:cs="Courier New"/>
          <w:color w:val="333333"/>
        </w:rPr>
        <w:t>缓存了整数和短字符串，因此每个对象只存有一份。比如，所有整数</w:t>
      </w:r>
      <w:r w:rsidRPr="00577F8C">
        <w:rPr>
          <w:rFonts w:ascii="Courier New" w:hAnsi="Courier New" w:cs="Courier New"/>
          <w:color w:val="333333"/>
        </w:rPr>
        <w:t>1</w:t>
      </w:r>
      <w:r w:rsidRPr="00577F8C">
        <w:rPr>
          <w:rFonts w:ascii="Courier New" w:hAnsi="Courier New" w:cs="Courier New"/>
          <w:color w:val="333333"/>
        </w:rPr>
        <w:t>的引用都指向同一对象。即使使用赋值语句，也只是创造了新的引用，而不是对象本身。长的字符串和其它对象可以有多个相同的对象，可以使用赋值语句创建出新的对象。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w:t>
      </w:r>
      <w:r w:rsidRPr="00577F8C">
        <w:rPr>
          <w:rFonts w:ascii="Courier New" w:hAnsi="Courier New" w:cs="Courier New"/>
          <w:color w:val="333333"/>
        </w:rPr>
        <w:t>Python</w:t>
      </w:r>
      <w:r w:rsidRPr="00577F8C">
        <w:rPr>
          <w:rFonts w:ascii="Courier New" w:hAnsi="Courier New" w:cs="Courier New"/>
          <w:color w:val="333333"/>
        </w:rPr>
        <w:t>中，每个对象都有存有指向该对象的引用总数，即</w:t>
      </w:r>
      <w:r w:rsidRPr="00577F8C">
        <w:rPr>
          <w:rFonts w:ascii="Courier New" w:hAnsi="Courier New" w:cs="Courier New"/>
          <w:color w:val="FF0000"/>
        </w:rPr>
        <w:t>引用计数</w:t>
      </w:r>
      <w:r w:rsidRPr="00577F8C">
        <w:rPr>
          <w:rFonts w:ascii="Courier New" w:hAnsi="Courier New" w:cs="Courier New"/>
          <w:color w:val="333333"/>
        </w:rPr>
        <w:t>(reference count)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我们可以使用</w:t>
      </w:r>
      <w:r w:rsidRPr="00577F8C">
        <w:rPr>
          <w:rFonts w:ascii="Courier New" w:hAnsi="Courier New" w:cs="Courier New"/>
          <w:color w:val="800000"/>
        </w:rPr>
        <w:t>sys</w:t>
      </w:r>
      <w:r w:rsidRPr="00577F8C">
        <w:rPr>
          <w:rFonts w:ascii="Courier New" w:hAnsi="Courier New" w:cs="Courier New"/>
          <w:color w:val="333333"/>
        </w:rPr>
        <w:t>包中的</w:t>
      </w:r>
      <w:r w:rsidRPr="00577F8C">
        <w:rPr>
          <w:rFonts w:ascii="Courier New" w:hAnsi="Courier New" w:cs="Courier New"/>
          <w:color w:val="800000"/>
        </w:rPr>
        <w:t>getrefcount()</w:t>
      </w:r>
      <w:r w:rsidRPr="00577F8C">
        <w:rPr>
          <w:rFonts w:ascii="Courier New" w:hAnsi="Courier New" w:cs="Courier New"/>
          <w:color w:val="333333"/>
        </w:rPr>
        <w:t>，来查看某个对象的引用计数。需要注意的是，当使用某个引用作为参数，传递给</w:t>
      </w:r>
      <w:r w:rsidRPr="00577F8C">
        <w:rPr>
          <w:rFonts w:ascii="Courier New" w:hAnsi="Courier New" w:cs="Courier New"/>
          <w:color w:val="333333"/>
        </w:rPr>
        <w:t>getrefcount()</w:t>
      </w:r>
      <w:r w:rsidRPr="00577F8C">
        <w:rPr>
          <w:rFonts w:ascii="Courier New" w:hAnsi="Courier New" w:cs="Courier New"/>
          <w:color w:val="333333"/>
        </w:rPr>
        <w:t>时，参数实际上创建了一个临时的引用。因此，</w:t>
      </w:r>
      <w:r w:rsidRPr="00577F8C">
        <w:rPr>
          <w:rFonts w:ascii="Courier New" w:hAnsi="Courier New" w:cs="Courier New"/>
          <w:color w:val="333333"/>
        </w:rPr>
        <w:t>getrefcount()</w:t>
      </w:r>
      <w:r w:rsidRPr="00577F8C">
        <w:rPr>
          <w:rFonts w:ascii="Courier New" w:hAnsi="Courier New" w:cs="Courier New"/>
          <w:color w:val="333333"/>
        </w:rPr>
        <w:t>所得到的结果，会比期望的多</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4" name="图片 4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r w:rsidRPr="00577F8C">
        <w:rPr>
          <w:rFonts w:ascii="Courier New" w:hAnsi="Courier New" w:cs="Courier New"/>
          <w:color w:val="000000"/>
        </w:rPr>
        <w:br/>
      </w:r>
      <w:r w:rsidRPr="00577F8C">
        <w:rPr>
          <w:rFonts w:ascii="Courier New" w:hAnsi="Courier New" w:cs="Courier New"/>
          <w:color w:val="000000"/>
        </w:rPr>
        <w:br/>
        <w:t>b = a</w:t>
      </w:r>
      <w:r w:rsidRPr="00577F8C">
        <w:rPr>
          <w:rFonts w:ascii="Courier New" w:hAnsi="Courier New" w:cs="Courier New"/>
          <w:color w:val="000000"/>
        </w:rPr>
        <w:br/>
      </w: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3" name="图片 4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由于上述原因，两个</w:t>
      </w:r>
      <w:r w:rsidRPr="00577F8C">
        <w:rPr>
          <w:rFonts w:ascii="Courier New" w:hAnsi="Courier New" w:cs="Courier New"/>
          <w:color w:val="333333"/>
        </w:rPr>
        <w:t>getrefcount</w:t>
      </w:r>
      <w:r w:rsidRPr="00577F8C">
        <w:rPr>
          <w:rFonts w:ascii="Courier New" w:hAnsi="Courier New" w:cs="Courier New"/>
          <w:color w:val="333333"/>
        </w:rPr>
        <w:t>将返回</w:t>
      </w:r>
      <w:r w:rsidRPr="00577F8C">
        <w:rPr>
          <w:rFonts w:ascii="Courier New" w:hAnsi="Courier New" w:cs="Courier New"/>
          <w:color w:val="333333"/>
        </w:rPr>
        <w:t>2</w:t>
      </w:r>
      <w:r w:rsidRPr="00577F8C">
        <w:rPr>
          <w:rFonts w:ascii="Courier New" w:hAnsi="Courier New" w:cs="Courier New"/>
          <w:color w:val="333333"/>
        </w:rPr>
        <w:t>和</w:t>
      </w:r>
      <w:r w:rsidRPr="00577F8C">
        <w:rPr>
          <w:rFonts w:ascii="Courier New" w:hAnsi="Courier New" w:cs="Courier New"/>
          <w:color w:val="333333"/>
        </w:rPr>
        <w:t>3</w:t>
      </w:r>
      <w:r w:rsidRPr="00577F8C">
        <w:rPr>
          <w:rFonts w:ascii="Courier New" w:hAnsi="Courier New" w:cs="Courier New"/>
          <w:color w:val="333333"/>
        </w:rPr>
        <w:t>，而不是期望的</w:t>
      </w:r>
      <w:r w:rsidRPr="00577F8C">
        <w:rPr>
          <w:rFonts w:ascii="Courier New" w:hAnsi="Courier New" w:cs="Courier New"/>
          <w:color w:val="333333"/>
        </w:rPr>
        <w:t>1</w:t>
      </w:r>
      <w:r w:rsidRPr="00577F8C">
        <w:rPr>
          <w:rFonts w:ascii="Courier New" w:hAnsi="Courier New" w:cs="Courier New"/>
          <w:color w:val="333333"/>
        </w:rPr>
        <w:t>和</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对象引用对象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的一个容器对象</w:t>
      </w:r>
      <w:r w:rsidRPr="00577F8C">
        <w:rPr>
          <w:rFonts w:ascii="Courier New" w:hAnsi="Courier New" w:cs="Courier New"/>
          <w:color w:val="333333"/>
        </w:rPr>
        <w:t>(container)</w:t>
      </w:r>
      <w:r w:rsidRPr="00577F8C">
        <w:rPr>
          <w:rFonts w:ascii="Courier New" w:hAnsi="Courier New" w:cs="Courier New"/>
          <w:color w:val="333333"/>
        </w:rPr>
        <w:t>，比如表、词典等，可以包含多个对象。实际上，容器对象中包含的并不是元素对象本身，是指向各个元素对象的引用。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我们也可以自定义一个对象，并引用其它对象</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2" name="图片 4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class</w:t>
      </w:r>
      <w:r w:rsidRPr="00577F8C">
        <w:rPr>
          <w:rFonts w:ascii="Courier New" w:hAnsi="Courier New" w:cs="Courier New"/>
          <w:color w:val="000000"/>
        </w:rPr>
        <w:t xml:space="preserve"> from_obj(object):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w:t>
      </w:r>
      <w:r w:rsidRPr="00577F8C">
        <w:rPr>
          <w:rFonts w:ascii="Courier New" w:hAnsi="Courier New" w:cs="Courier New"/>
          <w:color w:val="0000FF"/>
        </w:rPr>
        <w:t>def</w:t>
      </w:r>
      <w:r w:rsidRPr="00577F8C">
        <w:rPr>
          <w:rFonts w:ascii="Courier New" w:hAnsi="Courier New" w:cs="Courier New"/>
          <w:color w:val="000000"/>
        </w:rPr>
        <w:t xml:space="preserve"> </w:t>
      </w:r>
      <w:r w:rsidRPr="00577F8C">
        <w:rPr>
          <w:rFonts w:ascii="Courier New" w:hAnsi="Courier New" w:cs="Courier New"/>
          <w:color w:val="800080"/>
        </w:rPr>
        <w:t>__init__</w:t>
      </w:r>
      <w:r w:rsidRPr="00577F8C">
        <w:rPr>
          <w:rFonts w:ascii="Courier New" w:hAnsi="Courier New" w:cs="Courier New"/>
          <w:color w:val="000000"/>
        </w:rPr>
        <w:t>(self, to_obj):</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self.to_obj = to_obj</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from_obj(b)</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(id(a.to_obj))</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1" name="图片 4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可以看到，</w:t>
      </w:r>
      <w:r w:rsidRPr="00577F8C">
        <w:rPr>
          <w:rFonts w:ascii="Courier New" w:hAnsi="Courier New" w:cs="Courier New"/>
          <w:color w:val="333333"/>
        </w:rPr>
        <w:t>a</w:t>
      </w:r>
      <w:r w:rsidRPr="00577F8C">
        <w:rPr>
          <w:rFonts w:ascii="Courier New" w:hAnsi="Courier New" w:cs="Courier New"/>
          <w:color w:val="333333"/>
        </w:rPr>
        <w:t>引用了对象</w:t>
      </w:r>
      <w:r w:rsidRPr="00577F8C">
        <w:rPr>
          <w:rFonts w:ascii="Courier New" w:hAnsi="Courier New" w:cs="Courier New"/>
          <w:color w:val="333333"/>
        </w:rPr>
        <w:t>b</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对象引用对象，是</w:t>
      </w:r>
      <w:r w:rsidRPr="00577F8C">
        <w:rPr>
          <w:rFonts w:ascii="Courier New" w:hAnsi="Courier New" w:cs="Courier New"/>
          <w:color w:val="333333"/>
        </w:rPr>
        <w:t>Python</w:t>
      </w:r>
      <w:r w:rsidRPr="00577F8C">
        <w:rPr>
          <w:rFonts w:ascii="Courier New" w:hAnsi="Courier New" w:cs="Courier New"/>
          <w:color w:val="333333"/>
        </w:rPr>
        <w:t>最基本的构成方式。即使是</w:t>
      </w:r>
      <w:r w:rsidRPr="00577F8C">
        <w:rPr>
          <w:rFonts w:ascii="Courier New" w:hAnsi="Courier New" w:cs="Courier New"/>
          <w:color w:val="333333"/>
        </w:rPr>
        <w:t>a = 1</w:t>
      </w:r>
      <w:r w:rsidRPr="00577F8C">
        <w:rPr>
          <w:rFonts w:ascii="Courier New" w:hAnsi="Courier New" w:cs="Courier New"/>
          <w:color w:val="333333"/>
        </w:rPr>
        <w:t>这一赋值方式，实际上是让词典的一个键值</w:t>
      </w:r>
      <w:r w:rsidRPr="00577F8C">
        <w:rPr>
          <w:rFonts w:ascii="Courier New" w:hAnsi="Courier New" w:cs="Courier New"/>
          <w:color w:val="333333"/>
        </w:rPr>
        <w:t>"a"</w:t>
      </w:r>
      <w:r w:rsidRPr="00577F8C">
        <w:rPr>
          <w:rFonts w:ascii="Courier New" w:hAnsi="Courier New" w:cs="Courier New"/>
          <w:color w:val="333333"/>
        </w:rPr>
        <w:t>的元素引用整数对象</w:t>
      </w:r>
      <w:r w:rsidRPr="00577F8C">
        <w:rPr>
          <w:rFonts w:ascii="Courier New" w:hAnsi="Courier New" w:cs="Courier New"/>
          <w:color w:val="333333"/>
        </w:rPr>
        <w:t>1</w:t>
      </w:r>
      <w:r w:rsidRPr="00577F8C">
        <w:rPr>
          <w:rFonts w:ascii="Courier New" w:hAnsi="Courier New" w:cs="Courier New"/>
          <w:color w:val="333333"/>
        </w:rPr>
        <w:t>。该词典对象用于记录所有的全局引用。该词典引用了整数对象</w:t>
      </w:r>
      <w:r w:rsidRPr="00577F8C">
        <w:rPr>
          <w:rFonts w:ascii="Courier New" w:hAnsi="Courier New" w:cs="Courier New"/>
          <w:color w:val="333333"/>
        </w:rPr>
        <w:t>1</w:t>
      </w:r>
      <w:r w:rsidRPr="00577F8C">
        <w:rPr>
          <w:rFonts w:ascii="Courier New" w:hAnsi="Courier New" w:cs="Courier New"/>
          <w:color w:val="333333"/>
        </w:rPr>
        <w:t>。我们可以通过内置函数</w:t>
      </w:r>
      <w:r w:rsidRPr="00577F8C">
        <w:rPr>
          <w:rFonts w:ascii="Courier New" w:hAnsi="Courier New" w:cs="Courier New"/>
          <w:color w:val="800000"/>
        </w:rPr>
        <w:t>globals()</w:t>
      </w:r>
      <w:r w:rsidRPr="00577F8C">
        <w:rPr>
          <w:rFonts w:ascii="Courier New" w:hAnsi="Courier New" w:cs="Courier New"/>
          <w:color w:val="333333"/>
        </w:rPr>
        <w:t>来查看该词典。</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当一个对象</w:t>
      </w:r>
      <w:r w:rsidRPr="00577F8C">
        <w:rPr>
          <w:rFonts w:ascii="Courier New" w:hAnsi="Courier New" w:cs="Courier New"/>
          <w:color w:val="333333"/>
        </w:rPr>
        <w:t>A</w:t>
      </w:r>
      <w:r w:rsidRPr="00577F8C">
        <w:rPr>
          <w:rFonts w:ascii="Courier New" w:hAnsi="Courier New" w:cs="Courier New"/>
          <w:color w:val="333333"/>
        </w:rPr>
        <w:t>被另一个对象</w:t>
      </w:r>
      <w:r w:rsidRPr="00577F8C">
        <w:rPr>
          <w:rFonts w:ascii="Courier New" w:hAnsi="Courier New" w:cs="Courier New"/>
          <w:color w:val="333333"/>
        </w:rPr>
        <w:t>B</w:t>
      </w:r>
      <w:r w:rsidRPr="00577F8C">
        <w:rPr>
          <w:rFonts w:ascii="Courier New" w:hAnsi="Courier New" w:cs="Courier New"/>
          <w:color w:val="333333"/>
        </w:rPr>
        <w:t>引用时，</w:t>
      </w:r>
      <w:r w:rsidRPr="00577F8C">
        <w:rPr>
          <w:rFonts w:ascii="Courier New" w:hAnsi="Courier New" w:cs="Courier New"/>
          <w:color w:val="333333"/>
        </w:rPr>
        <w:t>A</w:t>
      </w:r>
      <w:r w:rsidRPr="00577F8C">
        <w:rPr>
          <w:rFonts w:ascii="Courier New" w:hAnsi="Courier New" w:cs="Courier New"/>
          <w:color w:val="333333"/>
        </w:rPr>
        <w:t>的引用计数将增加</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0" name="图片 4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9" name="图片 3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由于对象</w:t>
      </w:r>
      <w:r w:rsidRPr="00577F8C">
        <w:rPr>
          <w:rFonts w:ascii="Courier New" w:hAnsi="Courier New" w:cs="Courier New"/>
          <w:color w:val="333333"/>
        </w:rPr>
        <w:t>b</w:t>
      </w:r>
      <w:r w:rsidRPr="00577F8C">
        <w:rPr>
          <w:rFonts w:ascii="Courier New" w:hAnsi="Courier New" w:cs="Courier New"/>
          <w:color w:val="333333"/>
        </w:rPr>
        <w:t>引用了两次</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a</w:t>
      </w:r>
      <w:r w:rsidRPr="00577F8C">
        <w:rPr>
          <w:rFonts w:ascii="Courier New" w:hAnsi="Courier New" w:cs="Courier New"/>
          <w:color w:val="333333"/>
        </w:rPr>
        <w:t>的引用计数增加了</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lastRenderedPageBreak/>
        <w:t>容器对象的引用可能构成很复杂的拓扑结构。我们可以用</w:t>
      </w:r>
      <w:r w:rsidRPr="00577F8C">
        <w:rPr>
          <w:rFonts w:ascii="Courier New" w:hAnsi="Courier New" w:cs="Courier New"/>
          <w:color w:val="333333"/>
        </w:rPr>
        <w:t>objgraph</w:t>
      </w:r>
      <w:r w:rsidRPr="00577F8C">
        <w:rPr>
          <w:rFonts w:ascii="Courier New" w:hAnsi="Courier New" w:cs="Courier New"/>
          <w:color w:val="333333"/>
        </w:rPr>
        <w:t>包来绘制其引用关系，比如</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x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y = [x, dict(key1=x)]</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z = [y, (x, y)]</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objgraph</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objgraph.show_refs([z], filename=</w:t>
      </w:r>
      <w:r w:rsidRPr="00577F8C">
        <w:rPr>
          <w:rFonts w:ascii="Courier New" w:hAnsi="Courier New" w:cs="Courier New"/>
          <w:color w:val="800000"/>
        </w:rPr>
        <w:t>'ref_topo.png'</w:t>
      </w:r>
      <w:r w:rsidRPr="00577F8C">
        <w:rPr>
          <w:rFonts w:ascii="Courier New" w:hAnsi="Courier New" w:cs="Courier New"/>
          <w:color w:val="000000"/>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2743200" cy="6064250"/>
            <wp:effectExtent l="0" t="0" r="0" b="0"/>
            <wp:docPr id="38" name="图片 38" descr="http://images.cnitblog.com/blog/413416/201311/16192959-84cf30124cd24a71aaa9f999da3a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413416/201311/16192959-84cf30124cd24a71aaa9f999da3a3522.png"/>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606425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objgraph</w:t>
      </w:r>
      <w:r w:rsidRPr="00577F8C">
        <w:rPr>
          <w:rFonts w:ascii="Courier New" w:hAnsi="Courier New" w:cs="Courier New"/>
          <w:color w:val="333333"/>
        </w:rPr>
        <w:t>是</w:t>
      </w:r>
      <w:r w:rsidRPr="00577F8C">
        <w:rPr>
          <w:rFonts w:ascii="Courier New" w:hAnsi="Courier New" w:cs="Courier New"/>
          <w:color w:val="333333"/>
        </w:rPr>
        <w:t>Python</w:t>
      </w:r>
      <w:r w:rsidRPr="00577F8C">
        <w:rPr>
          <w:rFonts w:ascii="Courier New" w:hAnsi="Courier New" w:cs="Courier New"/>
          <w:color w:val="333333"/>
        </w:rPr>
        <w:t>的一个第三方包。安装之前需要安装</w:t>
      </w:r>
      <w:r w:rsidRPr="00577F8C">
        <w:rPr>
          <w:rFonts w:ascii="Courier New" w:hAnsi="Courier New" w:cs="Courier New"/>
          <w:color w:val="333333"/>
        </w:rPr>
        <w:t>xdot</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sudo apt-get install xdot</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sudo pip install objgraph</w:t>
      </w:r>
    </w:p>
    <w:p w:rsidR="00577F8C" w:rsidRPr="00577F8C" w:rsidRDefault="00CC0581" w:rsidP="00577F8C">
      <w:pPr>
        <w:pStyle w:val="a5"/>
        <w:shd w:val="clear" w:color="auto" w:fill="FFFFFF"/>
        <w:spacing w:before="0" w:beforeAutospacing="0" w:after="0" w:afterAutospacing="0" w:line="360" w:lineRule="atLeast"/>
        <w:rPr>
          <w:rFonts w:ascii="Verdana" w:hAnsi="Verdana"/>
          <w:color w:val="333333"/>
        </w:rPr>
      </w:pPr>
      <w:hyperlink r:id="rId82" w:history="1">
        <w:r w:rsidR="00577F8C" w:rsidRPr="00577F8C">
          <w:rPr>
            <w:rStyle w:val="a6"/>
            <w:rFonts w:ascii="Courier New" w:hAnsi="Courier New" w:cs="Courier New"/>
            <w:color w:val="000000"/>
          </w:rPr>
          <w:t>objgraph</w:t>
        </w:r>
        <w:r w:rsidR="00577F8C" w:rsidRPr="00577F8C">
          <w:rPr>
            <w:rStyle w:val="a6"/>
            <w:rFonts w:ascii="Courier New" w:hAnsi="Courier New" w:cs="Courier New"/>
            <w:color w:val="000000"/>
          </w:rPr>
          <w:t>官网</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lastRenderedPageBreak/>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两个对象可能相互引用，从而构成所谓的</w:t>
      </w:r>
      <w:r w:rsidRPr="00577F8C">
        <w:rPr>
          <w:rFonts w:ascii="Courier New" w:hAnsi="Courier New" w:cs="Courier New"/>
          <w:color w:val="FF0000"/>
        </w:rPr>
        <w:t>引用环</w:t>
      </w:r>
      <w:r w:rsidRPr="00577F8C">
        <w:rPr>
          <w:rFonts w:ascii="Courier New" w:hAnsi="Courier New" w:cs="Courier New"/>
          <w:color w:val="333333"/>
        </w:rPr>
        <w:t>(reference cycle)</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a.append(b)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即使是一个对象，只需要自己引用自己，也能构成引用环。</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a.append(a)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引用环会给垃圾回收机制带来很大的麻烦，我将在后面详细叙述这一点。</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引用减少</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某个对象的引用计数可能减少。比如，可以使用</w:t>
      </w:r>
      <w:r w:rsidRPr="00577F8C">
        <w:rPr>
          <w:rFonts w:ascii="Courier New" w:hAnsi="Courier New" w:cs="Courier New"/>
          <w:color w:val="333333"/>
        </w:rPr>
        <w:t>del</w:t>
      </w:r>
      <w:r w:rsidRPr="00577F8C">
        <w:rPr>
          <w:rFonts w:ascii="Courier New" w:hAnsi="Courier New" w:cs="Courier New"/>
          <w:color w:val="333333"/>
        </w:rPr>
        <w:t>关键字删除某个引用</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7" name="图片 3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6" name="图片 3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000000"/>
        </w:rPr>
        <w:t>del</w:t>
      </w:r>
      <w:r w:rsidRPr="00577F8C">
        <w:rPr>
          <w:rFonts w:ascii="Courier New" w:hAnsi="Courier New" w:cs="Courier New"/>
          <w:color w:val="000000"/>
        </w:rPr>
        <w:t>也可以用于删除容器元素中的元素，比如</w:t>
      </w:r>
      <w:r w:rsidRPr="00577F8C">
        <w:rPr>
          <w:rFonts w:ascii="Courier New" w:hAnsi="Courier New" w:cs="Courier New"/>
          <w:color w:val="000000"/>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a[0]</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(a)</w:t>
      </w:r>
    </w:p>
    <w:p w:rsidR="00577F8C" w:rsidRPr="00577F8C" w:rsidRDefault="00577F8C" w:rsidP="00577F8C">
      <w:pPr>
        <w:pStyle w:val="a5"/>
        <w:shd w:val="clear" w:color="auto" w:fill="F5F5F5"/>
        <w:spacing w:before="0" w:beforeAutospacing="0" w:after="0" w:afterAutospacing="0"/>
        <w:rPr>
          <w:color w:val="000000"/>
        </w:rPr>
      </w:pPr>
      <w:r w:rsidRPr="00577F8C">
        <w:rPr>
          <w:rFonts w:ascii="Courier New" w:hAnsi="Courier New" w:cs="Courier New"/>
          <w:color w:val="000000"/>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如果某个引用指向对象</w:t>
      </w:r>
      <w:r w:rsidRPr="00577F8C">
        <w:rPr>
          <w:rFonts w:ascii="Courier New" w:hAnsi="Courier New" w:cs="Courier New"/>
          <w:color w:val="333333"/>
        </w:rPr>
        <w:t>A</w:t>
      </w:r>
      <w:r w:rsidRPr="00577F8C">
        <w:rPr>
          <w:rFonts w:ascii="Courier New" w:hAnsi="Courier New" w:cs="Courier New"/>
          <w:color w:val="333333"/>
        </w:rPr>
        <w:t>，当这个引用被重新定向到某个其他对象</w:t>
      </w:r>
      <w:r w:rsidRPr="00577F8C">
        <w:rPr>
          <w:rFonts w:ascii="Courier New" w:hAnsi="Courier New" w:cs="Courier New"/>
          <w:color w:val="333333"/>
        </w:rPr>
        <w:t>B</w:t>
      </w:r>
      <w:r w:rsidRPr="00577F8C">
        <w:rPr>
          <w:rFonts w:ascii="Courier New" w:hAnsi="Courier New" w:cs="Courier New"/>
          <w:color w:val="333333"/>
        </w:rPr>
        <w:t>时，对象</w:t>
      </w:r>
      <w:r w:rsidRPr="00577F8C">
        <w:rPr>
          <w:rFonts w:ascii="Courier New" w:hAnsi="Courier New" w:cs="Courier New"/>
          <w:color w:val="333333"/>
        </w:rPr>
        <w:t>A</w:t>
      </w:r>
      <w:r w:rsidRPr="00577F8C">
        <w:rPr>
          <w:rFonts w:ascii="Courier New" w:hAnsi="Courier New" w:cs="Courier New"/>
          <w:color w:val="333333"/>
        </w:rPr>
        <w:t>的引用计数减少</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5" name="图片 3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r w:rsidRPr="00577F8C">
        <w:rPr>
          <w:color w:val="000000"/>
        </w:rPr>
        <w:br/>
      </w:r>
      <w:r w:rsidRPr="00577F8C">
        <w:rPr>
          <w:color w:val="000000"/>
        </w:rPr>
        <w:br/>
      </w: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4" name="图片 3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lastRenderedPageBreak/>
        <w:t>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吃太多，总会变胖，</w:t>
      </w:r>
      <w:r w:rsidRPr="00577F8C">
        <w:rPr>
          <w:rFonts w:ascii="Courier New" w:hAnsi="Courier New" w:cs="Courier New"/>
          <w:color w:val="333333"/>
        </w:rPr>
        <w:t>Python</w:t>
      </w:r>
      <w:r w:rsidRPr="00577F8C">
        <w:rPr>
          <w:rFonts w:ascii="Courier New" w:hAnsi="Courier New" w:cs="Courier New"/>
          <w:color w:val="333333"/>
        </w:rPr>
        <w:t>也是这样。当</w:t>
      </w:r>
      <w:r w:rsidRPr="00577F8C">
        <w:rPr>
          <w:rFonts w:ascii="Courier New" w:hAnsi="Courier New" w:cs="Courier New"/>
          <w:color w:val="333333"/>
        </w:rPr>
        <w:t>Python</w:t>
      </w:r>
      <w:r w:rsidRPr="00577F8C">
        <w:rPr>
          <w:rFonts w:ascii="Courier New" w:hAnsi="Courier New" w:cs="Courier New"/>
          <w:color w:val="333333"/>
        </w:rPr>
        <w:t>中的对象越来越多，它们将占据越来越大的内存。不过你不用太担心</w:t>
      </w:r>
      <w:r w:rsidRPr="00577F8C">
        <w:rPr>
          <w:rFonts w:ascii="Courier New" w:hAnsi="Courier New" w:cs="Courier New"/>
          <w:color w:val="333333"/>
        </w:rPr>
        <w:t>Python</w:t>
      </w:r>
      <w:r w:rsidRPr="00577F8C">
        <w:rPr>
          <w:rFonts w:ascii="Courier New" w:hAnsi="Courier New" w:cs="Courier New"/>
          <w:color w:val="333333"/>
        </w:rPr>
        <w:t>的体形，它会乖巧的在适当的时候</w:t>
      </w:r>
      <w:r w:rsidRPr="00577F8C">
        <w:rPr>
          <w:rFonts w:ascii="Courier New" w:hAnsi="Courier New" w:cs="Courier New"/>
          <w:color w:val="333333"/>
        </w:rPr>
        <w:t>“</w:t>
      </w:r>
      <w:r w:rsidRPr="00577F8C">
        <w:rPr>
          <w:rFonts w:ascii="Courier New" w:hAnsi="Courier New" w:cs="Courier New"/>
          <w:color w:val="333333"/>
        </w:rPr>
        <w:t>减肥</w:t>
      </w:r>
      <w:r w:rsidRPr="00577F8C">
        <w:rPr>
          <w:rFonts w:ascii="Courier New" w:hAnsi="Courier New" w:cs="Courier New"/>
          <w:color w:val="333333"/>
        </w:rPr>
        <w:t>”</w:t>
      </w:r>
      <w:r w:rsidRPr="00577F8C">
        <w:rPr>
          <w:rFonts w:ascii="Courier New" w:hAnsi="Courier New" w:cs="Courier New"/>
          <w:color w:val="333333"/>
        </w:rPr>
        <w:t>，启动</w:t>
      </w:r>
      <w:r w:rsidRPr="00577F8C">
        <w:rPr>
          <w:rFonts w:ascii="Courier New" w:hAnsi="Courier New" w:cs="Courier New"/>
          <w:color w:val="FF0000"/>
        </w:rPr>
        <w:t>垃圾回收</w:t>
      </w:r>
      <w:r w:rsidRPr="00577F8C">
        <w:rPr>
          <w:rFonts w:ascii="Courier New" w:hAnsi="Courier New" w:cs="Courier New"/>
          <w:color w:val="333333"/>
        </w:rPr>
        <w:t>(garbage collection)</w:t>
      </w:r>
      <w:r w:rsidRPr="00577F8C">
        <w:rPr>
          <w:rFonts w:ascii="Courier New" w:hAnsi="Courier New" w:cs="Courier New"/>
          <w:color w:val="333333"/>
        </w:rPr>
        <w:t>，将没用的对象清除。在许多语言中都有垃圾回收机制，比如</w:t>
      </w:r>
      <w:r w:rsidRPr="00577F8C">
        <w:rPr>
          <w:rFonts w:ascii="Courier New" w:hAnsi="Courier New" w:cs="Courier New"/>
          <w:color w:val="333333"/>
        </w:rPr>
        <w:t>Java</w:t>
      </w:r>
      <w:r w:rsidRPr="00577F8C">
        <w:rPr>
          <w:rFonts w:ascii="Courier New" w:hAnsi="Courier New" w:cs="Courier New"/>
          <w:color w:val="333333"/>
        </w:rPr>
        <w:t>和</w:t>
      </w:r>
      <w:r w:rsidRPr="00577F8C">
        <w:rPr>
          <w:rFonts w:ascii="Courier New" w:hAnsi="Courier New" w:cs="Courier New"/>
          <w:color w:val="333333"/>
        </w:rPr>
        <w:t>Ruby</w:t>
      </w:r>
      <w:r w:rsidRPr="00577F8C">
        <w:rPr>
          <w:rFonts w:ascii="Courier New" w:hAnsi="Courier New" w:cs="Courier New"/>
          <w:color w:val="333333"/>
        </w:rPr>
        <w:t>。尽管最终目的都是塑造苗条的提醒，但不同语言的减肥方案有很大的差异</w:t>
      </w:r>
      <w:r w:rsidRPr="00577F8C">
        <w:rPr>
          <w:rFonts w:ascii="Courier New" w:hAnsi="Courier New" w:cs="Courier New"/>
          <w:color w:val="333333"/>
        </w:rPr>
        <w:t xml:space="preserve"> (</w:t>
      </w:r>
      <w:r w:rsidRPr="00577F8C">
        <w:rPr>
          <w:rFonts w:ascii="Courier New" w:hAnsi="Courier New" w:cs="Courier New"/>
          <w:color w:val="333333"/>
        </w:rPr>
        <w:t>这一点可以对比本文和</w:t>
      </w:r>
      <w:hyperlink r:id="rId83" w:history="1">
        <w:r w:rsidRPr="00577F8C">
          <w:rPr>
            <w:rStyle w:val="a6"/>
            <w:rFonts w:ascii="Courier New" w:hAnsi="Courier New" w:cs="Courier New"/>
            <w:color w:val="000000"/>
          </w:rPr>
          <w:t>Java</w:t>
        </w:r>
        <w:r w:rsidRPr="00577F8C">
          <w:rPr>
            <w:rStyle w:val="a6"/>
            <w:rFonts w:ascii="Courier New" w:hAnsi="Courier New" w:cs="Courier New"/>
            <w:color w:val="000000"/>
          </w:rPr>
          <w:t>内存管理与垃圾回收</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4261485" cy="2837815"/>
            <wp:effectExtent l="0" t="0" r="5715" b="635"/>
            <wp:docPr id="33" name="图片 33" descr="http://images.cnitblog.com/blog/413416/201311/16213623-b0a0c345b02846deb564c028dca40a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13416/201311/16213623-b0a0c345b02846deb564c028dca40ac7.jpg"/>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1485" cy="283781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从基本原理上，当</w:t>
      </w:r>
      <w:r w:rsidRPr="00577F8C">
        <w:rPr>
          <w:rFonts w:ascii="Courier New" w:hAnsi="Courier New" w:cs="Courier New"/>
          <w:color w:val="333333"/>
        </w:rPr>
        <w:t>Python</w:t>
      </w:r>
      <w:r w:rsidRPr="00577F8C">
        <w:rPr>
          <w:rFonts w:ascii="Courier New" w:hAnsi="Courier New" w:cs="Courier New"/>
          <w:color w:val="333333"/>
        </w:rPr>
        <w:t>的某个对象的引用计数降为</w:t>
      </w:r>
      <w:r w:rsidRPr="00577F8C">
        <w:rPr>
          <w:rFonts w:ascii="Courier New" w:hAnsi="Courier New" w:cs="Courier New"/>
          <w:color w:val="333333"/>
        </w:rPr>
        <w:t>0</w:t>
      </w:r>
      <w:r w:rsidRPr="00577F8C">
        <w:rPr>
          <w:rFonts w:ascii="Courier New" w:hAnsi="Courier New" w:cs="Courier New"/>
          <w:color w:val="333333"/>
        </w:rPr>
        <w:t>时，说明没有任何引用指向该对象，该对象就成为要被回收的垃圾了。比如某个新建对象，它被分配给某个引用，对象的引用计数变为</w:t>
      </w:r>
      <w:r w:rsidRPr="00577F8C">
        <w:rPr>
          <w:rFonts w:ascii="Courier New" w:hAnsi="Courier New" w:cs="Courier New"/>
          <w:color w:val="333333"/>
        </w:rPr>
        <w:t>1</w:t>
      </w:r>
      <w:r w:rsidRPr="00577F8C">
        <w:rPr>
          <w:rFonts w:ascii="Courier New" w:hAnsi="Courier New" w:cs="Courier New"/>
          <w:color w:val="333333"/>
        </w:rPr>
        <w:t>。如果引用被删除，对象的引用计数为</w:t>
      </w:r>
      <w:r w:rsidRPr="00577F8C">
        <w:rPr>
          <w:rFonts w:ascii="Courier New" w:hAnsi="Courier New" w:cs="Courier New"/>
          <w:color w:val="333333"/>
        </w:rPr>
        <w:t>0</w:t>
      </w:r>
      <w:r w:rsidRPr="00577F8C">
        <w:rPr>
          <w:rFonts w:ascii="Courier New" w:hAnsi="Courier New" w:cs="Courier New"/>
          <w:color w:val="333333"/>
        </w:rPr>
        <w:t>，那么该对象就可以被垃圾回收。比如下面的表</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del a</w:t>
      </w:r>
      <w:r w:rsidRPr="00577F8C">
        <w:rPr>
          <w:rFonts w:ascii="Courier New" w:hAnsi="Courier New" w:cs="Courier New"/>
          <w:color w:val="333333"/>
        </w:rPr>
        <w:t>后，已经没有任何引用指向之前建立的</w:t>
      </w:r>
      <w:r w:rsidRPr="00577F8C">
        <w:rPr>
          <w:rFonts w:ascii="Courier New" w:hAnsi="Courier New" w:cs="Courier New"/>
          <w:color w:val="333333"/>
        </w:rPr>
        <w:t>[1, 2, 3]</w:t>
      </w:r>
      <w:r w:rsidRPr="00577F8C">
        <w:rPr>
          <w:rFonts w:ascii="Courier New" w:hAnsi="Courier New" w:cs="Courier New"/>
          <w:color w:val="333333"/>
        </w:rPr>
        <w:t>这个表。用户不可能通过任何方式接触或者动用这个对象。这个对象如果继续待在内存里，就成了不健康的脂肪。当垃圾回收启动时，</w:t>
      </w:r>
      <w:r w:rsidRPr="00577F8C">
        <w:rPr>
          <w:rFonts w:ascii="Courier New" w:hAnsi="Courier New" w:cs="Courier New"/>
          <w:color w:val="333333"/>
        </w:rPr>
        <w:t>Python</w:t>
      </w:r>
      <w:r w:rsidRPr="00577F8C">
        <w:rPr>
          <w:rFonts w:ascii="Courier New" w:hAnsi="Courier New" w:cs="Courier New"/>
          <w:color w:val="333333"/>
        </w:rPr>
        <w:t>扫描到这个引用计数为</w:t>
      </w:r>
      <w:r w:rsidRPr="00577F8C">
        <w:rPr>
          <w:rFonts w:ascii="Courier New" w:hAnsi="Courier New" w:cs="Courier New"/>
          <w:color w:val="333333"/>
        </w:rPr>
        <w:t>0</w:t>
      </w:r>
      <w:r w:rsidRPr="00577F8C">
        <w:rPr>
          <w:rFonts w:ascii="Courier New" w:hAnsi="Courier New" w:cs="Courier New"/>
          <w:color w:val="333333"/>
        </w:rPr>
        <w:t>的对象，就将它所占据的内存清空。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然而，减肥是个昂贵而费力的事情。垃圾回收时，</w:t>
      </w:r>
      <w:r w:rsidRPr="00577F8C">
        <w:rPr>
          <w:rFonts w:ascii="Courier New" w:hAnsi="Courier New" w:cs="Courier New"/>
          <w:color w:val="333333"/>
        </w:rPr>
        <w:t>Python</w:t>
      </w:r>
      <w:r w:rsidRPr="00577F8C">
        <w:rPr>
          <w:rFonts w:ascii="Courier New" w:hAnsi="Courier New" w:cs="Courier New"/>
          <w:color w:val="333333"/>
        </w:rPr>
        <w:t>不能进行其它的任务。频繁的垃圾回收将大大降低</w:t>
      </w:r>
      <w:r w:rsidRPr="00577F8C">
        <w:rPr>
          <w:rFonts w:ascii="Courier New" w:hAnsi="Courier New" w:cs="Courier New"/>
          <w:color w:val="333333"/>
        </w:rPr>
        <w:t>Python</w:t>
      </w:r>
      <w:r w:rsidRPr="00577F8C">
        <w:rPr>
          <w:rFonts w:ascii="Courier New" w:hAnsi="Courier New" w:cs="Courier New"/>
          <w:color w:val="333333"/>
        </w:rPr>
        <w:t>的工作效率。如果内存中的对象不多，就没有必要总启动垃圾回收。所以，</w:t>
      </w:r>
      <w:r w:rsidRPr="00577F8C">
        <w:rPr>
          <w:rFonts w:ascii="Courier New" w:hAnsi="Courier New" w:cs="Courier New"/>
          <w:color w:val="333333"/>
        </w:rPr>
        <w:t>Python</w:t>
      </w:r>
      <w:r w:rsidRPr="00577F8C">
        <w:rPr>
          <w:rFonts w:ascii="Courier New" w:hAnsi="Courier New" w:cs="Courier New"/>
          <w:color w:val="333333"/>
        </w:rPr>
        <w:t>只会在特定条件下，</w:t>
      </w:r>
      <w:r w:rsidRPr="00577F8C">
        <w:rPr>
          <w:rFonts w:ascii="Courier New" w:hAnsi="Courier New" w:cs="Courier New"/>
          <w:color w:val="FF0000"/>
        </w:rPr>
        <w:t>自动启动</w:t>
      </w:r>
      <w:r w:rsidRPr="00577F8C">
        <w:rPr>
          <w:rFonts w:ascii="Courier New" w:hAnsi="Courier New" w:cs="Courier New"/>
          <w:color w:val="333333"/>
        </w:rPr>
        <w:t>垃圾回收。当</w:t>
      </w:r>
      <w:r w:rsidRPr="00577F8C">
        <w:rPr>
          <w:rFonts w:ascii="Courier New" w:hAnsi="Courier New" w:cs="Courier New"/>
          <w:color w:val="333333"/>
        </w:rPr>
        <w:t>Python</w:t>
      </w:r>
      <w:r w:rsidRPr="00577F8C">
        <w:rPr>
          <w:rFonts w:ascii="Courier New" w:hAnsi="Courier New" w:cs="Courier New"/>
          <w:color w:val="333333"/>
        </w:rPr>
        <w:t>运行时，会记录其中分配对象</w:t>
      </w:r>
      <w:r w:rsidRPr="00577F8C">
        <w:rPr>
          <w:rFonts w:ascii="Courier New" w:hAnsi="Courier New" w:cs="Courier New"/>
          <w:color w:val="333333"/>
        </w:rPr>
        <w:t>(object allocation)</w:t>
      </w:r>
      <w:r w:rsidRPr="00577F8C">
        <w:rPr>
          <w:rFonts w:ascii="Courier New" w:hAnsi="Courier New" w:cs="Courier New"/>
          <w:color w:val="333333"/>
        </w:rPr>
        <w:t>和取消分配对象</w:t>
      </w:r>
      <w:r w:rsidRPr="00577F8C">
        <w:rPr>
          <w:rFonts w:ascii="Courier New" w:hAnsi="Courier New" w:cs="Courier New"/>
          <w:color w:val="333333"/>
        </w:rPr>
        <w:t>(object deallocation)</w:t>
      </w:r>
      <w:r w:rsidRPr="00577F8C">
        <w:rPr>
          <w:rFonts w:ascii="Courier New" w:hAnsi="Courier New" w:cs="Courier New"/>
          <w:color w:val="333333"/>
        </w:rPr>
        <w:t>的次数。当两者的差值高于某个</w:t>
      </w:r>
      <w:r w:rsidRPr="00577F8C">
        <w:rPr>
          <w:rFonts w:ascii="Courier New" w:hAnsi="Courier New" w:cs="Courier New"/>
          <w:color w:val="FF0000"/>
        </w:rPr>
        <w:t>阈值</w:t>
      </w:r>
      <w:r w:rsidRPr="00577F8C">
        <w:rPr>
          <w:rFonts w:ascii="Courier New" w:hAnsi="Courier New" w:cs="Courier New"/>
          <w:color w:val="333333"/>
        </w:rPr>
        <w:t>时，垃圾回收才会启动。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lastRenderedPageBreak/>
        <w:t>我们可以通过</w:t>
      </w:r>
      <w:r w:rsidRPr="00577F8C">
        <w:rPr>
          <w:rFonts w:ascii="Courier New" w:hAnsi="Courier New" w:cs="Courier New"/>
          <w:color w:val="333333"/>
        </w:rPr>
        <w:t>gc</w:t>
      </w:r>
      <w:r w:rsidRPr="00577F8C">
        <w:rPr>
          <w:rFonts w:ascii="Courier New" w:hAnsi="Courier New" w:cs="Courier New"/>
          <w:color w:val="333333"/>
        </w:rPr>
        <w:t>模块的</w:t>
      </w:r>
      <w:r w:rsidRPr="00577F8C">
        <w:rPr>
          <w:rFonts w:ascii="Courier New" w:hAnsi="Courier New" w:cs="Courier New"/>
          <w:color w:val="800000"/>
        </w:rPr>
        <w:t>get_threshold()</w:t>
      </w:r>
      <w:r w:rsidRPr="00577F8C">
        <w:rPr>
          <w:rFonts w:ascii="Courier New" w:hAnsi="Courier New" w:cs="Courier New"/>
          <w:color w:val="333333"/>
        </w:rPr>
        <w:t>方法，查看该阈值</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(gc.get_threshold())</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返回</w:t>
      </w:r>
      <w:r w:rsidRPr="00577F8C">
        <w:rPr>
          <w:rFonts w:ascii="Courier New" w:hAnsi="Courier New" w:cs="Courier New"/>
          <w:color w:val="333333"/>
        </w:rPr>
        <w:t>(700, 10, 10)</w:t>
      </w:r>
      <w:r w:rsidRPr="00577F8C">
        <w:rPr>
          <w:rFonts w:ascii="Courier New" w:hAnsi="Courier New" w:cs="Courier New"/>
          <w:color w:val="333333"/>
        </w:rPr>
        <w:t>，后面的两个</w:t>
      </w:r>
      <w:r w:rsidRPr="00577F8C">
        <w:rPr>
          <w:rFonts w:ascii="Courier New" w:hAnsi="Courier New" w:cs="Courier New"/>
          <w:color w:val="333333"/>
        </w:rPr>
        <w:t>10</w:t>
      </w:r>
      <w:r w:rsidRPr="00577F8C">
        <w:rPr>
          <w:rFonts w:ascii="Courier New" w:hAnsi="Courier New" w:cs="Courier New"/>
          <w:color w:val="333333"/>
        </w:rPr>
        <w:t>是与分代回收相关的阈值，后面可以看到。</w:t>
      </w:r>
      <w:r w:rsidRPr="00577F8C">
        <w:rPr>
          <w:rFonts w:ascii="Courier New" w:hAnsi="Courier New" w:cs="Courier New"/>
          <w:color w:val="333333"/>
        </w:rPr>
        <w:t>700</w:t>
      </w:r>
      <w:r w:rsidRPr="00577F8C">
        <w:rPr>
          <w:rFonts w:ascii="Courier New" w:hAnsi="Courier New" w:cs="Courier New"/>
          <w:color w:val="333333"/>
        </w:rPr>
        <w:t>即是垃圾回收启动的阈值。可以通过</w:t>
      </w:r>
      <w:r w:rsidRPr="00577F8C">
        <w:rPr>
          <w:rFonts w:ascii="Courier New" w:hAnsi="Courier New" w:cs="Courier New"/>
          <w:color w:val="333333"/>
        </w:rPr>
        <w:t>gc</w:t>
      </w:r>
      <w:r w:rsidRPr="00577F8C">
        <w:rPr>
          <w:rFonts w:ascii="Courier New" w:hAnsi="Courier New" w:cs="Courier New"/>
          <w:color w:val="333333"/>
        </w:rPr>
        <w:t>中的</w:t>
      </w:r>
      <w:r w:rsidRPr="00577F8C">
        <w:rPr>
          <w:rFonts w:ascii="Courier New" w:hAnsi="Courier New" w:cs="Courier New"/>
          <w:color w:val="800000"/>
        </w:rPr>
        <w:t>set_threshold()</w:t>
      </w:r>
      <w:r w:rsidRPr="00577F8C">
        <w:rPr>
          <w:rFonts w:ascii="Courier New" w:hAnsi="Courier New" w:cs="Courier New"/>
          <w:color w:val="333333"/>
        </w:rPr>
        <w:t>方法重新设置。</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w:t>
      </w:r>
      <w:r w:rsidRPr="00577F8C">
        <w:rPr>
          <w:rFonts w:ascii="Courier New" w:hAnsi="Courier New" w:cs="Courier New"/>
          <w:color w:val="FF0000"/>
        </w:rPr>
        <w:t>手动启动</w:t>
      </w:r>
      <w:r w:rsidRPr="00577F8C">
        <w:rPr>
          <w:rFonts w:ascii="Courier New" w:hAnsi="Courier New" w:cs="Courier New"/>
          <w:color w:val="333333"/>
        </w:rPr>
        <w:t>垃圾回收，即使用</w:t>
      </w:r>
      <w:r w:rsidRPr="00577F8C">
        <w:rPr>
          <w:rFonts w:ascii="Courier New" w:hAnsi="Courier New" w:cs="Courier New"/>
          <w:color w:val="800000"/>
        </w:rPr>
        <w:t>gc.collect()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分代回收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同时采用了</w:t>
      </w:r>
      <w:r w:rsidRPr="00577F8C">
        <w:rPr>
          <w:rFonts w:ascii="Courier New" w:hAnsi="Courier New" w:cs="Courier New"/>
          <w:color w:val="FF0000"/>
        </w:rPr>
        <w:t>分代</w:t>
      </w:r>
      <w:r w:rsidRPr="00577F8C">
        <w:rPr>
          <w:rFonts w:ascii="Courier New" w:hAnsi="Courier New" w:cs="Courier New"/>
          <w:color w:val="333333"/>
        </w:rPr>
        <w:t>(generation)</w:t>
      </w:r>
      <w:r w:rsidRPr="00577F8C">
        <w:rPr>
          <w:rFonts w:ascii="Courier New" w:hAnsi="Courier New" w:cs="Courier New"/>
          <w:color w:val="333333"/>
        </w:rPr>
        <w:t>回收的策略。这一策略的基本假设是，存活时间越久的对象，越不可能在后面的程序中变成垃圾。我们的程序往往会产生大量的对象，许多对象很快产生和消失，但也有一些对象长期被使用。出于信任和效率，对于这样一些</w:t>
      </w:r>
      <w:r w:rsidRPr="00577F8C">
        <w:rPr>
          <w:rFonts w:ascii="Courier New" w:hAnsi="Courier New" w:cs="Courier New"/>
          <w:color w:val="333333"/>
        </w:rPr>
        <w:t>“</w:t>
      </w:r>
      <w:r w:rsidRPr="00577F8C">
        <w:rPr>
          <w:rFonts w:ascii="Courier New" w:hAnsi="Courier New" w:cs="Courier New"/>
          <w:color w:val="333333"/>
        </w:rPr>
        <w:t>长寿</w:t>
      </w:r>
      <w:r w:rsidRPr="00577F8C">
        <w:rPr>
          <w:rFonts w:ascii="Courier New" w:hAnsi="Courier New" w:cs="Courier New"/>
          <w:color w:val="333333"/>
        </w:rPr>
        <w:t>”</w:t>
      </w:r>
      <w:r w:rsidRPr="00577F8C">
        <w:rPr>
          <w:rFonts w:ascii="Courier New" w:hAnsi="Courier New" w:cs="Courier New"/>
          <w:color w:val="333333"/>
        </w:rPr>
        <w:t>对象，我们相信它们的用处，所以减少在垃圾回收中扫描它们的频率。</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580130" cy="3580130"/>
            <wp:effectExtent l="0" t="0" r="1270" b="1270"/>
            <wp:docPr id="32" name="图片 32" descr="http://images.cnitblog.com/blog/413416/201311/16223557-03c5f74bcc0a4ef9ae04f85ce5ac3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413416/201311/16223557-03c5f74bcc0a4ef9ae04f85ce5ac3353.jpg"/>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0130" cy="35801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小家伙要多检查</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将所有的对象分为</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三代。所有的新建对象都是</w:t>
      </w:r>
      <w:r w:rsidRPr="00577F8C">
        <w:rPr>
          <w:rFonts w:ascii="Courier New" w:hAnsi="Courier New" w:cs="Courier New"/>
          <w:color w:val="333333"/>
        </w:rPr>
        <w:t>0</w:t>
      </w:r>
      <w:r w:rsidRPr="00577F8C">
        <w:rPr>
          <w:rFonts w:ascii="Courier New" w:hAnsi="Courier New" w:cs="Courier New"/>
          <w:color w:val="333333"/>
        </w:rPr>
        <w:t>代对象。当某一代对象经历过垃圾回收，依然存活，那么它就被归入下一代对象。垃圾回收启动时，一定会扫描所有的</w:t>
      </w:r>
      <w:r w:rsidRPr="00577F8C">
        <w:rPr>
          <w:rFonts w:ascii="Courier New" w:hAnsi="Courier New" w:cs="Courier New"/>
          <w:color w:val="333333"/>
        </w:rPr>
        <w:t>0</w:t>
      </w:r>
      <w:r w:rsidRPr="00577F8C">
        <w:rPr>
          <w:rFonts w:ascii="Courier New" w:hAnsi="Courier New" w:cs="Courier New"/>
          <w:color w:val="333333"/>
        </w:rPr>
        <w:t>代对象。如果</w:t>
      </w:r>
      <w:r w:rsidRPr="00577F8C">
        <w:rPr>
          <w:rFonts w:ascii="Courier New" w:hAnsi="Courier New" w:cs="Courier New"/>
          <w:color w:val="333333"/>
        </w:rPr>
        <w:t>0</w:t>
      </w:r>
      <w:r w:rsidRPr="00577F8C">
        <w:rPr>
          <w:rFonts w:ascii="Courier New" w:hAnsi="Courier New" w:cs="Courier New"/>
          <w:color w:val="333333"/>
        </w:rPr>
        <w:t>代经过一定</w:t>
      </w:r>
      <w:r w:rsidRPr="00577F8C">
        <w:rPr>
          <w:rFonts w:ascii="Courier New" w:hAnsi="Courier New" w:cs="Courier New"/>
          <w:color w:val="FF0000"/>
        </w:rPr>
        <w:t>次数</w:t>
      </w:r>
      <w:r w:rsidRPr="00577F8C">
        <w:rPr>
          <w:rFonts w:ascii="Courier New" w:hAnsi="Courier New" w:cs="Courier New"/>
          <w:color w:val="333333"/>
        </w:rPr>
        <w:t>垃圾回收，那么</w:t>
      </w:r>
      <w:r w:rsidRPr="00577F8C">
        <w:rPr>
          <w:rFonts w:ascii="Courier New" w:hAnsi="Courier New" w:cs="Courier New"/>
          <w:color w:val="333333"/>
        </w:rPr>
        <w:lastRenderedPageBreak/>
        <w:t>就启动对</w:t>
      </w:r>
      <w:r w:rsidRPr="00577F8C">
        <w:rPr>
          <w:rFonts w:ascii="Courier New" w:hAnsi="Courier New" w:cs="Courier New"/>
          <w:color w:val="333333"/>
        </w:rPr>
        <w:t>0</w:t>
      </w:r>
      <w:r w:rsidRPr="00577F8C">
        <w:rPr>
          <w:rFonts w:ascii="Courier New" w:hAnsi="Courier New" w:cs="Courier New"/>
          <w:color w:val="333333"/>
        </w:rPr>
        <w:t>代和</w:t>
      </w:r>
      <w:r w:rsidRPr="00577F8C">
        <w:rPr>
          <w:rFonts w:ascii="Courier New" w:hAnsi="Courier New" w:cs="Courier New"/>
          <w:color w:val="333333"/>
        </w:rPr>
        <w:t>1</w:t>
      </w:r>
      <w:r w:rsidRPr="00577F8C">
        <w:rPr>
          <w:rFonts w:ascii="Courier New" w:hAnsi="Courier New" w:cs="Courier New"/>
          <w:color w:val="333333"/>
        </w:rPr>
        <w:t>代的扫描清理。当</w:t>
      </w:r>
      <w:r w:rsidRPr="00577F8C">
        <w:rPr>
          <w:rFonts w:ascii="Courier New" w:hAnsi="Courier New" w:cs="Courier New"/>
          <w:color w:val="333333"/>
        </w:rPr>
        <w:t>1</w:t>
      </w:r>
      <w:r w:rsidRPr="00577F8C">
        <w:rPr>
          <w:rFonts w:ascii="Courier New" w:hAnsi="Courier New" w:cs="Courier New"/>
          <w:color w:val="333333"/>
        </w:rPr>
        <w:t>代也经历了一定</w:t>
      </w:r>
      <w:r w:rsidRPr="00577F8C">
        <w:rPr>
          <w:rFonts w:ascii="Courier New" w:hAnsi="Courier New" w:cs="Courier New"/>
          <w:color w:val="FF0000"/>
        </w:rPr>
        <w:t>次数</w:t>
      </w:r>
      <w:r w:rsidRPr="00577F8C">
        <w:rPr>
          <w:rFonts w:ascii="Courier New" w:hAnsi="Courier New" w:cs="Courier New"/>
          <w:color w:val="333333"/>
        </w:rPr>
        <w:t>的垃圾回收后，那么会启动对</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，即对所有对象进行扫描。</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这两个次数即上面</w:t>
      </w:r>
      <w:r w:rsidRPr="00577F8C">
        <w:rPr>
          <w:rFonts w:ascii="Courier New" w:hAnsi="Courier New" w:cs="Courier New"/>
          <w:color w:val="333333"/>
        </w:rPr>
        <w:t>get_threshold()</w:t>
      </w:r>
      <w:r w:rsidRPr="00577F8C">
        <w:rPr>
          <w:rFonts w:ascii="Courier New" w:hAnsi="Courier New" w:cs="Courier New"/>
          <w:color w:val="333333"/>
        </w:rPr>
        <w:t>返回的</w:t>
      </w:r>
      <w:r w:rsidRPr="00577F8C">
        <w:rPr>
          <w:rFonts w:ascii="Courier New" w:hAnsi="Courier New" w:cs="Courier New"/>
          <w:color w:val="333333"/>
        </w:rPr>
        <w:t>(700, 10, 10)</w:t>
      </w:r>
      <w:r w:rsidRPr="00577F8C">
        <w:rPr>
          <w:rFonts w:ascii="Courier New" w:hAnsi="Courier New" w:cs="Courier New"/>
          <w:color w:val="333333"/>
        </w:rPr>
        <w:t>返回的两个</w:t>
      </w:r>
      <w:r w:rsidRPr="00577F8C">
        <w:rPr>
          <w:rFonts w:ascii="Courier New" w:hAnsi="Courier New" w:cs="Courier New"/>
          <w:color w:val="333333"/>
        </w:rPr>
        <w:t>10</w:t>
      </w:r>
      <w:r w:rsidRPr="00577F8C">
        <w:rPr>
          <w:rFonts w:ascii="Courier New" w:hAnsi="Courier New" w:cs="Courier New"/>
          <w:color w:val="333333"/>
        </w:rPr>
        <w:t>。也就是说，每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0</w:t>
      </w:r>
      <w:r w:rsidRPr="00577F8C">
        <w:rPr>
          <w:rFonts w:ascii="Courier New" w:hAnsi="Courier New" w:cs="Courier New"/>
          <w:color w:val="333333"/>
        </w:rPr>
        <w:t>代垃圾回收，会配合</w:t>
      </w:r>
      <w:r w:rsidRPr="00577F8C">
        <w:rPr>
          <w:rFonts w:ascii="Courier New" w:hAnsi="Courier New" w:cs="Courier New"/>
          <w:color w:val="333333"/>
        </w:rPr>
        <w:t>1</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代的垃圾回收；而每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代的垃圾回收，才会有</w:t>
      </w:r>
      <w:r w:rsidRPr="00577F8C">
        <w:rPr>
          <w:rFonts w:ascii="Courier New" w:hAnsi="Courier New" w:cs="Courier New"/>
          <w:color w:val="333333"/>
        </w:rPr>
        <w:t>1</w:t>
      </w:r>
      <w:r w:rsidRPr="00577F8C">
        <w:rPr>
          <w:rFonts w:ascii="Courier New" w:hAnsi="Courier New" w:cs="Courier New"/>
          <w:color w:val="333333"/>
        </w:rPr>
        <w:t>次的</w:t>
      </w:r>
      <w:r w:rsidRPr="00577F8C">
        <w:rPr>
          <w:rFonts w:ascii="Courier New" w:hAnsi="Courier New" w:cs="Courier New"/>
          <w:color w:val="333333"/>
        </w:rPr>
        <w:t>2</w:t>
      </w:r>
      <w:r w:rsidRPr="00577F8C">
        <w:rPr>
          <w:rFonts w:ascii="Courier New" w:hAnsi="Courier New" w:cs="Courier New"/>
          <w:color w:val="333333"/>
        </w:rPr>
        <w:t>代垃圾回收。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同样可以用</w:t>
      </w:r>
      <w:r w:rsidRPr="00577F8C">
        <w:rPr>
          <w:rFonts w:ascii="Courier New" w:hAnsi="Courier New" w:cs="Courier New"/>
          <w:color w:val="333333"/>
        </w:rPr>
        <w:t>set_threshold()</w:t>
      </w:r>
      <w:r w:rsidRPr="00577F8C">
        <w:rPr>
          <w:rFonts w:ascii="Courier New" w:hAnsi="Courier New" w:cs="Courier New"/>
          <w:color w:val="333333"/>
        </w:rPr>
        <w:t>来调整，比如对</w:t>
      </w:r>
      <w:r w:rsidRPr="00577F8C">
        <w:rPr>
          <w:rFonts w:ascii="Courier New" w:hAnsi="Courier New" w:cs="Courier New"/>
          <w:color w:val="333333"/>
        </w:rPr>
        <w:t>2</w:t>
      </w:r>
      <w:r w:rsidRPr="00577F8C">
        <w:rPr>
          <w:rFonts w:ascii="Courier New" w:hAnsi="Courier New" w:cs="Courier New"/>
          <w:color w:val="333333"/>
        </w:rPr>
        <w:t>代对象进行更频繁的扫描。</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gc.set_threshold(700, 10, 5)</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E83F69">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孤立的引用环</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引用环的存在会给上面的垃圾回收机制带来很大的困难。这些引用环可能构成无法使用，但引用计数不为</w:t>
      </w:r>
      <w:r w:rsidRPr="00577F8C">
        <w:rPr>
          <w:rFonts w:ascii="Courier New" w:hAnsi="Courier New" w:cs="Courier New"/>
          <w:color w:val="333333"/>
        </w:rPr>
        <w:t>0</w:t>
      </w:r>
      <w:r w:rsidRPr="00577F8C">
        <w:rPr>
          <w:rFonts w:ascii="Courier New" w:hAnsi="Courier New" w:cs="Courier New"/>
          <w:color w:val="333333"/>
        </w:rPr>
        <w:t>的一些对象。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a.append(b)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上面我们先创建了两个表对象，并引用对方，构成一个引用环。删除了</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b</w:t>
      </w:r>
      <w:r w:rsidRPr="00577F8C">
        <w:rPr>
          <w:rFonts w:ascii="Courier New" w:hAnsi="Courier New" w:cs="Courier New"/>
          <w:color w:val="333333"/>
        </w:rPr>
        <w:t>引用之后，这两个对象不可能再从程序中调用，就没有什么用处了。但是由于引用环的存在，这两个对象的引用计数都没有降到</w:t>
      </w:r>
      <w:r w:rsidRPr="00577F8C">
        <w:rPr>
          <w:rFonts w:ascii="Courier New" w:hAnsi="Courier New" w:cs="Courier New"/>
          <w:color w:val="333333"/>
        </w:rPr>
        <w:t>0</w:t>
      </w:r>
      <w:r w:rsidRPr="00577F8C">
        <w:rPr>
          <w:rFonts w:ascii="Courier New" w:hAnsi="Courier New" w:cs="Courier New"/>
          <w:color w:val="333333"/>
        </w:rPr>
        <w:t>，不会被垃圾回收。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424555" cy="2924175"/>
            <wp:effectExtent l="0" t="0" r="4445" b="9525"/>
            <wp:docPr id="31" name="图片 31" descr="http://images.cnitblog.com/blog/413416/201311/16232930-70dc03459d75434cb4056983b0c3f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13416/201311/16232930-70dc03459d75434cb4056983b0c3f37a.png"/>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4555" cy="292417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孤立的引用环</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为了回收这样的引用环，</w:t>
      </w:r>
      <w:r w:rsidRPr="00577F8C">
        <w:rPr>
          <w:rFonts w:ascii="Courier New" w:hAnsi="Courier New" w:cs="Courier New"/>
          <w:color w:val="333333"/>
        </w:rPr>
        <w:t>Python</w:t>
      </w:r>
      <w:r w:rsidRPr="00577F8C">
        <w:rPr>
          <w:rFonts w:ascii="Courier New" w:hAnsi="Courier New" w:cs="Courier New"/>
          <w:color w:val="333333"/>
        </w:rPr>
        <w:t>复制每个对象的引用计数，可以记为</w:t>
      </w:r>
      <w:r w:rsidRPr="00577F8C">
        <w:rPr>
          <w:rFonts w:ascii="Courier New" w:hAnsi="Courier New" w:cs="Courier New"/>
          <w:color w:val="333333"/>
        </w:rPr>
        <w:t>gc_ref</w:t>
      </w:r>
      <w:r w:rsidRPr="00577F8C">
        <w:rPr>
          <w:rFonts w:ascii="Courier New" w:hAnsi="Courier New" w:cs="Courier New"/>
          <w:color w:val="333333"/>
        </w:rPr>
        <w:t>。假设，每个对象</w:t>
      </w:r>
      <w:r w:rsidRPr="00577F8C">
        <w:rPr>
          <w:rFonts w:ascii="Courier New" w:hAnsi="Courier New" w:cs="Courier New"/>
          <w:color w:val="333333"/>
        </w:rPr>
        <w:t>i</w:t>
      </w:r>
      <w:r w:rsidRPr="00577F8C">
        <w:rPr>
          <w:rFonts w:ascii="Courier New" w:hAnsi="Courier New" w:cs="Courier New"/>
          <w:color w:val="333333"/>
        </w:rPr>
        <w:t>，该计数为</w:t>
      </w:r>
      <w:r w:rsidRPr="00577F8C">
        <w:rPr>
          <w:rFonts w:ascii="Courier New" w:hAnsi="Courier New" w:cs="Courier New"/>
          <w:color w:val="333333"/>
        </w:rPr>
        <w:t>gc_ref_i</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会遍历所有的对象</w:t>
      </w:r>
      <w:r w:rsidRPr="00577F8C">
        <w:rPr>
          <w:rFonts w:ascii="Courier New" w:hAnsi="Courier New" w:cs="Courier New"/>
          <w:color w:val="333333"/>
        </w:rPr>
        <w:t>i</w:t>
      </w:r>
      <w:r w:rsidRPr="00577F8C">
        <w:rPr>
          <w:rFonts w:ascii="Courier New" w:hAnsi="Courier New" w:cs="Courier New"/>
          <w:color w:val="333333"/>
        </w:rPr>
        <w:t>。对于每个对象</w:t>
      </w:r>
      <w:r w:rsidRPr="00577F8C">
        <w:rPr>
          <w:rFonts w:ascii="Courier New" w:hAnsi="Courier New" w:cs="Courier New"/>
          <w:color w:val="333333"/>
        </w:rPr>
        <w:t>i</w:t>
      </w:r>
      <w:r w:rsidRPr="00577F8C">
        <w:rPr>
          <w:rFonts w:ascii="Courier New" w:hAnsi="Courier New" w:cs="Courier New"/>
          <w:color w:val="333333"/>
        </w:rPr>
        <w:t>引用的对象</w:t>
      </w:r>
      <w:r w:rsidRPr="00577F8C">
        <w:rPr>
          <w:rFonts w:ascii="Courier New" w:hAnsi="Courier New" w:cs="Courier New"/>
          <w:color w:val="333333"/>
        </w:rPr>
        <w:t>j</w:t>
      </w:r>
      <w:r w:rsidRPr="00577F8C">
        <w:rPr>
          <w:rFonts w:ascii="Courier New" w:hAnsi="Courier New" w:cs="Courier New"/>
          <w:color w:val="333333"/>
        </w:rPr>
        <w:t>，将相应的</w:t>
      </w:r>
      <w:r w:rsidRPr="00577F8C">
        <w:rPr>
          <w:rFonts w:ascii="Courier New" w:hAnsi="Courier New" w:cs="Courier New"/>
          <w:color w:val="333333"/>
        </w:rPr>
        <w:t>gc_ref_j</w:t>
      </w:r>
      <w:r w:rsidRPr="00577F8C">
        <w:rPr>
          <w:rFonts w:ascii="Courier New" w:hAnsi="Courier New" w:cs="Courier New"/>
          <w:color w:val="333333"/>
        </w:rPr>
        <w:t>减</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3277870" cy="2941320"/>
            <wp:effectExtent l="0" t="0" r="0" b="0"/>
            <wp:docPr id="30" name="图片 30" descr="http://images.cnitblog.com/blog/413416/201311/17000138-7d55fb2cfaa24de687ad959239407f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413416/201311/17000138-7d55fb2cfaa24de687ad959239407f2f.pn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870" cy="2941320"/>
                    </a:xfrm>
                    <a:prstGeom prst="rect">
                      <a:avLst/>
                    </a:prstGeom>
                    <a:noFill/>
                    <a:ln>
                      <a:noFill/>
                    </a:ln>
                  </pic:spPr>
                </pic:pic>
              </a:graphicData>
            </a:graphic>
          </wp:inline>
        </w:drawing>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遍历后的结果</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在结束遍历后，</w:t>
      </w:r>
      <w:r w:rsidRPr="00577F8C">
        <w:rPr>
          <w:rFonts w:ascii="Courier New" w:hAnsi="Courier New" w:cs="Courier New"/>
          <w:color w:val="333333"/>
        </w:rPr>
        <w:t>gc_ref</w:t>
      </w:r>
      <w:r w:rsidRPr="00577F8C">
        <w:rPr>
          <w:rFonts w:ascii="Courier New" w:hAnsi="Courier New" w:cs="Courier New"/>
          <w:color w:val="333333"/>
        </w:rPr>
        <w:t>不为</w:t>
      </w:r>
      <w:r w:rsidRPr="00577F8C">
        <w:rPr>
          <w:rFonts w:ascii="Courier New" w:hAnsi="Courier New" w:cs="Courier New"/>
          <w:color w:val="333333"/>
        </w:rPr>
        <w:t>0</w:t>
      </w:r>
      <w:r w:rsidRPr="00577F8C">
        <w:rPr>
          <w:rFonts w:ascii="Courier New" w:hAnsi="Courier New" w:cs="Courier New"/>
          <w:color w:val="333333"/>
        </w:rPr>
        <w:t>的对象，和这些对象引用的对象，以及继续更下游引用的对象，需要被保留。而其它的对象则被垃圾回收。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E83F69">
      <w:pPr>
        <w:pStyle w:val="3"/>
        <w:shd w:val="clear" w:color="auto" w:fill="FFFFFF"/>
        <w:spacing w:before="240" w:after="120" w:line="600" w:lineRule="atLeast"/>
        <w:rPr>
          <w:rFonts w:ascii="Arial" w:hAnsi="Arial" w:cs="Arial"/>
          <w:color w:val="355681"/>
          <w:sz w:val="24"/>
          <w:szCs w:val="24"/>
        </w:rPr>
      </w:pPr>
      <w:r w:rsidRPr="00577F8C">
        <w:rPr>
          <w:rFonts w:ascii="Arial" w:hAnsi="Arial" w:cs="Arial"/>
          <w:color w:val="355681"/>
          <w:sz w:val="24"/>
          <w:szCs w:val="24"/>
        </w:rPr>
        <w:t>总结</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Python</w:t>
      </w:r>
      <w:r w:rsidRPr="00577F8C">
        <w:rPr>
          <w:rFonts w:ascii="Verdana" w:hAnsi="Verdana"/>
          <w:color w:val="333333"/>
        </w:rPr>
        <w:t>作为一种动态类型的语言，其对象和引用分离。这与曾经的面向过程语言有很大的区别。为了有效的释放内存，</w:t>
      </w:r>
      <w:r w:rsidRPr="00577F8C">
        <w:rPr>
          <w:rFonts w:ascii="Verdana" w:hAnsi="Verdana"/>
          <w:color w:val="333333"/>
        </w:rPr>
        <w:t>Python</w:t>
      </w:r>
      <w:r w:rsidRPr="00577F8C">
        <w:rPr>
          <w:rFonts w:ascii="Verdana" w:hAnsi="Verdana"/>
          <w:color w:val="333333"/>
        </w:rPr>
        <w:t>内置了垃圾回收的支持。</w:t>
      </w:r>
      <w:r w:rsidRPr="00577F8C">
        <w:rPr>
          <w:rFonts w:ascii="Verdana" w:hAnsi="Verdana"/>
          <w:color w:val="333333"/>
        </w:rPr>
        <w:t>Python</w:t>
      </w:r>
      <w:r w:rsidRPr="00577F8C">
        <w:rPr>
          <w:rFonts w:ascii="Verdana" w:hAnsi="Verdana"/>
          <w:color w:val="333333"/>
        </w:rPr>
        <w:t>采取了一种相对简单的垃圾回收机制，即引用计数，并因此需要解决孤立引用环的问题。</w:t>
      </w:r>
      <w:r w:rsidRPr="00577F8C">
        <w:rPr>
          <w:rFonts w:ascii="Verdana" w:hAnsi="Verdana"/>
          <w:color w:val="333333"/>
        </w:rPr>
        <w:t>Python</w:t>
      </w:r>
      <w:r w:rsidRPr="00577F8C">
        <w:rPr>
          <w:rFonts w:ascii="Verdana" w:hAnsi="Verdana"/>
          <w:color w:val="333333"/>
        </w:rPr>
        <w:t>与其它语言既有共通性，又有特别的地方。对该内存管理机制的理解，是提高</w:t>
      </w:r>
      <w:r w:rsidRPr="00577F8C">
        <w:rPr>
          <w:rFonts w:ascii="Verdana" w:hAnsi="Verdana"/>
          <w:color w:val="333333"/>
        </w:rPr>
        <w:t>Python</w:t>
      </w:r>
      <w:r w:rsidRPr="00577F8C">
        <w:rPr>
          <w:rFonts w:ascii="Verdana" w:hAnsi="Verdana"/>
          <w:color w:val="333333"/>
        </w:rPr>
        <w:t>性能的重要一步。</w:t>
      </w:r>
    </w:p>
    <w:p w:rsidR="00577F8C" w:rsidRPr="00577F8C" w:rsidRDefault="00577F8C" w:rsidP="00577F8C"/>
    <w:p w:rsidR="009D2842" w:rsidRPr="009D2842" w:rsidRDefault="009D2842" w:rsidP="00E83F69">
      <w:pPr>
        <w:pStyle w:val="3"/>
      </w:pPr>
      <w:r w:rsidRPr="009D2842">
        <w:rPr>
          <w:rStyle w:val="a8"/>
          <w:rFonts w:asciiTheme="minorEastAsia" w:eastAsiaTheme="minorEastAsia" w:hAnsiTheme="minorEastAsia" w:hint="eastAsia"/>
          <w:color w:val="333333"/>
          <w:sz w:val="24"/>
          <w:szCs w:val="21"/>
        </w:rPr>
        <w:t>附：</w:t>
      </w:r>
      <w:r w:rsidR="00866AAF">
        <w:rPr>
          <w:rStyle w:val="a8"/>
          <w:rFonts w:asciiTheme="minorEastAsia" w:eastAsiaTheme="minorEastAsia" w:hAnsiTheme="minorEastAsia" w:hint="eastAsia"/>
          <w:color w:val="333333"/>
          <w:sz w:val="24"/>
          <w:szCs w:val="21"/>
        </w:rPr>
        <w:t>引用计数变化</w:t>
      </w:r>
      <w:r w:rsidR="005459E0">
        <w:rPr>
          <w:rStyle w:val="a8"/>
          <w:rFonts w:asciiTheme="minorEastAsia" w:eastAsiaTheme="minorEastAsia" w:hAnsiTheme="minorEastAsia" w:hint="eastAsia"/>
          <w:color w:val="333333"/>
          <w:sz w:val="24"/>
          <w:szCs w:val="21"/>
        </w:rPr>
        <w:t>；</w:t>
      </w:r>
      <w:r w:rsidR="00866AAF">
        <w:rPr>
          <w:rStyle w:val="a8"/>
          <w:rFonts w:asciiTheme="minorEastAsia" w:eastAsiaTheme="minorEastAsia" w:hAnsiTheme="minorEastAsia"/>
          <w:color w:val="333333"/>
          <w:sz w:val="24"/>
          <w:szCs w:val="21"/>
        </w:rPr>
        <w:t>is</w:t>
      </w:r>
      <w:r w:rsidR="00866AAF">
        <w:rPr>
          <w:rStyle w:val="a8"/>
          <w:rFonts w:asciiTheme="minorEastAsia" w:eastAsiaTheme="minorEastAsia" w:hAnsiTheme="minorEastAsia" w:hint="eastAsia"/>
          <w:color w:val="333333"/>
          <w:sz w:val="24"/>
          <w:szCs w:val="21"/>
        </w:rPr>
        <w:t>与</w:t>
      </w:r>
      <w:r w:rsidR="00866AAF">
        <w:rPr>
          <w:rStyle w:val="a8"/>
          <w:rFonts w:asciiTheme="minorEastAsia" w:eastAsiaTheme="minorEastAsia" w:hAnsiTheme="minorEastAsia"/>
          <w:color w:val="333333"/>
          <w:sz w:val="24"/>
          <w:szCs w:val="21"/>
        </w:rPr>
        <w:t>==</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引用计数增加</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1.对象被创建：x=4</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2.另外的别人被创建：y=x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3.被作为参数传递给函数：foo(x)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4.作为容器对象的一个元素：a=[1,x,'33']</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引用计数减少</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lastRenderedPageBreak/>
        <w:t>1.一个本地引用离开了它的作用域。比如上面的foo(x)函数结束时，x指向的对象引用减1。</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2.对象的别名被显式的销毁：del x ；或者del y</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3.对象的一个别名被赋值给其他对象：x=789</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4.对象从一个窗口对象中移除：myList.remove(x)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5.窗口对象本身被销毁：del myList，或者窗口对象本身离开了作用域。</w:t>
      </w:r>
    </w:p>
    <w:p w:rsidR="002D06BF" w:rsidRDefault="002D06BF" w:rsidP="002D06BF"/>
    <w:p w:rsidR="00CB24F6" w:rsidRPr="00CB24F6" w:rsidRDefault="00CB24F6" w:rsidP="00CB24F6">
      <w:pPr>
        <w:pStyle w:val="a5"/>
        <w:shd w:val="clear" w:color="auto" w:fill="FFFFFF"/>
        <w:spacing w:line="390" w:lineRule="atLeast"/>
        <w:rPr>
          <w:rFonts w:asciiTheme="minorEastAsia" w:eastAsiaTheme="minorEastAsia" w:hAnsiTheme="minorEastAsia" w:cs="Arial"/>
          <w:color w:val="362E2B"/>
          <w:szCs w:val="21"/>
        </w:rPr>
      </w:pPr>
      <w:r w:rsidRPr="007E586F">
        <w:rPr>
          <w:rFonts w:asciiTheme="minorEastAsia" w:eastAsiaTheme="minorEastAsia" w:hAnsiTheme="minorEastAsia" w:cs="Arial" w:hint="eastAsia"/>
          <w:color w:val="FF0000"/>
          <w:szCs w:val="21"/>
        </w:rPr>
        <w:t>python中的对象包含三要素：id、type、value</w:t>
      </w:r>
      <w:r w:rsidRPr="00CB24F6">
        <w:rPr>
          <w:rFonts w:asciiTheme="minorEastAsia" w:eastAsiaTheme="minorEastAsia" w:hAnsiTheme="minorEastAsia" w:cs="Arial" w:hint="eastAsia"/>
          <w:color w:val="362E2B"/>
          <w:szCs w:val="21"/>
        </w:rPr>
        <w:t>。</w:t>
      </w:r>
      <w:r w:rsidRPr="00CB24F6">
        <w:rPr>
          <w:rFonts w:asciiTheme="minorEastAsia" w:eastAsiaTheme="minorEastAsia" w:hAnsiTheme="minorEastAsia" w:cs="Arial" w:hint="eastAsia"/>
          <w:color w:val="362E2B"/>
          <w:szCs w:val="21"/>
        </w:rPr>
        <w:br/>
        <w:t>其中id用来唯一标识一个对象，type标识对象的类型，value是对象的值。</w:t>
      </w:r>
      <w:r w:rsidRPr="00CB24F6">
        <w:rPr>
          <w:rFonts w:asciiTheme="minorEastAsia" w:eastAsiaTheme="minorEastAsia" w:hAnsiTheme="minorEastAsia" w:cs="Arial" w:hint="eastAsia"/>
          <w:color w:val="362E2B"/>
          <w:szCs w:val="21"/>
        </w:rPr>
        <w:br/>
        <w:t>is判断的是a对象是否就是b对象，是通过id来判断的。</w:t>
      </w:r>
      <w:r w:rsidRPr="00CB24F6">
        <w:rPr>
          <w:rFonts w:asciiTheme="minorEastAsia" w:eastAsiaTheme="minorEastAsia" w:hAnsiTheme="minorEastAsia" w:cs="Arial" w:hint="eastAsia"/>
          <w:color w:val="362E2B"/>
          <w:szCs w:val="21"/>
        </w:rPr>
        <w:br/>
        <w:t>==判断的是a对象的值是否和b对象的值相等，是通过value来判断的。</w:t>
      </w:r>
    </w:p>
    <w:p w:rsidR="00CB24F6" w:rsidRPr="00CB24F6" w:rsidRDefault="00CB24F6" w:rsidP="00610DB4">
      <w:pPr>
        <w:pStyle w:val="a5"/>
        <w:shd w:val="clear" w:color="auto" w:fill="FFFFFF"/>
        <w:tabs>
          <w:tab w:val="right" w:pos="8312"/>
        </w:tabs>
        <w:spacing w:line="390" w:lineRule="atLeast"/>
        <w:rPr>
          <w:rFonts w:asciiTheme="minorEastAsia" w:eastAsiaTheme="minorEastAsia" w:hAnsiTheme="minorEastAsia" w:cs="Arial"/>
          <w:color w:val="362E2B"/>
          <w:szCs w:val="21"/>
        </w:rPr>
      </w:pPr>
      <w:r w:rsidRPr="00CB24F6">
        <w:rPr>
          <w:rFonts w:asciiTheme="minorEastAsia" w:eastAsiaTheme="minorEastAsia" w:hAnsiTheme="minorEastAsia" w:cs="Arial" w:hint="eastAsia"/>
          <w:color w:val="362E2B"/>
          <w:szCs w:val="21"/>
        </w:rPr>
        <w:t>看下面的例子：</w:t>
      </w:r>
      <w:r w:rsidR="00610DB4">
        <w:rPr>
          <w:rFonts w:asciiTheme="minorEastAsia" w:eastAsiaTheme="minorEastAsia" w:hAnsiTheme="minorEastAsia" w:cs="Arial"/>
          <w:color w:val="362E2B"/>
          <w:szCs w:val="21"/>
        </w:rPr>
        <w:tab/>
      </w:r>
    </w:p>
    <w:p w:rsidR="00CB24F6" w:rsidRDefault="00CB24F6" w:rsidP="00CB24F6">
      <w:pPr>
        <w:pStyle w:val="a5"/>
        <w:shd w:val="clear" w:color="auto" w:fill="FFFFFF"/>
        <w:spacing w:line="390" w:lineRule="atLeast"/>
        <w:rPr>
          <w:rFonts w:ascii="Arial" w:hAnsi="Arial" w:cs="Arial"/>
          <w:color w:val="362E2B"/>
          <w:sz w:val="21"/>
          <w:szCs w:val="21"/>
        </w:rPr>
      </w:pPr>
      <w:r>
        <w:rPr>
          <w:rFonts w:ascii="Arial" w:hAnsi="Arial" w:cs="Arial"/>
          <w:noProof/>
          <w:color w:val="362E2B"/>
          <w:sz w:val="21"/>
          <w:szCs w:val="21"/>
        </w:rPr>
        <w:drawing>
          <wp:inline distT="0" distB="0" distL="0" distR="0">
            <wp:extent cx="2103120" cy="1645920"/>
            <wp:effectExtent l="0" t="0" r="0" b="0"/>
            <wp:docPr id="61" name="图片 61"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y.csdn.net/uploads/201303/05/1362459851_8030.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3120" cy="1645920"/>
                    </a:xfrm>
                    <a:prstGeom prst="rect">
                      <a:avLst/>
                    </a:prstGeom>
                    <a:noFill/>
                    <a:ln>
                      <a:noFill/>
                    </a:ln>
                  </pic:spPr>
                </pic:pic>
              </a:graphicData>
            </a:graphic>
          </wp:inline>
        </w:drawing>
      </w:r>
    </w:p>
    <w:p w:rsidR="00CB24F6" w:rsidRPr="00FA0B74" w:rsidRDefault="00FA0B74" w:rsidP="00E83F69">
      <w:pPr>
        <w:pStyle w:val="2"/>
        <w:rPr>
          <w:sz w:val="24"/>
        </w:rPr>
      </w:pPr>
      <w:r w:rsidRPr="00FA0B74">
        <w:rPr>
          <w:sz w:val="24"/>
        </w:rPr>
        <w:t>第</w:t>
      </w:r>
      <w:r w:rsidRPr="00FA0B74">
        <w:rPr>
          <w:rFonts w:hint="eastAsia"/>
          <w:sz w:val="24"/>
        </w:rPr>
        <w:t>6</w:t>
      </w:r>
      <w:r w:rsidRPr="00FA0B74">
        <w:rPr>
          <w:sz w:val="24"/>
        </w:rPr>
        <w:t>7</w:t>
      </w:r>
      <w:r w:rsidRPr="00FA0B74">
        <w:rPr>
          <w:sz w:val="24"/>
        </w:rPr>
        <w:t>课</w:t>
      </w:r>
      <w:r w:rsidRPr="00FA0B74">
        <w:rPr>
          <w:rFonts w:hint="eastAsia"/>
          <w:sz w:val="24"/>
        </w:rPr>
        <w:t xml:space="preserve"> </w:t>
      </w:r>
      <w:r w:rsidRPr="00FA0B74">
        <w:rPr>
          <w:sz w:val="24"/>
        </w:rPr>
        <w:t xml:space="preserve"> </w:t>
      </w:r>
      <w:r w:rsidRPr="00FA0B74">
        <w:rPr>
          <w:sz w:val="24"/>
        </w:rPr>
        <w:t>常用内置函数</w:t>
      </w:r>
    </w:p>
    <w:p w:rsidR="00FA0B74" w:rsidRDefault="00CC0581" w:rsidP="00E83F69">
      <w:pPr>
        <w:pStyle w:val="2"/>
        <w:shd w:val="clear" w:color="auto" w:fill="D6D3D6"/>
        <w:spacing w:before="150"/>
        <w:rPr>
          <w:rFonts w:ascii="Verdana" w:hAnsi="Verdana"/>
          <w:color w:val="333333"/>
          <w:sz w:val="26"/>
          <w:szCs w:val="26"/>
        </w:rPr>
      </w:pPr>
      <w:hyperlink r:id="rId88" w:history="1">
        <w:r w:rsidR="00FA0B74">
          <w:rPr>
            <w:rStyle w:val="a6"/>
            <w:rFonts w:ascii="Verdana" w:hAnsi="Verdana"/>
            <w:color w:val="0066FF"/>
            <w:sz w:val="26"/>
            <w:szCs w:val="26"/>
          </w:rPr>
          <w:t>Python</w:t>
        </w:r>
        <w:r w:rsidR="00FA0B74">
          <w:rPr>
            <w:rStyle w:val="a6"/>
            <w:rFonts w:ascii="Verdana" w:hAnsi="Verdana"/>
            <w:color w:val="0066FF"/>
            <w:sz w:val="26"/>
            <w:szCs w:val="26"/>
          </w:rPr>
          <w:t>的</w:t>
        </w:r>
        <w:r w:rsidR="00FA0B74">
          <w:rPr>
            <w:rStyle w:val="a6"/>
            <w:rFonts w:ascii="Verdana" w:hAnsi="Verdana"/>
            <w:color w:val="0066FF"/>
            <w:sz w:val="26"/>
            <w:szCs w:val="26"/>
          </w:rPr>
          <w:t>zip</w:t>
        </w:r>
        <w:r w:rsidR="00FA0B74">
          <w:rPr>
            <w:rStyle w:val="a6"/>
            <w:rFonts w:ascii="Verdana" w:hAnsi="Verdana"/>
            <w:color w:val="0066FF"/>
            <w:sz w:val="26"/>
            <w:szCs w:val="26"/>
          </w:rPr>
          <w:t>函数</w:t>
        </w:r>
      </w:hyperlink>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w:t>
      </w:r>
      <w:r w:rsidRPr="00FA0B74">
        <w:rPr>
          <w:rFonts w:ascii="Verdana" w:hAnsi="Verdana"/>
          <w:color w:val="333333"/>
        </w:rPr>
        <w:t>函数接受任意多个（包括</w:t>
      </w:r>
      <w:r w:rsidRPr="00FA0B74">
        <w:rPr>
          <w:rFonts w:ascii="Verdana" w:hAnsi="Verdana"/>
          <w:color w:val="333333"/>
        </w:rPr>
        <w:t>0</w:t>
      </w:r>
      <w:r w:rsidRPr="00FA0B74">
        <w:rPr>
          <w:rFonts w:ascii="Verdana" w:hAnsi="Verdana"/>
          <w:color w:val="333333"/>
        </w:rPr>
        <w:t>个和</w:t>
      </w:r>
      <w:r w:rsidRPr="00FA0B74">
        <w:rPr>
          <w:rFonts w:ascii="Verdana" w:hAnsi="Verdana"/>
          <w:color w:val="333333"/>
        </w:rPr>
        <w:t>1</w:t>
      </w:r>
      <w:r w:rsidRPr="00FA0B74">
        <w:rPr>
          <w:rFonts w:ascii="Verdana" w:hAnsi="Verdana"/>
          <w:color w:val="333333"/>
        </w:rPr>
        <w:t>个）序列作为参数，返回一个</w:t>
      </w:r>
      <w:r w:rsidRPr="00FA0B74">
        <w:rPr>
          <w:rFonts w:ascii="Verdana" w:hAnsi="Verdana"/>
          <w:color w:val="333333"/>
        </w:rPr>
        <w:t>tuple</w:t>
      </w:r>
      <w:r w:rsidRPr="00FA0B74">
        <w:rPr>
          <w:rFonts w:ascii="Verdana" w:hAnsi="Verdana"/>
          <w:color w:val="333333"/>
        </w:rPr>
        <w:t>列表。具体意思不好用文字来表述，直接看示例：</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w:t>
      </w:r>
      <w:r w:rsidRPr="00FA0B74">
        <w:rPr>
          <w:rFonts w:ascii="Verdana" w:hAnsi="Verdana"/>
          <w:color w:val="333333"/>
        </w:rPr>
        <w:t>示例</w:t>
      </w:r>
      <w:r w:rsidRPr="00FA0B74">
        <w:rPr>
          <w:rFonts w:ascii="Verdana" w:hAnsi="Verdana"/>
          <w:color w:val="333333"/>
        </w:rPr>
        <w:t>1</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51" name="图片 5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lastRenderedPageBreak/>
        <w:t>print</w:t>
      </w:r>
      <w:r w:rsidRPr="00FA0B74">
        <w:rPr>
          <w:color w:val="000000"/>
        </w:rPr>
        <w:t xml:space="preserve"> xyz</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50" name="图片 5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函数的基本运作方式。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2.</w:t>
      </w:r>
      <w:r w:rsidRPr="00FA0B74">
        <w:rPr>
          <w:rFonts w:ascii="Verdana" w:hAnsi="Verdana"/>
          <w:color w:val="333333"/>
        </w:rPr>
        <w:t>示例</w:t>
      </w:r>
      <w:r w:rsidRPr="00FA0B74">
        <w:rPr>
          <w:rFonts w:ascii="Verdana" w:hAnsi="Verdana"/>
          <w:color w:val="333333"/>
        </w:rPr>
        <w:t>2</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y = [4, 5, 6, 7]</w:t>
      </w:r>
    </w:p>
    <w:p w:rsidR="00FA0B74" w:rsidRPr="00FA0B74" w:rsidRDefault="00FA0B74" w:rsidP="00FA0B74">
      <w:pPr>
        <w:pStyle w:val="HTML0"/>
        <w:shd w:val="clear" w:color="auto" w:fill="F5F5F5"/>
        <w:rPr>
          <w:color w:val="000000"/>
        </w:rPr>
      </w:pPr>
      <w:r w:rsidRPr="00FA0B74">
        <w:rPr>
          <w:color w:val="000000"/>
        </w:rPr>
        <w:t>xy = zip(x, y)</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xy</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(2, 5), (3, 6)]</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函数的长度处理方式。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3.</w:t>
      </w:r>
      <w:r w:rsidRPr="00FA0B74">
        <w:rPr>
          <w:rFonts w:ascii="Verdana" w:hAnsi="Verdana"/>
          <w:color w:val="333333"/>
        </w:rPr>
        <w:t>示例</w:t>
      </w:r>
      <w:r w:rsidRPr="00FA0B74">
        <w:rPr>
          <w:rFonts w:ascii="Verdana" w:hAnsi="Verdana"/>
          <w:color w:val="333333"/>
        </w:rPr>
        <w:t>3</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x = zip(x)</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函数在只有一个参数时运作的方式。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4.</w:t>
      </w:r>
      <w:r w:rsidRPr="00FA0B74">
        <w:rPr>
          <w:rFonts w:ascii="Verdana" w:hAnsi="Verdana"/>
          <w:color w:val="333333"/>
        </w:rPr>
        <w:t>示例</w:t>
      </w:r>
      <w:r w:rsidRPr="00FA0B74">
        <w:rPr>
          <w:rFonts w:ascii="Verdana" w:hAnsi="Verdana"/>
          <w:color w:val="333333"/>
        </w:rPr>
        <w:t>4</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zip()</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函数在没有参数时运作的方式。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5.</w:t>
      </w:r>
      <w:r w:rsidRPr="00FA0B74">
        <w:rPr>
          <w:rFonts w:ascii="Verdana" w:hAnsi="Verdana"/>
          <w:color w:val="333333"/>
        </w:rPr>
        <w:t>示例</w:t>
      </w:r>
      <w:r w:rsidRPr="00FA0B74">
        <w:rPr>
          <w:rFonts w:ascii="Verdana" w:hAnsi="Verdana"/>
          <w:color w:val="333333"/>
        </w:rPr>
        <w:t>5</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49" name="图片 4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u = zip(*xyz)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u</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extent cx="189865" cy="189865"/>
            <wp:effectExtent l="0" t="0" r="635" b="635"/>
            <wp:docPr id="48" name="图片 4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一般认为这是一个</w:t>
      </w:r>
      <w:r w:rsidRPr="00FA0B74">
        <w:rPr>
          <w:rFonts w:ascii="Verdana" w:hAnsi="Verdana"/>
          <w:color w:val="333333"/>
        </w:rPr>
        <w:t>unzip</w:t>
      </w:r>
      <w:r w:rsidRPr="00FA0B74">
        <w:rPr>
          <w:rFonts w:ascii="Verdana" w:hAnsi="Verdana"/>
          <w:color w:val="333333"/>
        </w:rPr>
        <w:t>的过程，它的运行机制是这样的：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在运行</w:t>
      </w:r>
      <w:r w:rsidRPr="00FA0B74">
        <w:rPr>
          <w:rFonts w:ascii="Verdana" w:hAnsi="Verdana"/>
          <w:color w:val="333333"/>
        </w:rPr>
        <w:t>zip(*xyz)</w:t>
      </w:r>
      <w:r w:rsidRPr="00FA0B74">
        <w:rPr>
          <w:rFonts w:ascii="Verdana" w:hAnsi="Verdana"/>
          <w:color w:val="333333"/>
        </w:rPr>
        <w:t>之前，</w:t>
      </w:r>
      <w:r w:rsidRPr="00FA0B74">
        <w:rPr>
          <w:rFonts w:ascii="Verdana" w:hAnsi="Verdana"/>
          <w:color w:val="333333"/>
        </w:rPr>
        <w:t>xyz</w:t>
      </w:r>
      <w:r w:rsidRPr="00FA0B74">
        <w:rPr>
          <w:rFonts w:ascii="Verdana" w:hAnsi="Verdana"/>
          <w:color w:val="333333"/>
        </w:rPr>
        <w:t>的值是：</w:t>
      </w: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那么，</w:t>
      </w:r>
      <w:r w:rsidRPr="00FA0B74">
        <w:rPr>
          <w:rFonts w:ascii="Verdana" w:hAnsi="Verdana"/>
          <w:color w:val="333333"/>
        </w:rPr>
        <w:t xml:space="preserve">zip(*xyz) </w:t>
      </w:r>
      <w:r w:rsidRPr="00FA0B74">
        <w:rPr>
          <w:rFonts w:ascii="Verdana" w:hAnsi="Verdana"/>
          <w:color w:val="333333"/>
        </w:rPr>
        <w:t>等价于</w:t>
      </w:r>
      <w:r w:rsidRPr="00FA0B74">
        <w:rPr>
          <w:rFonts w:ascii="Verdana" w:hAnsi="Verdana"/>
          <w:color w:val="333333"/>
        </w:rPr>
        <w:t xml:space="preserve"> zip((1,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所以，运行结果是：</w:t>
      </w: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注：在函数调用中使用</w:t>
      </w:r>
      <w:r w:rsidRPr="00FA0B74">
        <w:rPr>
          <w:rFonts w:ascii="Verdana" w:hAnsi="Verdana"/>
          <w:color w:val="333333"/>
        </w:rPr>
        <w:t>*list/tuple</w:t>
      </w:r>
      <w:r w:rsidRPr="00FA0B74">
        <w:rPr>
          <w:rFonts w:ascii="Verdana" w:hAnsi="Verdana"/>
          <w:color w:val="333333"/>
        </w:rPr>
        <w:t>的方式表示将</w:t>
      </w:r>
      <w:r w:rsidRPr="00FA0B74">
        <w:rPr>
          <w:rFonts w:ascii="Verdana" w:hAnsi="Verdana"/>
          <w:color w:val="333333"/>
        </w:rPr>
        <w:t>list/tuple</w:t>
      </w:r>
      <w:r w:rsidRPr="00FA0B74">
        <w:rPr>
          <w:rFonts w:ascii="Verdana" w:hAnsi="Verdana"/>
          <w:color w:val="333333"/>
        </w:rPr>
        <w:t>分开，作为位置参数传递给对应函数（前提是对应函数支持不定个数的位置参数）</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6.</w:t>
      </w:r>
      <w:r w:rsidRPr="00FA0B74">
        <w:rPr>
          <w:rFonts w:ascii="Verdana" w:hAnsi="Verdana"/>
          <w:color w:val="333333"/>
        </w:rPr>
        <w:t>示例</w:t>
      </w:r>
      <w:r w:rsidRPr="00FA0B74">
        <w:rPr>
          <w:rFonts w:ascii="Verdana" w:hAnsi="Verdana"/>
          <w:color w:val="333333"/>
        </w:rPr>
        <w:t>6</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r = zip(* [x] * 3)</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r</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1, 1), (2, 2, 2), (3, 3,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w:t>
      </w:r>
      <w:r w:rsidRPr="00FA0B74">
        <w:rPr>
          <w:rFonts w:ascii="Verdana" w:hAnsi="Verdana"/>
          <w:color w:val="333333"/>
        </w:rPr>
        <w:t>生成一个列表的列表，它只有一个元素</w:t>
      </w:r>
      <w:r w:rsidRPr="00FA0B74">
        <w:rPr>
          <w:rFonts w:ascii="Verdana" w:hAnsi="Verdana"/>
          <w:color w:val="333333"/>
        </w:rPr>
        <w:t>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 * 3</w:t>
      </w:r>
      <w:r w:rsidRPr="00FA0B74">
        <w:rPr>
          <w:rFonts w:ascii="Verdana" w:hAnsi="Verdana"/>
          <w:color w:val="333333"/>
        </w:rPr>
        <w:t>生成一个列表的列表，它有</w:t>
      </w:r>
      <w:r w:rsidRPr="00FA0B74">
        <w:rPr>
          <w:rFonts w:ascii="Verdana" w:hAnsi="Verdana"/>
          <w:color w:val="333333"/>
        </w:rPr>
        <w:t>3</w:t>
      </w:r>
      <w:r w:rsidRPr="00FA0B74">
        <w:rPr>
          <w:rFonts w:ascii="Verdana" w:hAnsi="Verdana"/>
          <w:color w:val="333333"/>
        </w:rPr>
        <w:t>个元素，</w:t>
      </w:r>
      <w:r w:rsidRPr="00FA0B74">
        <w:rPr>
          <w:rFonts w:ascii="Verdana" w:hAnsi="Verdana"/>
          <w:color w:val="333333"/>
        </w:rPr>
        <w:t>[x, x,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 [x] * 3)</w:t>
      </w:r>
      <w:r w:rsidRPr="00FA0B74">
        <w:rPr>
          <w:rFonts w:ascii="Verdana" w:hAnsi="Verdana"/>
          <w:color w:val="333333"/>
        </w:rPr>
        <w:t>的意思就明确了，</w:t>
      </w:r>
      <w:r w:rsidRPr="00FA0B74">
        <w:rPr>
          <w:rFonts w:ascii="Verdana" w:hAnsi="Verdana"/>
          <w:color w:val="333333"/>
        </w:rPr>
        <w:t>zip(x, x, x)</w:t>
      </w:r>
    </w:p>
    <w:p w:rsidR="00FA0B74" w:rsidRPr="00FA0B74" w:rsidRDefault="00FA0B74" w:rsidP="002D06BF"/>
    <w:sectPr w:rsidR="00FA0B74" w:rsidRPr="00FA0B74" w:rsidSect="00AB796E">
      <w:headerReference w:type="even" r:id="rId89"/>
      <w:headerReference w:type="default" r:id="rId90"/>
      <w:footerReference w:type="default" r:id="rId91"/>
      <w:pgSz w:w="11906" w:h="16838" w:code="9"/>
      <w:pgMar w:top="1440" w:right="1797" w:bottom="1440" w:left="1797" w:header="851" w:footer="992" w:gutter="0"/>
      <w:cols w:space="425"/>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B81" w:rsidRDefault="00CF7B81" w:rsidP="007F02B2">
      <w:r>
        <w:separator/>
      </w:r>
    </w:p>
  </w:endnote>
  <w:endnote w:type="continuationSeparator" w:id="0">
    <w:p w:rsidR="00CF7B81" w:rsidRDefault="00CF7B81" w:rsidP="007F02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2637208"/>
      <w:docPartObj>
        <w:docPartGallery w:val="Page Numbers (Bottom of Page)"/>
        <w:docPartUnique/>
      </w:docPartObj>
    </w:sdtPr>
    <w:sdtContent>
      <w:p w:rsidR="00762717" w:rsidRDefault="00CC0581">
        <w:pPr>
          <w:pStyle w:val="a4"/>
          <w:jc w:val="center"/>
        </w:pPr>
        <w:fldSimple w:instr="PAGE   \* MERGEFORMAT">
          <w:r w:rsidR="00E83F69" w:rsidRPr="00E83F69">
            <w:rPr>
              <w:noProof/>
              <w:lang w:val="zh-CN"/>
            </w:rPr>
            <w:t>299</w:t>
          </w:r>
        </w:fldSimple>
      </w:p>
    </w:sdtContent>
  </w:sdt>
  <w:p w:rsidR="00762717" w:rsidRDefault="0076271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B81" w:rsidRDefault="00CF7B81" w:rsidP="007F02B2">
      <w:r>
        <w:separator/>
      </w:r>
    </w:p>
  </w:footnote>
  <w:footnote w:type="continuationSeparator" w:id="0">
    <w:p w:rsidR="00CF7B81" w:rsidRDefault="00CF7B81" w:rsidP="007F02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717" w:rsidRDefault="00762717" w:rsidP="00413F31">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717" w:rsidRDefault="00762717" w:rsidP="00413F31">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F33B0"/>
    <w:multiLevelType w:val="multilevel"/>
    <w:tmpl w:val="53D8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D004A"/>
    <w:multiLevelType w:val="multilevel"/>
    <w:tmpl w:val="B0A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7D5694"/>
    <w:multiLevelType w:val="multilevel"/>
    <w:tmpl w:val="85AE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D43CCC"/>
    <w:multiLevelType w:val="multilevel"/>
    <w:tmpl w:val="35EC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8C12EA"/>
    <w:multiLevelType w:val="multilevel"/>
    <w:tmpl w:val="98BE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DA6477"/>
    <w:multiLevelType w:val="multilevel"/>
    <w:tmpl w:val="D8EC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4E42A6"/>
    <w:multiLevelType w:val="multilevel"/>
    <w:tmpl w:val="4A8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B26E01"/>
    <w:multiLevelType w:val="multilevel"/>
    <w:tmpl w:val="F34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C028D"/>
    <w:multiLevelType w:val="multilevel"/>
    <w:tmpl w:val="2736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8926C9"/>
    <w:multiLevelType w:val="multilevel"/>
    <w:tmpl w:val="2C1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584F2E"/>
    <w:multiLevelType w:val="multilevel"/>
    <w:tmpl w:val="CB46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8C0DEB"/>
    <w:multiLevelType w:val="multilevel"/>
    <w:tmpl w:val="4B9A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4F1CFB"/>
    <w:multiLevelType w:val="multilevel"/>
    <w:tmpl w:val="1F7A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6A1748"/>
    <w:multiLevelType w:val="multilevel"/>
    <w:tmpl w:val="D084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4E04"/>
    <w:multiLevelType w:val="multilevel"/>
    <w:tmpl w:val="65D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A93E2F"/>
    <w:multiLevelType w:val="multilevel"/>
    <w:tmpl w:val="7EA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3C5AAF"/>
    <w:multiLevelType w:val="multilevel"/>
    <w:tmpl w:val="78B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803A79"/>
    <w:multiLevelType w:val="multilevel"/>
    <w:tmpl w:val="E03C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F8721A"/>
    <w:multiLevelType w:val="multilevel"/>
    <w:tmpl w:val="3168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CC4172"/>
    <w:multiLevelType w:val="multilevel"/>
    <w:tmpl w:val="CAA2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F13DBE"/>
    <w:multiLevelType w:val="multilevel"/>
    <w:tmpl w:val="A1D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4D33F9"/>
    <w:multiLevelType w:val="multilevel"/>
    <w:tmpl w:val="0DA4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7"/>
  </w:num>
  <w:num w:numId="4">
    <w:abstractNumId w:val="19"/>
  </w:num>
  <w:num w:numId="5">
    <w:abstractNumId w:val="16"/>
  </w:num>
  <w:num w:numId="6">
    <w:abstractNumId w:val="13"/>
  </w:num>
  <w:num w:numId="7">
    <w:abstractNumId w:val="10"/>
  </w:num>
  <w:num w:numId="8">
    <w:abstractNumId w:val="12"/>
  </w:num>
  <w:num w:numId="9">
    <w:abstractNumId w:val="18"/>
  </w:num>
  <w:num w:numId="10">
    <w:abstractNumId w:val="4"/>
  </w:num>
  <w:num w:numId="11">
    <w:abstractNumId w:val="14"/>
  </w:num>
  <w:num w:numId="12">
    <w:abstractNumId w:val="2"/>
  </w:num>
  <w:num w:numId="13">
    <w:abstractNumId w:val="8"/>
  </w:num>
  <w:num w:numId="14">
    <w:abstractNumId w:val="20"/>
  </w:num>
  <w:num w:numId="15">
    <w:abstractNumId w:val="15"/>
  </w:num>
  <w:num w:numId="16">
    <w:abstractNumId w:val="0"/>
  </w:num>
  <w:num w:numId="17">
    <w:abstractNumId w:val="9"/>
  </w:num>
  <w:num w:numId="18">
    <w:abstractNumId w:val="1"/>
  </w:num>
  <w:num w:numId="19">
    <w:abstractNumId w:val="6"/>
  </w:num>
  <w:num w:numId="20">
    <w:abstractNumId w:val="11"/>
  </w:num>
  <w:num w:numId="21">
    <w:abstractNumId w:val="7"/>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376FE"/>
    <w:rsid w:val="00001092"/>
    <w:rsid w:val="000015FB"/>
    <w:rsid w:val="00001A6D"/>
    <w:rsid w:val="00002AD5"/>
    <w:rsid w:val="000059D5"/>
    <w:rsid w:val="00005D65"/>
    <w:rsid w:val="00007E59"/>
    <w:rsid w:val="00013EAE"/>
    <w:rsid w:val="00014AFF"/>
    <w:rsid w:val="00016141"/>
    <w:rsid w:val="00017396"/>
    <w:rsid w:val="00022DFB"/>
    <w:rsid w:val="00023929"/>
    <w:rsid w:val="0002419C"/>
    <w:rsid w:val="000257A3"/>
    <w:rsid w:val="00027EE0"/>
    <w:rsid w:val="000349D2"/>
    <w:rsid w:val="00035BE1"/>
    <w:rsid w:val="000405F6"/>
    <w:rsid w:val="00042E04"/>
    <w:rsid w:val="00043F8D"/>
    <w:rsid w:val="0004681B"/>
    <w:rsid w:val="000508C1"/>
    <w:rsid w:val="00050B34"/>
    <w:rsid w:val="00050B70"/>
    <w:rsid w:val="000511D5"/>
    <w:rsid w:val="000521DB"/>
    <w:rsid w:val="000525C8"/>
    <w:rsid w:val="00052933"/>
    <w:rsid w:val="00056092"/>
    <w:rsid w:val="00060F7C"/>
    <w:rsid w:val="00065CE6"/>
    <w:rsid w:val="00066D5D"/>
    <w:rsid w:val="00067178"/>
    <w:rsid w:val="00070FCD"/>
    <w:rsid w:val="00073ECB"/>
    <w:rsid w:val="0007454A"/>
    <w:rsid w:val="00076474"/>
    <w:rsid w:val="00085465"/>
    <w:rsid w:val="00086D3E"/>
    <w:rsid w:val="0009003D"/>
    <w:rsid w:val="00095BA2"/>
    <w:rsid w:val="000A4499"/>
    <w:rsid w:val="000A4938"/>
    <w:rsid w:val="000A60A1"/>
    <w:rsid w:val="000A7BC1"/>
    <w:rsid w:val="000B00A8"/>
    <w:rsid w:val="000B163F"/>
    <w:rsid w:val="000B2014"/>
    <w:rsid w:val="000B311E"/>
    <w:rsid w:val="000C0570"/>
    <w:rsid w:val="000C279E"/>
    <w:rsid w:val="000C4E4C"/>
    <w:rsid w:val="000C7BCB"/>
    <w:rsid w:val="000D05E1"/>
    <w:rsid w:val="000D26B0"/>
    <w:rsid w:val="000D2856"/>
    <w:rsid w:val="000D515F"/>
    <w:rsid w:val="000E05D4"/>
    <w:rsid w:val="000E6307"/>
    <w:rsid w:val="000F54E2"/>
    <w:rsid w:val="00101DD5"/>
    <w:rsid w:val="00103A78"/>
    <w:rsid w:val="001073FB"/>
    <w:rsid w:val="001100EB"/>
    <w:rsid w:val="00110539"/>
    <w:rsid w:val="00116FB1"/>
    <w:rsid w:val="001205E4"/>
    <w:rsid w:val="00122DDA"/>
    <w:rsid w:val="001233CC"/>
    <w:rsid w:val="00123A92"/>
    <w:rsid w:val="00126FDF"/>
    <w:rsid w:val="0013415D"/>
    <w:rsid w:val="001351C9"/>
    <w:rsid w:val="00135778"/>
    <w:rsid w:val="00135B0E"/>
    <w:rsid w:val="001367CD"/>
    <w:rsid w:val="0013745F"/>
    <w:rsid w:val="00140D6E"/>
    <w:rsid w:val="0014350E"/>
    <w:rsid w:val="00146B1B"/>
    <w:rsid w:val="001505F8"/>
    <w:rsid w:val="00152523"/>
    <w:rsid w:val="00152F93"/>
    <w:rsid w:val="00153140"/>
    <w:rsid w:val="001579ED"/>
    <w:rsid w:val="00160848"/>
    <w:rsid w:val="00160B83"/>
    <w:rsid w:val="00162628"/>
    <w:rsid w:val="00162BC3"/>
    <w:rsid w:val="00162CBA"/>
    <w:rsid w:val="00163240"/>
    <w:rsid w:val="00163372"/>
    <w:rsid w:val="001634C4"/>
    <w:rsid w:val="00163AAB"/>
    <w:rsid w:val="00164A73"/>
    <w:rsid w:val="0016525E"/>
    <w:rsid w:val="00165D27"/>
    <w:rsid w:val="001671DB"/>
    <w:rsid w:val="00167F3C"/>
    <w:rsid w:val="00171937"/>
    <w:rsid w:val="00171E8F"/>
    <w:rsid w:val="00175990"/>
    <w:rsid w:val="00181426"/>
    <w:rsid w:val="00184337"/>
    <w:rsid w:val="001847E8"/>
    <w:rsid w:val="00185E56"/>
    <w:rsid w:val="00186068"/>
    <w:rsid w:val="00186F43"/>
    <w:rsid w:val="00190D46"/>
    <w:rsid w:val="001927F1"/>
    <w:rsid w:val="00194978"/>
    <w:rsid w:val="001974A2"/>
    <w:rsid w:val="001A0503"/>
    <w:rsid w:val="001A33D9"/>
    <w:rsid w:val="001A440D"/>
    <w:rsid w:val="001A6482"/>
    <w:rsid w:val="001A6F0C"/>
    <w:rsid w:val="001B146F"/>
    <w:rsid w:val="001B5CF0"/>
    <w:rsid w:val="001B6A5A"/>
    <w:rsid w:val="001C2175"/>
    <w:rsid w:val="001C275E"/>
    <w:rsid w:val="001C3FE0"/>
    <w:rsid w:val="001C53CF"/>
    <w:rsid w:val="001C5727"/>
    <w:rsid w:val="001C660A"/>
    <w:rsid w:val="001D078F"/>
    <w:rsid w:val="001D224B"/>
    <w:rsid w:val="001D35A4"/>
    <w:rsid w:val="001D5612"/>
    <w:rsid w:val="001E2257"/>
    <w:rsid w:val="001E3A96"/>
    <w:rsid w:val="001E53F4"/>
    <w:rsid w:val="001E5E89"/>
    <w:rsid w:val="001F0DA1"/>
    <w:rsid w:val="001F1F76"/>
    <w:rsid w:val="001F1FC9"/>
    <w:rsid w:val="001F6993"/>
    <w:rsid w:val="001F79AA"/>
    <w:rsid w:val="002031B2"/>
    <w:rsid w:val="00203B91"/>
    <w:rsid w:val="00203D86"/>
    <w:rsid w:val="00203FD4"/>
    <w:rsid w:val="00204EF4"/>
    <w:rsid w:val="00210195"/>
    <w:rsid w:val="00213EA9"/>
    <w:rsid w:val="00214389"/>
    <w:rsid w:val="00215CCE"/>
    <w:rsid w:val="00216852"/>
    <w:rsid w:val="00220C6D"/>
    <w:rsid w:val="00224310"/>
    <w:rsid w:val="00224F91"/>
    <w:rsid w:val="00225D77"/>
    <w:rsid w:val="002313CE"/>
    <w:rsid w:val="00232634"/>
    <w:rsid w:val="002336F9"/>
    <w:rsid w:val="00235952"/>
    <w:rsid w:val="002366D0"/>
    <w:rsid w:val="00240249"/>
    <w:rsid w:val="00245260"/>
    <w:rsid w:val="002515F3"/>
    <w:rsid w:val="00251826"/>
    <w:rsid w:val="0025196D"/>
    <w:rsid w:val="0025324F"/>
    <w:rsid w:val="0025338D"/>
    <w:rsid w:val="00255A1F"/>
    <w:rsid w:val="00255BE0"/>
    <w:rsid w:val="00257A7C"/>
    <w:rsid w:val="00262EDF"/>
    <w:rsid w:val="002632A5"/>
    <w:rsid w:val="00263C5F"/>
    <w:rsid w:val="002710A6"/>
    <w:rsid w:val="0027157B"/>
    <w:rsid w:val="00271971"/>
    <w:rsid w:val="00273816"/>
    <w:rsid w:val="002765FD"/>
    <w:rsid w:val="002770AE"/>
    <w:rsid w:val="00277773"/>
    <w:rsid w:val="0028041C"/>
    <w:rsid w:val="00281F4D"/>
    <w:rsid w:val="00282742"/>
    <w:rsid w:val="00292114"/>
    <w:rsid w:val="00296062"/>
    <w:rsid w:val="002A3DA6"/>
    <w:rsid w:val="002A49D3"/>
    <w:rsid w:val="002A5559"/>
    <w:rsid w:val="002A605D"/>
    <w:rsid w:val="002A68C9"/>
    <w:rsid w:val="002B1FF5"/>
    <w:rsid w:val="002B429E"/>
    <w:rsid w:val="002B59FE"/>
    <w:rsid w:val="002B5AFB"/>
    <w:rsid w:val="002B600F"/>
    <w:rsid w:val="002C1733"/>
    <w:rsid w:val="002C1F76"/>
    <w:rsid w:val="002C41B7"/>
    <w:rsid w:val="002C5284"/>
    <w:rsid w:val="002C722F"/>
    <w:rsid w:val="002C7634"/>
    <w:rsid w:val="002D06BF"/>
    <w:rsid w:val="002D08BF"/>
    <w:rsid w:val="002D0BA4"/>
    <w:rsid w:val="002D3CEC"/>
    <w:rsid w:val="002D4336"/>
    <w:rsid w:val="002D4495"/>
    <w:rsid w:val="002D4A8E"/>
    <w:rsid w:val="002D4E52"/>
    <w:rsid w:val="002D5A3B"/>
    <w:rsid w:val="002D5BF8"/>
    <w:rsid w:val="002E205E"/>
    <w:rsid w:val="002E2261"/>
    <w:rsid w:val="002E44AA"/>
    <w:rsid w:val="002E53FA"/>
    <w:rsid w:val="002E542F"/>
    <w:rsid w:val="002E631C"/>
    <w:rsid w:val="002E7F6A"/>
    <w:rsid w:val="002F0CE2"/>
    <w:rsid w:val="002F47EF"/>
    <w:rsid w:val="00300189"/>
    <w:rsid w:val="00301479"/>
    <w:rsid w:val="00302435"/>
    <w:rsid w:val="003030AD"/>
    <w:rsid w:val="003047B7"/>
    <w:rsid w:val="00304DA7"/>
    <w:rsid w:val="00304F5F"/>
    <w:rsid w:val="003068CC"/>
    <w:rsid w:val="00311FC9"/>
    <w:rsid w:val="00313F96"/>
    <w:rsid w:val="003143F5"/>
    <w:rsid w:val="00316667"/>
    <w:rsid w:val="00322006"/>
    <w:rsid w:val="00323B5A"/>
    <w:rsid w:val="00324473"/>
    <w:rsid w:val="003251AC"/>
    <w:rsid w:val="003268AE"/>
    <w:rsid w:val="00335244"/>
    <w:rsid w:val="003374B3"/>
    <w:rsid w:val="00337896"/>
    <w:rsid w:val="003513CE"/>
    <w:rsid w:val="00351CE1"/>
    <w:rsid w:val="0035201D"/>
    <w:rsid w:val="00354295"/>
    <w:rsid w:val="00355E3F"/>
    <w:rsid w:val="00357FF3"/>
    <w:rsid w:val="00360D37"/>
    <w:rsid w:val="003615E4"/>
    <w:rsid w:val="00361ECA"/>
    <w:rsid w:val="00364AC5"/>
    <w:rsid w:val="00367019"/>
    <w:rsid w:val="00367028"/>
    <w:rsid w:val="0036764D"/>
    <w:rsid w:val="0037063D"/>
    <w:rsid w:val="00370947"/>
    <w:rsid w:val="00373F20"/>
    <w:rsid w:val="00380144"/>
    <w:rsid w:val="00381BAA"/>
    <w:rsid w:val="00386114"/>
    <w:rsid w:val="00386887"/>
    <w:rsid w:val="00393197"/>
    <w:rsid w:val="00393E86"/>
    <w:rsid w:val="003950F6"/>
    <w:rsid w:val="0039778A"/>
    <w:rsid w:val="003A340B"/>
    <w:rsid w:val="003A3885"/>
    <w:rsid w:val="003A563F"/>
    <w:rsid w:val="003A5B80"/>
    <w:rsid w:val="003A67CA"/>
    <w:rsid w:val="003B3E25"/>
    <w:rsid w:val="003B65BD"/>
    <w:rsid w:val="003B678F"/>
    <w:rsid w:val="003C2764"/>
    <w:rsid w:val="003C28AE"/>
    <w:rsid w:val="003C3F34"/>
    <w:rsid w:val="003C4B5F"/>
    <w:rsid w:val="003C50DD"/>
    <w:rsid w:val="003C54CE"/>
    <w:rsid w:val="003C6F40"/>
    <w:rsid w:val="003D20F9"/>
    <w:rsid w:val="003D4CF8"/>
    <w:rsid w:val="003D5563"/>
    <w:rsid w:val="003E024B"/>
    <w:rsid w:val="003E21CA"/>
    <w:rsid w:val="003E67B7"/>
    <w:rsid w:val="003F33C0"/>
    <w:rsid w:val="003F527D"/>
    <w:rsid w:val="003F5CF6"/>
    <w:rsid w:val="003F6E28"/>
    <w:rsid w:val="0040518A"/>
    <w:rsid w:val="00405488"/>
    <w:rsid w:val="004067D7"/>
    <w:rsid w:val="00406866"/>
    <w:rsid w:val="00407498"/>
    <w:rsid w:val="00410D62"/>
    <w:rsid w:val="00413F1C"/>
    <w:rsid w:val="00413F31"/>
    <w:rsid w:val="00416AE0"/>
    <w:rsid w:val="004203BE"/>
    <w:rsid w:val="00421B15"/>
    <w:rsid w:val="0042301F"/>
    <w:rsid w:val="004241C5"/>
    <w:rsid w:val="004252AB"/>
    <w:rsid w:val="0042711F"/>
    <w:rsid w:val="00431278"/>
    <w:rsid w:val="0043346A"/>
    <w:rsid w:val="00435564"/>
    <w:rsid w:val="004418E9"/>
    <w:rsid w:val="0044190F"/>
    <w:rsid w:val="00442BA4"/>
    <w:rsid w:val="00443EB7"/>
    <w:rsid w:val="004457DB"/>
    <w:rsid w:val="004475A8"/>
    <w:rsid w:val="00450331"/>
    <w:rsid w:val="00460182"/>
    <w:rsid w:val="0046370A"/>
    <w:rsid w:val="004641C2"/>
    <w:rsid w:val="004656B7"/>
    <w:rsid w:val="00465ABB"/>
    <w:rsid w:val="00470973"/>
    <w:rsid w:val="0047098F"/>
    <w:rsid w:val="00471219"/>
    <w:rsid w:val="004712DA"/>
    <w:rsid w:val="00472E1C"/>
    <w:rsid w:val="004731AA"/>
    <w:rsid w:val="004738E8"/>
    <w:rsid w:val="00477E5F"/>
    <w:rsid w:val="004812FC"/>
    <w:rsid w:val="00482674"/>
    <w:rsid w:val="00485A3F"/>
    <w:rsid w:val="00486000"/>
    <w:rsid w:val="00487564"/>
    <w:rsid w:val="00491D4B"/>
    <w:rsid w:val="00492D3A"/>
    <w:rsid w:val="00492F1B"/>
    <w:rsid w:val="00494440"/>
    <w:rsid w:val="004966B2"/>
    <w:rsid w:val="0049687C"/>
    <w:rsid w:val="00496A60"/>
    <w:rsid w:val="00496DF1"/>
    <w:rsid w:val="00496EE6"/>
    <w:rsid w:val="004A1DFD"/>
    <w:rsid w:val="004A2A0F"/>
    <w:rsid w:val="004A4B72"/>
    <w:rsid w:val="004A56C0"/>
    <w:rsid w:val="004A70F7"/>
    <w:rsid w:val="004B0D32"/>
    <w:rsid w:val="004B2222"/>
    <w:rsid w:val="004B242E"/>
    <w:rsid w:val="004B26B4"/>
    <w:rsid w:val="004B4A8E"/>
    <w:rsid w:val="004B650F"/>
    <w:rsid w:val="004B7174"/>
    <w:rsid w:val="004C1238"/>
    <w:rsid w:val="004C2FED"/>
    <w:rsid w:val="004C336F"/>
    <w:rsid w:val="004C6D7D"/>
    <w:rsid w:val="004C775A"/>
    <w:rsid w:val="004C786D"/>
    <w:rsid w:val="004C7B77"/>
    <w:rsid w:val="004D07AA"/>
    <w:rsid w:val="004D537F"/>
    <w:rsid w:val="004E1F24"/>
    <w:rsid w:val="004E2E9B"/>
    <w:rsid w:val="004E308A"/>
    <w:rsid w:val="004E30D3"/>
    <w:rsid w:val="004E35A5"/>
    <w:rsid w:val="004E3666"/>
    <w:rsid w:val="004E4284"/>
    <w:rsid w:val="004E42C6"/>
    <w:rsid w:val="004E4D50"/>
    <w:rsid w:val="004E61FD"/>
    <w:rsid w:val="004E6365"/>
    <w:rsid w:val="004F2BCD"/>
    <w:rsid w:val="004F3767"/>
    <w:rsid w:val="004F58FC"/>
    <w:rsid w:val="004F5D4D"/>
    <w:rsid w:val="004F6D07"/>
    <w:rsid w:val="005003CF"/>
    <w:rsid w:val="00502C44"/>
    <w:rsid w:val="00504B38"/>
    <w:rsid w:val="00505F5F"/>
    <w:rsid w:val="0050612D"/>
    <w:rsid w:val="00506A56"/>
    <w:rsid w:val="00511B79"/>
    <w:rsid w:val="0051549F"/>
    <w:rsid w:val="00517BE9"/>
    <w:rsid w:val="0052217A"/>
    <w:rsid w:val="00523A3F"/>
    <w:rsid w:val="00523CFD"/>
    <w:rsid w:val="00524E39"/>
    <w:rsid w:val="00526676"/>
    <w:rsid w:val="005279B7"/>
    <w:rsid w:val="00527ECE"/>
    <w:rsid w:val="005303A7"/>
    <w:rsid w:val="005313D0"/>
    <w:rsid w:val="0053507D"/>
    <w:rsid w:val="0053734E"/>
    <w:rsid w:val="00537757"/>
    <w:rsid w:val="00542F19"/>
    <w:rsid w:val="00544FD7"/>
    <w:rsid w:val="005459E0"/>
    <w:rsid w:val="00546286"/>
    <w:rsid w:val="0054668C"/>
    <w:rsid w:val="00546C6E"/>
    <w:rsid w:val="00546F24"/>
    <w:rsid w:val="0055331C"/>
    <w:rsid w:val="005550A2"/>
    <w:rsid w:val="005621EF"/>
    <w:rsid w:val="00562A4F"/>
    <w:rsid w:val="00564BC0"/>
    <w:rsid w:val="00573A69"/>
    <w:rsid w:val="00575BF0"/>
    <w:rsid w:val="00577F8C"/>
    <w:rsid w:val="00580679"/>
    <w:rsid w:val="00584025"/>
    <w:rsid w:val="005846FD"/>
    <w:rsid w:val="0059203B"/>
    <w:rsid w:val="00594E24"/>
    <w:rsid w:val="00595571"/>
    <w:rsid w:val="005A175E"/>
    <w:rsid w:val="005A2520"/>
    <w:rsid w:val="005A29C6"/>
    <w:rsid w:val="005A7292"/>
    <w:rsid w:val="005B014D"/>
    <w:rsid w:val="005B119C"/>
    <w:rsid w:val="005B18AC"/>
    <w:rsid w:val="005B352E"/>
    <w:rsid w:val="005B3C70"/>
    <w:rsid w:val="005C028F"/>
    <w:rsid w:val="005C3A94"/>
    <w:rsid w:val="005C509F"/>
    <w:rsid w:val="005C55B5"/>
    <w:rsid w:val="005C673E"/>
    <w:rsid w:val="005D0CFB"/>
    <w:rsid w:val="005D26C4"/>
    <w:rsid w:val="005D2A85"/>
    <w:rsid w:val="005D461C"/>
    <w:rsid w:val="005D769C"/>
    <w:rsid w:val="005E0311"/>
    <w:rsid w:val="005E15B5"/>
    <w:rsid w:val="005E3F9F"/>
    <w:rsid w:val="005E43D8"/>
    <w:rsid w:val="005E4EB4"/>
    <w:rsid w:val="005E75F2"/>
    <w:rsid w:val="005E79F3"/>
    <w:rsid w:val="005F192B"/>
    <w:rsid w:val="005F31A2"/>
    <w:rsid w:val="005F4C75"/>
    <w:rsid w:val="00602802"/>
    <w:rsid w:val="006035EF"/>
    <w:rsid w:val="006037D5"/>
    <w:rsid w:val="0060532A"/>
    <w:rsid w:val="00605404"/>
    <w:rsid w:val="0060716F"/>
    <w:rsid w:val="00610DB4"/>
    <w:rsid w:val="0061287D"/>
    <w:rsid w:val="00613C8A"/>
    <w:rsid w:val="006162C7"/>
    <w:rsid w:val="0061648B"/>
    <w:rsid w:val="00620DF3"/>
    <w:rsid w:val="006215EC"/>
    <w:rsid w:val="006218A3"/>
    <w:rsid w:val="0062406C"/>
    <w:rsid w:val="0063066C"/>
    <w:rsid w:val="0063413B"/>
    <w:rsid w:val="00634F4C"/>
    <w:rsid w:val="0063713B"/>
    <w:rsid w:val="00643F0D"/>
    <w:rsid w:val="00643F57"/>
    <w:rsid w:val="00651C71"/>
    <w:rsid w:val="00651EE2"/>
    <w:rsid w:val="006525FE"/>
    <w:rsid w:val="006545FB"/>
    <w:rsid w:val="00655CFC"/>
    <w:rsid w:val="00661E6D"/>
    <w:rsid w:val="00663B64"/>
    <w:rsid w:val="006643C3"/>
    <w:rsid w:val="006646D9"/>
    <w:rsid w:val="00664902"/>
    <w:rsid w:val="00664C42"/>
    <w:rsid w:val="00667703"/>
    <w:rsid w:val="006677CA"/>
    <w:rsid w:val="006724EF"/>
    <w:rsid w:val="00672C23"/>
    <w:rsid w:val="006738B4"/>
    <w:rsid w:val="00674247"/>
    <w:rsid w:val="00674C91"/>
    <w:rsid w:val="006822C1"/>
    <w:rsid w:val="0068350B"/>
    <w:rsid w:val="0068449D"/>
    <w:rsid w:val="006867DD"/>
    <w:rsid w:val="00692465"/>
    <w:rsid w:val="006957A5"/>
    <w:rsid w:val="00696092"/>
    <w:rsid w:val="006A466D"/>
    <w:rsid w:val="006A5FE9"/>
    <w:rsid w:val="006A70FC"/>
    <w:rsid w:val="006A7454"/>
    <w:rsid w:val="006C5361"/>
    <w:rsid w:val="006C77E9"/>
    <w:rsid w:val="006D1A49"/>
    <w:rsid w:val="006D1BD3"/>
    <w:rsid w:val="006D23B5"/>
    <w:rsid w:val="006D46A1"/>
    <w:rsid w:val="006D6866"/>
    <w:rsid w:val="006D7179"/>
    <w:rsid w:val="006D79AB"/>
    <w:rsid w:val="006D7E10"/>
    <w:rsid w:val="006E186B"/>
    <w:rsid w:val="006E4E7D"/>
    <w:rsid w:val="006E5127"/>
    <w:rsid w:val="006E540C"/>
    <w:rsid w:val="006E68ED"/>
    <w:rsid w:val="006F1140"/>
    <w:rsid w:val="006F2FAD"/>
    <w:rsid w:val="00706E6A"/>
    <w:rsid w:val="00713D63"/>
    <w:rsid w:val="00714620"/>
    <w:rsid w:val="0071546F"/>
    <w:rsid w:val="00715F12"/>
    <w:rsid w:val="00715F2C"/>
    <w:rsid w:val="00715F71"/>
    <w:rsid w:val="00716AE3"/>
    <w:rsid w:val="007207AC"/>
    <w:rsid w:val="00720D98"/>
    <w:rsid w:val="007247E0"/>
    <w:rsid w:val="007302CF"/>
    <w:rsid w:val="00730ECB"/>
    <w:rsid w:val="00732AA7"/>
    <w:rsid w:val="00732E71"/>
    <w:rsid w:val="00733049"/>
    <w:rsid w:val="0074059F"/>
    <w:rsid w:val="007427FC"/>
    <w:rsid w:val="007437DA"/>
    <w:rsid w:val="007439F5"/>
    <w:rsid w:val="00746225"/>
    <w:rsid w:val="00746CB9"/>
    <w:rsid w:val="00750186"/>
    <w:rsid w:val="00755C32"/>
    <w:rsid w:val="00757604"/>
    <w:rsid w:val="00761A0A"/>
    <w:rsid w:val="00761F13"/>
    <w:rsid w:val="00762717"/>
    <w:rsid w:val="007633D8"/>
    <w:rsid w:val="0076430B"/>
    <w:rsid w:val="00772AD7"/>
    <w:rsid w:val="007775C2"/>
    <w:rsid w:val="00783C7C"/>
    <w:rsid w:val="007850AB"/>
    <w:rsid w:val="00786367"/>
    <w:rsid w:val="00787003"/>
    <w:rsid w:val="007915E9"/>
    <w:rsid w:val="00792AC2"/>
    <w:rsid w:val="00792B9C"/>
    <w:rsid w:val="00792D0E"/>
    <w:rsid w:val="00793945"/>
    <w:rsid w:val="007943EB"/>
    <w:rsid w:val="007A1308"/>
    <w:rsid w:val="007A241E"/>
    <w:rsid w:val="007A3418"/>
    <w:rsid w:val="007A4D74"/>
    <w:rsid w:val="007A6213"/>
    <w:rsid w:val="007B19B8"/>
    <w:rsid w:val="007B272B"/>
    <w:rsid w:val="007B35DA"/>
    <w:rsid w:val="007B380B"/>
    <w:rsid w:val="007B4C91"/>
    <w:rsid w:val="007B52AF"/>
    <w:rsid w:val="007B55D7"/>
    <w:rsid w:val="007B6E8F"/>
    <w:rsid w:val="007B77EB"/>
    <w:rsid w:val="007C0493"/>
    <w:rsid w:val="007C06FF"/>
    <w:rsid w:val="007C0F32"/>
    <w:rsid w:val="007C0F93"/>
    <w:rsid w:val="007C157A"/>
    <w:rsid w:val="007C22A9"/>
    <w:rsid w:val="007C2A61"/>
    <w:rsid w:val="007D2CE5"/>
    <w:rsid w:val="007D3B26"/>
    <w:rsid w:val="007E15ED"/>
    <w:rsid w:val="007E586F"/>
    <w:rsid w:val="007E5BFD"/>
    <w:rsid w:val="007E60F1"/>
    <w:rsid w:val="007F02B2"/>
    <w:rsid w:val="007F2A46"/>
    <w:rsid w:val="007F3C59"/>
    <w:rsid w:val="007F41EE"/>
    <w:rsid w:val="007F7E1F"/>
    <w:rsid w:val="00801918"/>
    <w:rsid w:val="008106E2"/>
    <w:rsid w:val="0081566A"/>
    <w:rsid w:val="00815859"/>
    <w:rsid w:val="00816B7B"/>
    <w:rsid w:val="00817088"/>
    <w:rsid w:val="00820F6E"/>
    <w:rsid w:val="00820F7B"/>
    <w:rsid w:val="00822268"/>
    <w:rsid w:val="00822910"/>
    <w:rsid w:val="00822A83"/>
    <w:rsid w:val="00827159"/>
    <w:rsid w:val="00827252"/>
    <w:rsid w:val="00830D67"/>
    <w:rsid w:val="0083117B"/>
    <w:rsid w:val="00832913"/>
    <w:rsid w:val="00834B37"/>
    <w:rsid w:val="00835243"/>
    <w:rsid w:val="0083616C"/>
    <w:rsid w:val="008368E8"/>
    <w:rsid w:val="008418FC"/>
    <w:rsid w:val="008449EE"/>
    <w:rsid w:val="00845BA4"/>
    <w:rsid w:val="008478C4"/>
    <w:rsid w:val="008515DE"/>
    <w:rsid w:val="00853382"/>
    <w:rsid w:val="00856626"/>
    <w:rsid w:val="00856A12"/>
    <w:rsid w:val="008570F8"/>
    <w:rsid w:val="008602EC"/>
    <w:rsid w:val="0086433A"/>
    <w:rsid w:val="00864B3C"/>
    <w:rsid w:val="00864D18"/>
    <w:rsid w:val="008655D1"/>
    <w:rsid w:val="00865656"/>
    <w:rsid w:val="00865857"/>
    <w:rsid w:val="0086635B"/>
    <w:rsid w:val="0086689B"/>
    <w:rsid w:val="00866AAF"/>
    <w:rsid w:val="008711E3"/>
    <w:rsid w:val="008749B7"/>
    <w:rsid w:val="00874B13"/>
    <w:rsid w:val="00876E01"/>
    <w:rsid w:val="00877079"/>
    <w:rsid w:val="00877A7F"/>
    <w:rsid w:val="0088372E"/>
    <w:rsid w:val="00883F74"/>
    <w:rsid w:val="00887670"/>
    <w:rsid w:val="00887B3E"/>
    <w:rsid w:val="00890488"/>
    <w:rsid w:val="00892195"/>
    <w:rsid w:val="008929AD"/>
    <w:rsid w:val="0089758B"/>
    <w:rsid w:val="00897F51"/>
    <w:rsid w:val="008A1496"/>
    <w:rsid w:val="008A4E0A"/>
    <w:rsid w:val="008A5D2F"/>
    <w:rsid w:val="008A6B67"/>
    <w:rsid w:val="008C216D"/>
    <w:rsid w:val="008C4592"/>
    <w:rsid w:val="008C46FB"/>
    <w:rsid w:val="008D0395"/>
    <w:rsid w:val="008D0631"/>
    <w:rsid w:val="008D0DA7"/>
    <w:rsid w:val="008D1CAC"/>
    <w:rsid w:val="008D307A"/>
    <w:rsid w:val="008D496B"/>
    <w:rsid w:val="008D4B85"/>
    <w:rsid w:val="008D4CA8"/>
    <w:rsid w:val="008D561F"/>
    <w:rsid w:val="008D59D8"/>
    <w:rsid w:val="008D728C"/>
    <w:rsid w:val="008D73CD"/>
    <w:rsid w:val="008D754B"/>
    <w:rsid w:val="008E28F1"/>
    <w:rsid w:val="008E2A66"/>
    <w:rsid w:val="008E2BC3"/>
    <w:rsid w:val="008E2CEA"/>
    <w:rsid w:val="008E49AF"/>
    <w:rsid w:val="008F047D"/>
    <w:rsid w:val="008F0C80"/>
    <w:rsid w:val="008F1E15"/>
    <w:rsid w:val="008F25CC"/>
    <w:rsid w:val="008F2C80"/>
    <w:rsid w:val="008F3A80"/>
    <w:rsid w:val="008F5D03"/>
    <w:rsid w:val="00901E14"/>
    <w:rsid w:val="0090669A"/>
    <w:rsid w:val="00910D5A"/>
    <w:rsid w:val="00910FA4"/>
    <w:rsid w:val="00911648"/>
    <w:rsid w:val="009123D3"/>
    <w:rsid w:val="00915CC3"/>
    <w:rsid w:val="00916387"/>
    <w:rsid w:val="00917FF4"/>
    <w:rsid w:val="00924466"/>
    <w:rsid w:val="00924E43"/>
    <w:rsid w:val="009315CE"/>
    <w:rsid w:val="00932562"/>
    <w:rsid w:val="00933032"/>
    <w:rsid w:val="00935AA5"/>
    <w:rsid w:val="00935E10"/>
    <w:rsid w:val="009368F2"/>
    <w:rsid w:val="0094079B"/>
    <w:rsid w:val="00950D24"/>
    <w:rsid w:val="00954160"/>
    <w:rsid w:val="009551EB"/>
    <w:rsid w:val="00956224"/>
    <w:rsid w:val="00957BCE"/>
    <w:rsid w:val="00960419"/>
    <w:rsid w:val="009614CA"/>
    <w:rsid w:val="009617B5"/>
    <w:rsid w:val="00962835"/>
    <w:rsid w:val="00962E95"/>
    <w:rsid w:val="009646A1"/>
    <w:rsid w:val="0096497C"/>
    <w:rsid w:val="00964BA7"/>
    <w:rsid w:val="009655EA"/>
    <w:rsid w:val="00966ADB"/>
    <w:rsid w:val="00967F76"/>
    <w:rsid w:val="0097277F"/>
    <w:rsid w:val="00973AE6"/>
    <w:rsid w:val="00976CF3"/>
    <w:rsid w:val="00980851"/>
    <w:rsid w:val="0098149D"/>
    <w:rsid w:val="009845F6"/>
    <w:rsid w:val="00984C56"/>
    <w:rsid w:val="00985404"/>
    <w:rsid w:val="00987185"/>
    <w:rsid w:val="00987513"/>
    <w:rsid w:val="009920B2"/>
    <w:rsid w:val="00993290"/>
    <w:rsid w:val="009A00CF"/>
    <w:rsid w:val="009A1282"/>
    <w:rsid w:val="009A1CD7"/>
    <w:rsid w:val="009A36D0"/>
    <w:rsid w:val="009B15B9"/>
    <w:rsid w:val="009B2BFC"/>
    <w:rsid w:val="009B7915"/>
    <w:rsid w:val="009C0DC5"/>
    <w:rsid w:val="009C0F05"/>
    <w:rsid w:val="009C3FDD"/>
    <w:rsid w:val="009C49CB"/>
    <w:rsid w:val="009C78AB"/>
    <w:rsid w:val="009C79CE"/>
    <w:rsid w:val="009D0E4F"/>
    <w:rsid w:val="009D1F63"/>
    <w:rsid w:val="009D2842"/>
    <w:rsid w:val="009D35E0"/>
    <w:rsid w:val="009D4E8B"/>
    <w:rsid w:val="009E2427"/>
    <w:rsid w:val="009E5503"/>
    <w:rsid w:val="009E66E1"/>
    <w:rsid w:val="009E7A8F"/>
    <w:rsid w:val="009E7ED7"/>
    <w:rsid w:val="009E7FA0"/>
    <w:rsid w:val="009F3382"/>
    <w:rsid w:val="009F671D"/>
    <w:rsid w:val="009F733D"/>
    <w:rsid w:val="009F7627"/>
    <w:rsid w:val="00A00D2C"/>
    <w:rsid w:val="00A01154"/>
    <w:rsid w:val="00A049CC"/>
    <w:rsid w:val="00A060FF"/>
    <w:rsid w:val="00A10E76"/>
    <w:rsid w:val="00A11123"/>
    <w:rsid w:val="00A12641"/>
    <w:rsid w:val="00A13E71"/>
    <w:rsid w:val="00A208AA"/>
    <w:rsid w:val="00A22772"/>
    <w:rsid w:val="00A23833"/>
    <w:rsid w:val="00A23D83"/>
    <w:rsid w:val="00A24090"/>
    <w:rsid w:val="00A240A2"/>
    <w:rsid w:val="00A24C47"/>
    <w:rsid w:val="00A26568"/>
    <w:rsid w:val="00A30076"/>
    <w:rsid w:val="00A307AE"/>
    <w:rsid w:val="00A31D67"/>
    <w:rsid w:val="00A32062"/>
    <w:rsid w:val="00A33130"/>
    <w:rsid w:val="00A33D90"/>
    <w:rsid w:val="00A4192C"/>
    <w:rsid w:val="00A45484"/>
    <w:rsid w:val="00A50DA8"/>
    <w:rsid w:val="00A51FA0"/>
    <w:rsid w:val="00A53215"/>
    <w:rsid w:val="00A549C9"/>
    <w:rsid w:val="00A562E6"/>
    <w:rsid w:val="00A56E4D"/>
    <w:rsid w:val="00A579A9"/>
    <w:rsid w:val="00A60BA6"/>
    <w:rsid w:val="00A6217F"/>
    <w:rsid w:val="00A62276"/>
    <w:rsid w:val="00A705CB"/>
    <w:rsid w:val="00A72360"/>
    <w:rsid w:val="00A73C38"/>
    <w:rsid w:val="00A753E0"/>
    <w:rsid w:val="00A76625"/>
    <w:rsid w:val="00A76E00"/>
    <w:rsid w:val="00A813D7"/>
    <w:rsid w:val="00A82E49"/>
    <w:rsid w:val="00A83336"/>
    <w:rsid w:val="00A835FE"/>
    <w:rsid w:val="00A83BEB"/>
    <w:rsid w:val="00A86C7C"/>
    <w:rsid w:val="00A86DD8"/>
    <w:rsid w:val="00A9084F"/>
    <w:rsid w:val="00A911CF"/>
    <w:rsid w:val="00A93376"/>
    <w:rsid w:val="00A94E67"/>
    <w:rsid w:val="00A94FD3"/>
    <w:rsid w:val="00A95BE9"/>
    <w:rsid w:val="00AA3107"/>
    <w:rsid w:val="00AA4B50"/>
    <w:rsid w:val="00AA5168"/>
    <w:rsid w:val="00AA67A2"/>
    <w:rsid w:val="00AA690B"/>
    <w:rsid w:val="00AA6DB1"/>
    <w:rsid w:val="00AA6F8C"/>
    <w:rsid w:val="00AB0CAC"/>
    <w:rsid w:val="00AB2DD8"/>
    <w:rsid w:val="00AB361E"/>
    <w:rsid w:val="00AB796E"/>
    <w:rsid w:val="00AB7DCE"/>
    <w:rsid w:val="00AC0944"/>
    <w:rsid w:val="00AC0CD7"/>
    <w:rsid w:val="00AC14EE"/>
    <w:rsid w:val="00AC2372"/>
    <w:rsid w:val="00AC2500"/>
    <w:rsid w:val="00AC2588"/>
    <w:rsid w:val="00AC52E2"/>
    <w:rsid w:val="00AC6B8F"/>
    <w:rsid w:val="00AC6F91"/>
    <w:rsid w:val="00AC7261"/>
    <w:rsid w:val="00AD3BE8"/>
    <w:rsid w:val="00AD3DD3"/>
    <w:rsid w:val="00AD5474"/>
    <w:rsid w:val="00AD5646"/>
    <w:rsid w:val="00AD6574"/>
    <w:rsid w:val="00AD7173"/>
    <w:rsid w:val="00AE0AC2"/>
    <w:rsid w:val="00AE4C93"/>
    <w:rsid w:val="00AE60BB"/>
    <w:rsid w:val="00AE720A"/>
    <w:rsid w:val="00AF00A3"/>
    <w:rsid w:val="00AF242B"/>
    <w:rsid w:val="00AF4263"/>
    <w:rsid w:val="00AF5A30"/>
    <w:rsid w:val="00AF68B9"/>
    <w:rsid w:val="00AF772D"/>
    <w:rsid w:val="00B00DB2"/>
    <w:rsid w:val="00B0270C"/>
    <w:rsid w:val="00B03CE3"/>
    <w:rsid w:val="00B120B8"/>
    <w:rsid w:val="00B15142"/>
    <w:rsid w:val="00B171D5"/>
    <w:rsid w:val="00B20E18"/>
    <w:rsid w:val="00B243F9"/>
    <w:rsid w:val="00B24E7A"/>
    <w:rsid w:val="00B30B8F"/>
    <w:rsid w:val="00B3113C"/>
    <w:rsid w:val="00B321D8"/>
    <w:rsid w:val="00B3485F"/>
    <w:rsid w:val="00B37513"/>
    <w:rsid w:val="00B37FDC"/>
    <w:rsid w:val="00B40030"/>
    <w:rsid w:val="00B40CC8"/>
    <w:rsid w:val="00B4337B"/>
    <w:rsid w:val="00B50E6E"/>
    <w:rsid w:val="00B52612"/>
    <w:rsid w:val="00B61D3A"/>
    <w:rsid w:val="00B64342"/>
    <w:rsid w:val="00B65F64"/>
    <w:rsid w:val="00B67B46"/>
    <w:rsid w:val="00B67B4E"/>
    <w:rsid w:val="00B70B1F"/>
    <w:rsid w:val="00B72470"/>
    <w:rsid w:val="00B75634"/>
    <w:rsid w:val="00B75E28"/>
    <w:rsid w:val="00B77927"/>
    <w:rsid w:val="00B77FF9"/>
    <w:rsid w:val="00B81701"/>
    <w:rsid w:val="00B81727"/>
    <w:rsid w:val="00B82761"/>
    <w:rsid w:val="00B86AE8"/>
    <w:rsid w:val="00B87D96"/>
    <w:rsid w:val="00B907E3"/>
    <w:rsid w:val="00B929A0"/>
    <w:rsid w:val="00B92FFD"/>
    <w:rsid w:val="00B960CD"/>
    <w:rsid w:val="00B97495"/>
    <w:rsid w:val="00B97747"/>
    <w:rsid w:val="00BA2AD3"/>
    <w:rsid w:val="00BA3738"/>
    <w:rsid w:val="00BA57E8"/>
    <w:rsid w:val="00BA640A"/>
    <w:rsid w:val="00BB03E7"/>
    <w:rsid w:val="00BB0D7C"/>
    <w:rsid w:val="00BB1289"/>
    <w:rsid w:val="00BB17BA"/>
    <w:rsid w:val="00BB23A8"/>
    <w:rsid w:val="00BB30F3"/>
    <w:rsid w:val="00BB321A"/>
    <w:rsid w:val="00BB362F"/>
    <w:rsid w:val="00BB4AC7"/>
    <w:rsid w:val="00BB5686"/>
    <w:rsid w:val="00BC1BA2"/>
    <w:rsid w:val="00BC3C22"/>
    <w:rsid w:val="00BC53F3"/>
    <w:rsid w:val="00BC6897"/>
    <w:rsid w:val="00BD491B"/>
    <w:rsid w:val="00BD4FD2"/>
    <w:rsid w:val="00BD51AA"/>
    <w:rsid w:val="00BD5A76"/>
    <w:rsid w:val="00BE2014"/>
    <w:rsid w:val="00BE3C00"/>
    <w:rsid w:val="00BE3CD5"/>
    <w:rsid w:val="00BE6CB8"/>
    <w:rsid w:val="00BE70DB"/>
    <w:rsid w:val="00BE7400"/>
    <w:rsid w:val="00BF069F"/>
    <w:rsid w:val="00BF0734"/>
    <w:rsid w:val="00BF082A"/>
    <w:rsid w:val="00BF1A62"/>
    <w:rsid w:val="00BF1DD2"/>
    <w:rsid w:val="00BF3055"/>
    <w:rsid w:val="00BF458A"/>
    <w:rsid w:val="00BF4E99"/>
    <w:rsid w:val="00BF5DFB"/>
    <w:rsid w:val="00BF77D3"/>
    <w:rsid w:val="00C054C4"/>
    <w:rsid w:val="00C06B83"/>
    <w:rsid w:val="00C07716"/>
    <w:rsid w:val="00C1100F"/>
    <w:rsid w:val="00C26189"/>
    <w:rsid w:val="00C325DA"/>
    <w:rsid w:val="00C332A9"/>
    <w:rsid w:val="00C33E55"/>
    <w:rsid w:val="00C36137"/>
    <w:rsid w:val="00C365B3"/>
    <w:rsid w:val="00C36C4D"/>
    <w:rsid w:val="00C376FE"/>
    <w:rsid w:val="00C43B8C"/>
    <w:rsid w:val="00C448A5"/>
    <w:rsid w:val="00C46A7D"/>
    <w:rsid w:val="00C536CC"/>
    <w:rsid w:val="00C60E64"/>
    <w:rsid w:val="00C60EE4"/>
    <w:rsid w:val="00C704A2"/>
    <w:rsid w:val="00C742C5"/>
    <w:rsid w:val="00C751CF"/>
    <w:rsid w:val="00C75939"/>
    <w:rsid w:val="00C829C6"/>
    <w:rsid w:val="00C845A0"/>
    <w:rsid w:val="00C868BE"/>
    <w:rsid w:val="00C86F26"/>
    <w:rsid w:val="00C92718"/>
    <w:rsid w:val="00C93BC7"/>
    <w:rsid w:val="00C94194"/>
    <w:rsid w:val="00C965EA"/>
    <w:rsid w:val="00C971EB"/>
    <w:rsid w:val="00CA469E"/>
    <w:rsid w:val="00CA4BC4"/>
    <w:rsid w:val="00CA5A98"/>
    <w:rsid w:val="00CA7719"/>
    <w:rsid w:val="00CB1435"/>
    <w:rsid w:val="00CB21D4"/>
    <w:rsid w:val="00CB24F6"/>
    <w:rsid w:val="00CB337B"/>
    <w:rsid w:val="00CB3E69"/>
    <w:rsid w:val="00CB5B16"/>
    <w:rsid w:val="00CB7E30"/>
    <w:rsid w:val="00CC0581"/>
    <w:rsid w:val="00CC71B0"/>
    <w:rsid w:val="00CC74D0"/>
    <w:rsid w:val="00CC7C0A"/>
    <w:rsid w:val="00CD5437"/>
    <w:rsid w:val="00CD5B1F"/>
    <w:rsid w:val="00CE0B1A"/>
    <w:rsid w:val="00CE1039"/>
    <w:rsid w:val="00CE2E9B"/>
    <w:rsid w:val="00CE4A72"/>
    <w:rsid w:val="00CF227F"/>
    <w:rsid w:val="00CF3A0A"/>
    <w:rsid w:val="00CF7B81"/>
    <w:rsid w:val="00D00100"/>
    <w:rsid w:val="00D006B1"/>
    <w:rsid w:val="00D00F16"/>
    <w:rsid w:val="00D03983"/>
    <w:rsid w:val="00D072EB"/>
    <w:rsid w:val="00D1000D"/>
    <w:rsid w:val="00D10A77"/>
    <w:rsid w:val="00D12C93"/>
    <w:rsid w:val="00D15A8B"/>
    <w:rsid w:val="00D17CF1"/>
    <w:rsid w:val="00D22B31"/>
    <w:rsid w:val="00D23D78"/>
    <w:rsid w:val="00D24A7D"/>
    <w:rsid w:val="00D26D7D"/>
    <w:rsid w:val="00D26EC9"/>
    <w:rsid w:val="00D31B2B"/>
    <w:rsid w:val="00D31BBE"/>
    <w:rsid w:val="00D40B22"/>
    <w:rsid w:val="00D41701"/>
    <w:rsid w:val="00D43E3D"/>
    <w:rsid w:val="00D442C6"/>
    <w:rsid w:val="00D46E88"/>
    <w:rsid w:val="00D47362"/>
    <w:rsid w:val="00D51929"/>
    <w:rsid w:val="00D54F27"/>
    <w:rsid w:val="00D55CCC"/>
    <w:rsid w:val="00D57C42"/>
    <w:rsid w:val="00D57D00"/>
    <w:rsid w:val="00D60204"/>
    <w:rsid w:val="00D63054"/>
    <w:rsid w:val="00D63498"/>
    <w:rsid w:val="00D634C0"/>
    <w:rsid w:val="00D67E91"/>
    <w:rsid w:val="00D7117D"/>
    <w:rsid w:val="00D71A0E"/>
    <w:rsid w:val="00D72160"/>
    <w:rsid w:val="00D73043"/>
    <w:rsid w:val="00D7313D"/>
    <w:rsid w:val="00D74F59"/>
    <w:rsid w:val="00D75220"/>
    <w:rsid w:val="00D753EF"/>
    <w:rsid w:val="00D75BDC"/>
    <w:rsid w:val="00D767E5"/>
    <w:rsid w:val="00D8114A"/>
    <w:rsid w:val="00D81BC5"/>
    <w:rsid w:val="00D914A6"/>
    <w:rsid w:val="00D92F0F"/>
    <w:rsid w:val="00D9761E"/>
    <w:rsid w:val="00DB0DEC"/>
    <w:rsid w:val="00DB198A"/>
    <w:rsid w:val="00DB3ABA"/>
    <w:rsid w:val="00DC04EC"/>
    <w:rsid w:val="00DC2750"/>
    <w:rsid w:val="00DC7A50"/>
    <w:rsid w:val="00DD206D"/>
    <w:rsid w:val="00DD225C"/>
    <w:rsid w:val="00DD3B20"/>
    <w:rsid w:val="00DE32C4"/>
    <w:rsid w:val="00DE377F"/>
    <w:rsid w:val="00DE3AC6"/>
    <w:rsid w:val="00DE43B6"/>
    <w:rsid w:val="00DE5ADB"/>
    <w:rsid w:val="00DE7D95"/>
    <w:rsid w:val="00DF096B"/>
    <w:rsid w:val="00DF0FFB"/>
    <w:rsid w:val="00DF21A6"/>
    <w:rsid w:val="00DF2336"/>
    <w:rsid w:val="00DF2A7A"/>
    <w:rsid w:val="00DF469D"/>
    <w:rsid w:val="00DF532A"/>
    <w:rsid w:val="00DF6671"/>
    <w:rsid w:val="00E006B0"/>
    <w:rsid w:val="00E03BB6"/>
    <w:rsid w:val="00E04085"/>
    <w:rsid w:val="00E06279"/>
    <w:rsid w:val="00E0743B"/>
    <w:rsid w:val="00E1274B"/>
    <w:rsid w:val="00E130AC"/>
    <w:rsid w:val="00E13EE7"/>
    <w:rsid w:val="00E1427A"/>
    <w:rsid w:val="00E15FF1"/>
    <w:rsid w:val="00E22950"/>
    <w:rsid w:val="00E26008"/>
    <w:rsid w:val="00E30F7A"/>
    <w:rsid w:val="00E333D0"/>
    <w:rsid w:val="00E34667"/>
    <w:rsid w:val="00E34974"/>
    <w:rsid w:val="00E34AF3"/>
    <w:rsid w:val="00E35FF5"/>
    <w:rsid w:val="00E41AD0"/>
    <w:rsid w:val="00E4245A"/>
    <w:rsid w:val="00E5195C"/>
    <w:rsid w:val="00E52A69"/>
    <w:rsid w:val="00E5435C"/>
    <w:rsid w:val="00E54410"/>
    <w:rsid w:val="00E57B5E"/>
    <w:rsid w:val="00E6047B"/>
    <w:rsid w:val="00E61592"/>
    <w:rsid w:val="00E63A82"/>
    <w:rsid w:val="00E70CEF"/>
    <w:rsid w:val="00E71B13"/>
    <w:rsid w:val="00E72AF1"/>
    <w:rsid w:val="00E72FA1"/>
    <w:rsid w:val="00E76A41"/>
    <w:rsid w:val="00E77FC7"/>
    <w:rsid w:val="00E826BD"/>
    <w:rsid w:val="00E83F69"/>
    <w:rsid w:val="00E8662B"/>
    <w:rsid w:val="00E9358A"/>
    <w:rsid w:val="00E9372C"/>
    <w:rsid w:val="00E96104"/>
    <w:rsid w:val="00E9721B"/>
    <w:rsid w:val="00E976C0"/>
    <w:rsid w:val="00EA257D"/>
    <w:rsid w:val="00EA39C4"/>
    <w:rsid w:val="00EA4E88"/>
    <w:rsid w:val="00EA50BF"/>
    <w:rsid w:val="00EA7B1D"/>
    <w:rsid w:val="00EB02B1"/>
    <w:rsid w:val="00EB0E90"/>
    <w:rsid w:val="00EB21CC"/>
    <w:rsid w:val="00EB279A"/>
    <w:rsid w:val="00EB6E22"/>
    <w:rsid w:val="00EC1B03"/>
    <w:rsid w:val="00EC25E5"/>
    <w:rsid w:val="00EC4302"/>
    <w:rsid w:val="00EC4928"/>
    <w:rsid w:val="00EC6EA1"/>
    <w:rsid w:val="00ED0A98"/>
    <w:rsid w:val="00ED1ADC"/>
    <w:rsid w:val="00ED314F"/>
    <w:rsid w:val="00ED3BFB"/>
    <w:rsid w:val="00ED6234"/>
    <w:rsid w:val="00ED659F"/>
    <w:rsid w:val="00EE0C16"/>
    <w:rsid w:val="00EE15A7"/>
    <w:rsid w:val="00EE33AF"/>
    <w:rsid w:val="00EE3E43"/>
    <w:rsid w:val="00EE4597"/>
    <w:rsid w:val="00EE6585"/>
    <w:rsid w:val="00EF1029"/>
    <w:rsid w:val="00EF3D2A"/>
    <w:rsid w:val="00EF4A0E"/>
    <w:rsid w:val="00EF4E27"/>
    <w:rsid w:val="00EF5EDB"/>
    <w:rsid w:val="00EF7B1C"/>
    <w:rsid w:val="00F03B18"/>
    <w:rsid w:val="00F10248"/>
    <w:rsid w:val="00F12611"/>
    <w:rsid w:val="00F12909"/>
    <w:rsid w:val="00F13C79"/>
    <w:rsid w:val="00F2345F"/>
    <w:rsid w:val="00F23A38"/>
    <w:rsid w:val="00F353CD"/>
    <w:rsid w:val="00F3672D"/>
    <w:rsid w:val="00F37100"/>
    <w:rsid w:val="00F37863"/>
    <w:rsid w:val="00F40B01"/>
    <w:rsid w:val="00F41C9A"/>
    <w:rsid w:val="00F447A4"/>
    <w:rsid w:val="00F449A8"/>
    <w:rsid w:val="00F460E0"/>
    <w:rsid w:val="00F4669C"/>
    <w:rsid w:val="00F47BC8"/>
    <w:rsid w:val="00F52370"/>
    <w:rsid w:val="00F52C0B"/>
    <w:rsid w:val="00F55E1E"/>
    <w:rsid w:val="00F56898"/>
    <w:rsid w:val="00F5794D"/>
    <w:rsid w:val="00F57B08"/>
    <w:rsid w:val="00F61F19"/>
    <w:rsid w:val="00F62415"/>
    <w:rsid w:val="00F75530"/>
    <w:rsid w:val="00F77186"/>
    <w:rsid w:val="00F77CB5"/>
    <w:rsid w:val="00F77DA7"/>
    <w:rsid w:val="00F8083A"/>
    <w:rsid w:val="00F86999"/>
    <w:rsid w:val="00F8717C"/>
    <w:rsid w:val="00F8798C"/>
    <w:rsid w:val="00F90304"/>
    <w:rsid w:val="00F90868"/>
    <w:rsid w:val="00F92CF1"/>
    <w:rsid w:val="00F95F6E"/>
    <w:rsid w:val="00F97F08"/>
    <w:rsid w:val="00FA0B74"/>
    <w:rsid w:val="00FA2537"/>
    <w:rsid w:val="00FA6D18"/>
    <w:rsid w:val="00FA777E"/>
    <w:rsid w:val="00FA7CBD"/>
    <w:rsid w:val="00FA7CDF"/>
    <w:rsid w:val="00FA7CEB"/>
    <w:rsid w:val="00FB189E"/>
    <w:rsid w:val="00FB2891"/>
    <w:rsid w:val="00FB31CE"/>
    <w:rsid w:val="00FB5D68"/>
    <w:rsid w:val="00FB63F0"/>
    <w:rsid w:val="00FB75C5"/>
    <w:rsid w:val="00FC0ACB"/>
    <w:rsid w:val="00FC1D63"/>
    <w:rsid w:val="00FC2AE2"/>
    <w:rsid w:val="00FC6F43"/>
    <w:rsid w:val="00FD0A1F"/>
    <w:rsid w:val="00FD1D5E"/>
    <w:rsid w:val="00FD26E4"/>
    <w:rsid w:val="00FD6936"/>
    <w:rsid w:val="00FE1E40"/>
    <w:rsid w:val="00FE3599"/>
    <w:rsid w:val="00FE4D56"/>
    <w:rsid w:val="00FE6310"/>
    <w:rsid w:val="00FF1412"/>
    <w:rsid w:val="00FF41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370"/>
    <w:pPr>
      <w:widowControl w:val="0"/>
      <w:jc w:val="both"/>
    </w:pPr>
  </w:style>
  <w:style w:type="paragraph" w:styleId="1">
    <w:name w:val="heading 1"/>
    <w:basedOn w:val="a"/>
    <w:next w:val="a"/>
    <w:link w:val="1Char"/>
    <w:uiPriority w:val="9"/>
    <w:qFormat/>
    <w:rsid w:val="00EF4E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2C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06B8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14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4E27"/>
    <w:rPr>
      <w:b/>
      <w:bCs/>
      <w:kern w:val="44"/>
      <w:sz w:val="44"/>
      <w:szCs w:val="44"/>
    </w:rPr>
  </w:style>
  <w:style w:type="character" w:customStyle="1" w:styleId="2Char">
    <w:name w:val="标题 2 Char"/>
    <w:basedOn w:val="a0"/>
    <w:link w:val="2"/>
    <w:uiPriority w:val="9"/>
    <w:rsid w:val="008F2C8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06B83"/>
    <w:rPr>
      <w:b/>
      <w:bCs/>
      <w:sz w:val="32"/>
      <w:szCs w:val="32"/>
    </w:rPr>
  </w:style>
  <w:style w:type="character" w:customStyle="1" w:styleId="4Char">
    <w:name w:val="标题 4 Char"/>
    <w:basedOn w:val="a0"/>
    <w:link w:val="4"/>
    <w:uiPriority w:val="9"/>
    <w:semiHidden/>
    <w:rsid w:val="00714620"/>
    <w:rPr>
      <w:rFonts w:asciiTheme="majorHAnsi" w:eastAsiaTheme="majorEastAsia" w:hAnsiTheme="majorHAnsi" w:cstheme="majorBidi"/>
      <w:b/>
      <w:bCs/>
      <w:sz w:val="28"/>
      <w:szCs w:val="28"/>
    </w:rPr>
  </w:style>
  <w:style w:type="paragraph" w:styleId="a3">
    <w:name w:val="header"/>
    <w:basedOn w:val="a"/>
    <w:link w:val="Char"/>
    <w:uiPriority w:val="99"/>
    <w:unhideWhenUsed/>
    <w:rsid w:val="007F02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F02B2"/>
    <w:rPr>
      <w:sz w:val="18"/>
      <w:szCs w:val="18"/>
    </w:rPr>
  </w:style>
  <w:style w:type="paragraph" w:styleId="a4">
    <w:name w:val="footer"/>
    <w:basedOn w:val="a"/>
    <w:link w:val="Char0"/>
    <w:uiPriority w:val="99"/>
    <w:unhideWhenUsed/>
    <w:rsid w:val="007F02B2"/>
    <w:pPr>
      <w:tabs>
        <w:tab w:val="center" w:pos="4153"/>
        <w:tab w:val="right" w:pos="8306"/>
      </w:tabs>
      <w:snapToGrid w:val="0"/>
      <w:jc w:val="left"/>
    </w:pPr>
    <w:rPr>
      <w:sz w:val="18"/>
      <w:szCs w:val="18"/>
    </w:rPr>
  </w:style>
  <w:style w:type="character" w:customStyle="1" w:styleId="Char0">
    <w:name w:val="页脚 Char"/>
    <w:basedOn w:val="a0"/>
    <w:link w:val="a4"/>
    <w:uiPriority w:val="99"/>
    <w:rsid w:val="007F02B2"/>
    <w:rPr>
      <w:sz w:val="18"/>
      <w:szCs w:val="18"/>
    </w:rPr>
  </w:style>
  <w:style w:type="paragraph" w:styleId="a5">
    <w:name w:val="Normal (Web)"/>
    <w:basedOn w:val="a"/>
    <w:uiPriority w:val="99"/>
    <w:unhideWhenUsed/>
    <w:rsid w:val="007F02B2"/>
    <w:pPr>
      <w:widowControl/>
      <w:spacing w:before="100" w:beforeAutospacing="1" w:after="100" w:afterAutospacing="1"/>
      <w:jc w:val="left"/>
    </w:pPr>
    <w:rPr>
      <w:rFonts w:ascii="宋体" w:hAnsi="宋体" w:cs="宋体"/>
      <w:kern w:val="0"/>
      <w:szCs w:val="24"/>
    </w:rPr>
  </w:style>
  <w:style w:type="character" w:styleId="HTML">
    <w:name w:val="HTML Code"/>
    <w:basedOn w:val="a0"/>
    <w:uiPriority w:val="99"/>
    <w:semiHidden/>
    <w:unhideWhenUsed/>
    <w:rsid w:val="00C06B83"/>
    <w:rPr>
      <w:rFonts w:ascii="宋体" w:eastAsia="宋体" w:hAnsi="宋体" w:cs="宋体"/>
      <w:sz w:val="24"/>
      <w:szCs w:val="24"/>
    </w:rPr>
  </w:style>
  <w:style w:type="character" w:styleId="a6">
    <w:name w:val="Hyperlink"/>
    <w:basedOn w:val="a0"/>
    <w:uiPriority w:val="99"/>
    <w:unhideWhenUsed/>
    <w:rsid w:val="00C06B83"/>
    <w:rPr>
      <w:color w:val="0000FF"/>
      <w:u w:val="single"/>
    </w:rPr>
  </w:style>
  <w:style w:type="paragraph" w:styleId="a7">
    <w:name w:val="No Spacing"/>
    <w:uiPriority w:val="1"/>
    <w:qFormat/>
    <w:rsid w:val="00225D77"/>
    <w:pPr>
      <w:widowControl w:val="0"/>
      <w:jc w:val="both"/>
    </w:pPr>
  </w:style>
  <w:style w:type="paragraph" w:styleId="HTML0">
    <w:name w:val="HTML Preformatted"/>
    <w:basedOn w:val="a"/>
    <w:link w:val="HTMLChar"/>
    <w:uiPriority w:val="99"/>
    <w:unhideWhenUsed/>
    <w:rsid w:val="006D79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0"/>
    <w:uiPriority w:val="99"/>
    <w:rsid w:val="006D79AB"/>
    <w:rPr>
      <w:rFonts w:ascii="宋体" w:hAnsi="宋体" w:cs="宋体"/>
      <w:kern w:val="0"/>
      <w:szCs w:val="24"/>
    </w:rPr>
  </w:style>
  <w:style w:type="character" w:customStyle="1" w:styleId="prompt">
    <w:name w:val="prompt"/>
    <w:basedOn w:val="a0"/>
    <w:rsid w:val="006D79AB"/>
  </w:style>
  <w:style w:type="character" w:customStyle="1" w:styleId="number">
    <w:name w:val="number"/>
    <w:basedOn w:val="a0"/>
    <w:rsid w:val="006D79AB"/>
  </w:style>
  <w:style w:type="character" w:customStyle="1" w:styleId="keyword">
    <w:name w:val="keyword"/>
    <w:basedOn w:val="a0"/>
    <w:rsid w:val="006D79AB"/>
  </w:style>
  <w:style w:type="paragraph" w:styleId="TOC">
    <w:name w:val="TOC Heading"/>
    <w:basedOn w:val="1"/>
    <w:next w:val="a"/>
    <w:uiPriority w:val="39"/>
    <w:unhideWhenUsed/>
    <w:qFormat/>
    <w:rsid w:val="00EF4E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62717"/>
    <w:pPr>
      <w:tabs>
        <w:tab w:val="right" w:leader="dot" w:pos="8302"/>
      </w:tabs>
      <w:ind w:leftChars="200" w:left="480"/>
    </w:pPr>
    <w:rPr>
      <w:noProof/>
      <w:bdr w:val="single" w:sz="4" w:space="0" w:color="auto"/>
    </w:rPr>
  </w:style>
  <w:style w:type="paragraph" w:styleId="30">
    <w:name w:val="toc 3"/>
    <w:basedOn w:val="a"/>
    <w:next w:val="a"/>
    <w:autoRedefine/>
    <w:uiPriority w:val="39"/>
    <w:unhideWhenUsed/>
    <w:rsid w:val="00EF4E27"/>
    <w:pPr>
      <w:ind w:leftChars="400" w:left="840"/>
    </w:pPr>
  </w:style>
  <w:style w:type="character" w:customStyle="1" w:styleId="string">
    <w:name w:val="string"/>
    <w:basedOn w:val="a0"/>
    <w:rsid w:val="00511B79"/>
  </w:style>
  <w:style w:type="character" w:styleId="a8">
    <w:name w:val="Strong"/>
    <w:basedOn w:val="a0"/>
    <w:uiPriority w:val="22"/>
    <w:qFormat/>
    <w:rsid w:val="00E130AC"/>
    <w:rPr>
      <w:b/>
      <w:bCs/>
    </w:rPr>
  </w:style>
  <w:style w:type="character" w:customStyle="1" w:styleId="comment">
    <w:name w:val="comment"/>
    <w:basedOn w:val="a0"/>
    <w:rsid w:val="002B1FF5"/>
  </w:style>
  <w:style w:type="character" w:customStyle="1" w:styleId="builtin">
    <w:name w:val="built_in"/>
    <w:basedOn w:val="a0"/>
    <w:rsid w:val="00431278"/>
  </w:style>
  <w:style w:type="character" w:customStyle="1" w:styleId="setting">
    <w:name w:val="setting"/>
    <w:basedOn w:val="a0"/>
    <w:rsid w:val="00431278"/>
  </w:style>
  <w:style w:type="character" w:customStyle="1" w:styleId="value">
    <w:name w:val="value"/>
    <w:basedOn w:val="a0"/>
    <w:rsid w:val="00431278"/>
  </w:style>
  <w:style w:type="character" w:customStyle="1" w:styleId="tag">
    <w:name w:val="tag"/>
    <w:basedOn w:val="a0"/>
    <w:rsid w:val="00496A60"/>
  </w:style>
  <w:style w:type="character" w:customStyle="1" w:styleId="10">
    <w:name w:val="标题1"/>
    <w:basedOn w:val="a0"/>
    <w:rsid w:val="00496A60"/>
  </w:style>
  <w:style w:type="character" w:customStyle="1" w:styleId="operator">
    <w:name w:val="operator"/>
    <w:basedOn w:val="a0"/>
    <w:rsid w:val="00A32062"/>
  </w:style>
  <w:style w:type="character" w:customStyle="1" w:styleId="attrselector">
    <w:name w:val="attr_selector"/>
    <w:basedOn w:val="a0"/>
    <w:rsid w:val="00F97F08"/>
  </w:style>
  <w:style w:type="character" w:customStyle="1" w:styleId="function">
    <w:name w:val="function"/>
    <w:basedOn w:val="a0"/>
    <w:rsid w:val="00EB21CC"/>
  </w:style>
  <w:style w:type="character" w:customStyle="1" w:styleId="params">
    <w:name w:val="params"/>
    <w:basedOn w:val="a0"/>
    <w:rsid w:val="00EB21CC"/>
  </w:style>
  <w:style w:type="character" w:customStyle="1" w:styleId="21">
    <w:name w:val="标题2"/>
    <w:basedOn w:val="a0"/>
    <w:rsid w:val="00F95F6E"/>
  </w:style>
  <w:style w:type="character" w:customStyle="1" w:styleId="attribute">
    <w:name w:val="attribute"/>
    <w:basedOn w:val="a0"/>
    <w:rsid w:val="00F95F6E"/>
  </w:style>
  <w:style w:type="character" w:customStyle="1" w:styleId="apple-converted-space">
    <w:name w:val="apple-converted-space"/>
    <w:basedOn w:val="a0"/>
    <w:rsid w:val="00FE4D56"/>
  </w:style>
  <w:style w:type="character" w:customStyle="1" w:styleId="constant">
    <w:name w:val="constant"/>
    <w:basedOn w:val="a0"/>
    <w:rsid w:val="00E71B13"/>
  </w:style>
  <w:style w:type="character" w:customStyle="1" w:styleId="symbol">
    <w:name w:val="symbol"/>
    <w:basedOn w:val="a0"/>
    <w:rsid w:val="00E71B13"/>
  </w:style>
  <w:style w:type="character" w:customStyle="1" w:styleId="decorator">
    <w:name w:val="decorator"/>
    <w:basedOn w:val="a0"/>
    <w:rsid w:val="00883F74"/>
  </w:style>
  <w:style w:type="character" w:styleId="a9">
    <w:name w:val="FollowedHyperlink"/>
    <w:basedOn w:val="a0"/>
    <w:uiPriority w:val="99"/>
    <w:semiHidden/>
    <w:unhideWhenUsed/>
    <w:rsid w:val="00482674"/>
    <w:rPr>
      <w:color w:val="954F72" w:themeColor="followedHyperlink"/>
      <w:u w:val="single"/>
    </w:rPr>
  </w:style>
  <w:style w:type="character" w:customStyle="1" w:styleId="31">
    <w:name w:val="标题3"/>
    <w:basedOn w:val="a0"/>
    <w:rsid w:val="00887B3E"/>
  </w:style>
  <w:style w:type="character" w:customStyle="1" w:styleId="variable">
    <w:name w:val="variable"/>
    <w:basedOn w:val="a0"/>
    <w:rsid w:val="00887B3E"/>
  </w:style>
  <w:style w:type="character" w:customStyle="1" w:styleId="class">
    <w:name w:val="class"/>
    <w:basedOn w:val="a0"/>
    <w:rsid w:val="00887B3E"/>
  </w:style>
  <w:style w:type="character" w:customStyle="1" w:styleId="pseudo">
    <w:name w:val="pseudo"/>
    <w:basedOn w:val="a0"/>
    <w:rsid w:val="00887B3E"/>
  </w:style>
  <w:style w:type="character" w:customStyle="1" w:styleId="40">
    <w:name w:val="标题4"/>
    <w:basedOn w:val="a0"/>
    <w:rsid w:val="009B15B9"/>
  </w:style>
  <w:style w:type="character" w:customStyle="1" w:styleId="5">
    <w:name w:val="标题5"/>
    <w:basedOn w:val="a0"/>
    <w:rsid w:val="003C50DD"/>
  </w:style>
  <w:style w:type="character" w:customStyle="1" w:styleId="6">
    <w:name w:val="标题6"/>
    <w:basedOn w:val="a0"/>
    <w:rsid w:val="00AC2372"/>
  </w:style>
  <w:style w:type="character" w:customStyle="1" w:styleId="7">
    <w:name w:val="标题7"/>
    <w:basedOn w:val="a0"/>
    <w:rsid w:val="0076430B"/>
  </w:style>
  <w:style w:type="character" w:customStyle="1" w:styleId="xml">
    <w:name w:val="xml"/>
    <w:basedOn w:val="a0"/>
    <w:rsid w:val="006F1140"/>
  </w:style>
  <w:style w:type="character" w:customStyle="1" w:styleId="regexp">
    <w:name w:val="regexp"/>
    <w:basedOn w:val="a0"/>
    <w:rsid w:val="00505F5F"/>
  </w:style>
  <w:style w:type="character" w:customStyle="1" w:styleId="8">
    <w:name w:val="标题8"/>
    <w:basedOn w:val="a0"/>
    <w:rsid w:val="004D07AA"/>
  </w:style>
  <w:style w:type="character" w:customStyle="1" w:styleId="9">
    <w:name w:val="标题9"/>
    <w:basedOn w:val="a0"/>
    <w:rsid w:val="00B81727"/>
  </w:style>
  <w:style w:type="character" w:customStyle="1" w:styleId="100">
    <w:name w:val="标题10"/>
    <w:basedOn w:val="a0"/>
    <w:rsid w:val="00A83BEB"/>
  </w:style>
  <w:style w:type="character" w:customStyle="1" w:styleId="11">
    <w:name w:val="标题11"/>
    <w:basedOn w:val="a0"/>
    <w:rsid w:val="00E03BB6"/>
  </w:style>
  <w:style w:type="character" w:styleId="aa">
    <w:name w:val="Emphasis"/>
    <w:basedOn w:val="a0"/>
    <w:uiPriority w:val="20"/>
    <w:qFormat/>
    <w:rsid w:val="0025324F"/>
    <w:rPr>
      <w:i/>
      <w:iCs/>
    </w:rPr>
  </w:style>
  <w:style w:type="character" w:customStyle="1" w:styleId="12">
    <w:name w:val="标题12"/>
    <w:basedOn w:val="a0"/>
    <w:rsid w:val="00060F7C"/>
  </w:style>
  <w:style w:type="character" w:customStyle="1" w:styleId="cnblogscodecopy">
    <w:name w:val="cnblogs_code_copy"/>
    <w:basedOn w:val="a0"/>
    <w:rsid w:val="00577F8C"/>
  </w:style>
  <w:style w:type="paragraph" w:styleId="ab">
    <w:name w:val="List Paragraph"/>
    <w:basedOn w:val="a"/>
    <w:uiPriority w:val="34"/>
    <w:qFormat/>
    <w:rsid w:val="00B37FDC"/>
    <w:pPr>
      <w:ind w:firstLineChars="200" w:firstLine="420"/>
    </w:pPr>
  </w:style>
  <w:style w:type="paragraph" w:styleId="ac">
    <w:name w:val="Balloon Text"/>
    <w:basedOn w:val="a"/>
    <w:link w:val="Char1"/>
    <w:uiPriority w:val="99"/>
    <w:semiHidden/>
    <w:unhideWhenUsed/>
    <w:rsid w:val="00762717"/>
    <w:rPr>
      <w:sz w:val="18"/>
      <w:szCs w:val="18"/>
    </w:rPr>
  </w:style>
  <w:style w:type="character" w:customStyle="1" w:styleId="Char1">
    <w:name w:val="批注框文本 Char"/>
    <w:basedOn w:val="a0"/>
    <w:link w:val="ac"/>
    <w:uiPriority w:val="99"/>
    <w:semiHidden/>
    <w:rsid w:val="00762717"/>
    <w:rPr>
      <w:sz w:val="18"/>
      <w:szCs w:val="18"/>
    </w:rPr>
  </w:style>
  <w:style w:type="paragraph" w:styleId="ad">
    <w:name w:val="Document Map"/>
    <w:basedOn w:val="a"/>
    <w:link w:val="Char2"/>
    <w:uiPriority w:val="99"/>
    <w:semiHidden/>
    <w:unhideWhenUsed/>
    <w:rsid w:val="00762717"/>
    <w:rPr>
      <w:rFonts w:ascii="宋体"/>
      <w:sz w:val="18"/>
      <w:szCs w:val="18"/>
    </w:rPr>
  </w:style>
  <w:style w:type="character" w:customStyle="1" w:styleId="Char2">
    <w:name w:val="文档结构图 Char"/>
    <w:basedOn w:val="a0"/>
    <w:link w:val="ad"/>
    <w:uiPriority w:val="99"/>
    <w:semiHidden/>
    <w:rsid w:val="00762717"/>
    <w:rPr>
      <w:rFonts w:ascii="宋体"/>
      <w:sz w:val="18"/>
      <w:szCs w:val="18"/>
    </w:rPr>
  </w:style>
</w:styles>
</file>

<file path=word/webSettings.xml><?xml version="1.0" encoding="utf-8"?>
<w:webSettings xmlns:r="http://schemas.openxmlformats.org/officeDocument/2006/relationships" xmlns:w="http://schemas.openxmlformats.org/wordprocessingml/2006/main">
  <w:divs>
    <w:div w:id="11225099">
      <w:bodyDiv w:val="1"/>
      <w:marLeft w:val="0"/>
      <w:marRight w:val="0"/>
      <w:marTop w:val="0"/>
      <w:marBottom w:val="0"/>
      <w:divBdr>
        <w:top w:val="none" w:sz="0" w:space="0" w:color="auto"/>
        <w:left w:val="none" w:sz="0" w:space="0" w:color="auto"/>
        <w:bottom w:val="none" w:sz="0" w:space="0" w:color="auto"/>
        <w:right w:val="none" w:sz="0" w:space="0" w:color="auto"/>
      </w:divBdr>
    </w:div>
    <w:div w:id="24403444">
      <w:bodyDiv w:val="1"/>
      <w:marLeft w:val="0"/>
      <w:marRight w:val="0"/>
      <w:marTop w:val="0"/>
      <w:marBottom w:val="0"/>
      <w:divBdr>
        <w:top w:val="none" w:sz="0" w:space="0" w:color="auto"/>
        <w:left w:val="none" w:sz="0" w:space="0" w:color="auto"/>
        <w:bottom w:val="none" w:sz="0" w:space="0" w:color="auto"/>
        <w:right w:val="none" w:sz="0" w:space="0" w:color="auto"/>
      </w:divBdr>
    </w:div>
    <w:div w:id="39865801">
      <w:bodyDiv w:val="1"/>
      <w:marLeft w:val="0"/>
      <w:marRight w:val="0"/>
      <w:marTop w:val="0"/>
      <w:marBottom w:val="0"/>
      <w:divBdr>
        <w:top w:val="none" w:sz="0" w:space="0" w:color="auto"/>
        <w:left w:val="none" w:sz="0" w:space="0" w:color="auto"/>
        <w:bottom w:val="none" w:sz="0" w:space="0" w:color="auto"/>
        <w:right w:val="none" w:sz="0" w:space="0" w:color="auto"/>
      </w:divBdr>
      <w:divsChild>
        <w:div w:id="1993676665">
          <w:marLeft w:val="0"/>
          <w:marRight w:val="0"/>
          <w:marTop w:val="75"/>
          <w:marBottom w:val="75"/>
          <w:divBdr>
            <w:top w:val="single" w:sz="6" w:space="4" w:color="CCCCCC"/>
            <w:left w:val="single" w:sz="6" w:space="4" w:color="CCCCCC"/>
            <w:bottom w:val="single" w:sz="6" w:space="4" w:color="CCCCCC"/>
            <w:right w:val="single" w:sz="6" w:space="4" w:color="CCCCCC"/>
          </w:divBdr>
        </w:div>
        <w:div w:id="2055271">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sChild>
    </w:div>
    <w:div w:id="44989362">
      <w:bodyDiv w:val="1"/>
      <w:marLeft w:val="0"/>
      <w:marRight w:val="0"/>
      <w:marTop w:val="0"/>
      <w:marBottom w:val="0"/>
      <w:divBdr>
        <w:top w:val="none" w:sz="0" w:space="0" w:color="auto"/>
        <w:left w:val="none" w:sz="0" w:space="0" w:color="auto"/>
        <w:bottom w:val="none" w:sz="0" w:space="0" w:color="auto"/>
        <w:right w:val="none" w:sz="0" w:space="0" w:color="auto"/>
      </w:divBdr>
    </w:div>
    <w:div w:id="73554585">
      <w:bodyDiv w:val="1"/>
      <w:marLeft w:val="0"/>
      <w:marRight w:val="0"/>
      <w:marTop w:val="0"/>
      <w:marBottom w:val="0"/>
      <w:divBdr>
        <w:top w:val="none" w:sz="0" w:space="0" w:color="auto"/>
        <w:left w:val="none" w:sz="0" w:space="0" w:color="auto"/>
        <w:bottom w:val="none" w:sz="0" w:space="0" w:color="auto"/>
        <w:right w:val="none" w:sz="0" w:space="0" w:color="auto"/>
      </w:divBdr>
    </w:div>
    <w:div w:id="76488795">
      <w:bodyDiv w:val="1"/>
      <w:marLeft w:val="0"/>
      <w:marRight w:val="0"/>
      <w:marTop w:val="0"/>
      <w:marBottom w:val="0"/>
      <w:divBdr>
        <w:top w:val="none" w:sz="0" w:space="0" w:color="auto"/>
        <w:left w:val="none" w:sz="0" w:space="0" w:color="auto"/>
        <w:bottom w:val="none" w:sz="0" w:space="0" w:color="auto"/>
        <w:right w:val="none" w:sz="0" w:space="0" w:color="auto"/>
      </w:divBdr>
    </w:div>
    <w:div w:id="77479675">
      <w:bodyDiv w:val="1"/>
      <w:marLeft w:val="0"/>
      <w:marRight w:val="0"/>
      <w:marTop w:val="0"/>
      <w:marBottom w:val="0"/>
      <w:divBdr>
        <w:top w:val="none" w:sz="0" w:space="0" w:color="auto"/>
        <w:left w:val="none" w:sz="0" w:space="0" w:color="auto"/>
        <w:bottom w:val="none" w:sz="0" w:space="0" w:color="auto"/>
        <w:right w:val="none" w:sz="0" w:space="0" w:color="auto"/>
      </w:divBdr>
    </w:div>
    <w:div w:id="88890635">
      <w:bodyDiv w:val="1"/>
      <w:marLeft w:val="0"/>
      <w:marRight w:val="0"/>
      <w:marTop w:val="0"/>
      <w:marBottom w:val="0"/>
      <w:divBdr>
        <w:top w:val="none" w:sz="0" w:space="0" w:color="auto"/>
        <w:left w:val="none" w:sz="0" w:space="0" w:color="auto"/>
        <w:bottom w:val="none" w:sz="0" w:space="0" w:color="auto"/>
        <w:right w:val="none" w:sz="0" w:space="0" w:color="auto"/>
      </w:divBdr>
    </w:div>
    <w:div w:id="93481731">
      <w:bodyDiv w:val="1"/>
      <w:marLeft w:val="0"/>
      <w:marRight w:val="0"/>
      <w:marTop w:val="0"/>
      <w:marBottom w:val="0"/>
      <w:divBdr>
        <w:top w:val="none" w:sz="0" w:space="0" w:color="auto"/>
        <w:left w:val="none" w:sz="0" w:space="0" w:color="auto"/>
        <w:bottom w:val="none" w:sz="0" w:space="0" w:color="auto"/>
        <w:right w:val="none" w:sz="0" w:space="0" w:color="auto"/>
      </w:divBdr>
    </w:div>
    <w:div w:id="185949941">
      <w:bodyDiv w:val="1"/>
      <w:marLeft w:val="0"/>
      <w:marRight w:val="0"/>
      <w:marTop w:val="0"/>
      <w:marBottom w:val="0"/>
      <w:divBdr>
        <w:top w:val="none" w:sz="0" w:space="0" w:color="auto"/>
        <w:left w:val="none" w:sz="0" w:space="0" w:color="auto"/>
        <w:bottom w:val="none" w:sz="0" w:space="0" w:color="auto"/>
        <w:right w:val="none" w:sz="0" w:space="0" w:color="auto"/>
      </w:divBdr>
    </w:div>
    <w:div w:id="198323526">
      <w:bodyDiv w:val="1"/>
      <w:marLeft w:val="0"/>
      <w:marRight w:val="0"/>
      <w:marTop w:val="0"/>
      <w:marBottom w:val="0"/>
      <w:divBdr>
        <w:top w:val="none" w:sz="0" w:space="0" w:color="auto"/>
        <w:left w:val="none" w:sz="0" w:space="0" w:color="auto"/>
        <w:bottom w:val="none" w:sz="0" w:space="0" w:color="auto"/>
        <w:right w:val="none" w:sz="0" w:space="0" w:color="auto"/>
      </w:divBdr>
    </w:div>
    <w:div w:id="209734791">
      <w:bodyDiv w:val="1"/>
      <w:marLeft w:val="0"/>
      <w:marRight w:val="0"/>
      <w:marTop w:val="0"/>
      <w:marBottom w:val="0"/>
      <w:divBdr>
        <w:top w:val="none" w:sz="0" w:space="0" w:color="auto"/>
        <w:left w:val="none" w:sz="0" w:space="0" w:color="auto"/>
        <w:bottom w:val="none" w:sz="0" w:space="0" w:color="auto"/>
        <w:right w:val="none" w:sz="0" w:space="0" w:color="auto"/>
      </w:divBdr>
    </w:div>
    <w:div w:id="213784276">
      <w:bodyDiv w:val="1"/>
      <w:marLeft w:val="0"/>
      <w:marRight w:val="0"/>
      <w:marTop w:val="0"/>
      <w:marBottom w:val="0"/>
      <w:divBdr>
        <w:top w:val="none" w:sz="0" w:space="0" w:color="auto"/>
        <w:left w:val="none" w:sz="0" w:space="0" w:color="auto"/>
        <w:bottom w:val="none" w:sz="0" w:space="0" w:color="auto"/>
        <w:right w:val="none" w:sz="0" w:space="0" w:color="auto"/>
      </w:divBdr>
    </w:div>
    <w:div w:id="271134679">
      <w:bodyDiv w:val="1"/>
      <w:marLeft w:val="0"/>
      <w:marRight w:val="0"/>
      <w:marTop w:val="0"/>
      <w:marBottom w:val="0"/>
      <w:divBdr>
        <w:top w:val="none" w:sz="0" w:space="0" w:color="auto"/>
        <w:left w:val="none" w:sz="0" w:space="0" w:color="auto"/>
        <w:bottom w:val="none" w:sz="0" w:space="0" w:color="auto"/>
        <w:right w:val="none" w:sz="0" w:space="0" w:color="auto"/>
      </w:divBdr>
    </w:div>
    <w:div w:id="293173627">
      <w:bodyDiv w:val="1"/>
      <w:marLeft w:val="0"/>
      <w:marRight w:val="0"/>
      <w:marTop w:val="0"/>
      <w:marBottom w:val="0"/>
      <w:divBdr>
        <w:top w:val="none" w:sz="0" w:space="0" w:color="auto"/>
        <w:left w:val="none" w:sz="0" w:space="0" w:color="auto"/>
        <w:bottom w:val="none" w:sz="0" w:space="0" w:color="auto"/>
        <w:right w:val="none" w:sz="0" w:space="0" w:color="auto"/>
      </w:divBdr>
    </w:div>
    <w:div w:id="303848711">
      <w:bodyDiv w:val="1"/>
      <w:marLeft w:val="0"/>
      <w:marRight w:val="0"/>
      <w:marTop w:val="0"/>
      <w:marBottom w:val="0"/>
      <w:divBdr>
        <w:top w:val="none" w:sz="0" w:space="0" w:color="auto"/>
        <w:left w:val="none" w:sz="0" w:space="0" w:color="auto"/>
        <w:bottom w:val="none" w:sz="0" w:space="0" w:color="auto"/>
        <w:right w:val="none" w:sz="0" w:space="0" w:color="auto"/>
      </w:divBdr>
    </w:div>
    <w:div w:id="303892649">
      <w:bodyDiv w:val="1"/>
      <w:marLeft w:val="0"/>
      <w:marRight w:val="0"/>
      <w:marTop w:val="0"/>
      <w:marBottom w:val="0"/>
      <w:divBdr>
        <w:top w:val="none" w:sz="0" w:space="0" w:color="auto"/>
        <w:left w:val="none" w:sz="0" w:space="0" w:color="auto"/>
        <w:bottom w:val="none" w:sz="0" w:space="0" w:color="auto"/>
        <w:right w:val="none" w:sz="0" w:space="0" w:color="auto"/>
      </w:divBdr>
    </w:div>
    <w:div w:id="306595889">
      <w:bodyDiv w:val="1"/>
      <w:marLeft w:val="0"/>
      <w:marRight w:val="0"/>
      <w:marTop w:val="0"/>
      <w:marBottom w:val="0"/>
      <w:divBdr>
        <w:top w:val="none" w:sz="0" w:space="0" w:color="auto"/>
        <w:left w:val="none" w:sz="0" w:space="0" w:color="auto"/>
        <w:bottom w:val="none" w:sz="0" w:space="0" w:color="auto"/>
        <w:right w:val="none" w:sz="0" w:space="0" w:color="auto"/>
      </w:divBdr>
    </w:div>
    <w:div w:id="309555150">
      <w:bodyDiv w:val="1"/>
      <w:marLeft w:val="0"/>
      <w:marRight w:val="0"/>
      <w:marTop w:val="0"/>
      <w:marBottom w:val="0"/>
      <w:divBdr>
        <w:top w:val="none" w:sz="0" w:space="0" w:color="auto"/>
        <w:left w:val="none" w:sz="0" w:space="0" w:color="auto"/>
        <w:bottom w:val="none" w:sz="0" w:space="0" w:color="auto"/>
        <w:right w:val="none" w:sz="0" w:space="0" w:color="auto"/>
      </w:divBdr>
    </w:div>
    <w:div w:id="336229688">
      <w:bodyDiv w:val="1"/>
      <w:marLeft w:val="0"/>
      <w:marRight w:val="0"/>
      <w:marTop w:val="0"/>
      <w:marBottom w:val="0"/>
      <w:divBdr>
        <w:top w:val="none" w:sz="0" w:space="0" w:color="auto"/>
        <w:left w:val="none" w:sz="0" w:space="0" w:color="auto"/>
        <w:bottom w:val="none" w:sz="0" w:space="0" w:color="auto"/>
        <w:right w:val="none" w:sz="0" w:space="0" w:color="auto"/>
      </w:divBdr>
    </w:div>
    <w:div w:id="385884080">
      <w:bodyDiv w:val="1"/>
      <w:marLeft w:val="0"/>
      <w:marRight w:val="0"/>
      <w:marTop w:val="0"/>
      <w:marBottom w:val="0"/>
      <w:divBdr>
        <w:top w:val="none" w:sz="0" w:space="0" w:color="auto"/>
        <w:left w:val="none" w:sz="0" w:space="0" w:color="auto"/>
        <w:bottom w:val="none" w:sz="0" w:space="0" w:color="auto"/>
        <w:right w:val="none" w:sz="0" w:space="0" w:color="auto"/>
      </w:divBdr>
      <w:divsChild>
        <w:div w:id="583148406">
          <w:marLeft w:val="0"/>
          <w:marRight w:val="0"/>
          <w:marTop w:val="0"/>
          <w:marBottom w:val="360"/>
          <w:divBdr>
            <w:top w:val="single" w:sz="6" w:space="0" w:color="C0C0C0"/>
            <w:left w:val="single" w:sz="6" w:space="0" w:color="C0C0C0"/>
            <w:bottom w:val="single" w:sz="6" w:space="0" w:color="C0C0C0"/>
            <w:right w:val="single" w:sz="6" w:space="0" w:color="C0C0C0"/>
          </w:divBdr>
          <w:divsChild>
            <w:div w:id="2738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6085">
      <w:bodyDiv w:val="1"/>
      <w:marLeft w:val="0"/>
      <w:marRight w:val="0"/>
      <w:marTop w:val="0"/>
      <w:marBottom w:val="0"/>
      <w:divBdr>
        <w:top w:val="none" w:sz="0" w:space="0" w:color="auto"/>
        <w:left w:val="none" w:sz="0" w:space="0" w:color="auto"/>
        <w:bottom w:val="none" w:sz="0" w:space="0" w:color="auto"/>
        <w:right w:val="none" w:sz="0" w:space="0" w:color="auto"/>
      </w:divBdr>
      <w:divsChild>
        <w:div w:id="598562898">
          <w:marLeft w:val="0"/>
          <w:marRight w:val="0"/>
          <w:marTop w:val="75"/>
          <w:marBottom w:val="75"/>
          <w:divBdr>
            <w:top w:val="single" w:sz="6" w:space="4" w:color="CCCCCC"/>
            <w:left w:val="single" w:sz="6" w:space="4" w:color="CCCCCC"/>
            <w:bottom w:val="single" w:sz="6" w:space="4" w:color="CCCCCC"/>
            <w:right w:val="single" w:sz="6" w:space="4" w:color="CCCCCC"/>
          </w:divBdr>
        </w:div>
        <w:div w:id="1619095149">
          <w:marLeft w:val="0"/>
          <w:marRight w:val="0"/>
          <w:marTop w:val="75"/>
          <w:marBottom w:val="75"/>
          <w:divBdr>
            <w:top w:val="single" w:sz="6" w:space="4" w:color="CCCCCC"/>
            <w:left w:val="single" w:sz="6" w:space="4" w:color="CCCCCC"/>
            <w:bottom w:val="single" w:sz="6" w:space="4" w:color="CCCCCC"/>
            <w:right w:val="single" w:sz="6" w:space="4" w:color="CCCCCC"/>
          </w:divBdr>
        </w:div>
        <w:div w:id="2048026396">
          <w:marLeft w:val="0"/>
          <w:marRight w:val="0"/>
          <w:marTop w:val="75"/>
          <w:marBottom w:val="75"/>
          <w:divBdr>
            <w:top w:val="single" w:sz="6" w:space="4" w:color="CCCCCC"/>
            <w:left w:val="single" w:sz="6" w:space="4" w:color="CCCCCC"/>
            <w:bottom w:val="single" w:sz="6" w:space="4" w:color="CCCCCC"/>
            <w:right w:val="single" w:sz="6" w:space="4" w:color="CCCCCC"/>
          </w:divBdr>
        </w:div>
        <w:div w:id="1470635388">
          <w:marLeft w:val="0"/>
          <w:marRight w:val="0"/>
          <w:marTop w:val="75"/>
          <w:marBottom w:val="75"/>
          <w:divBdr>
            <w:top w:val="single" w:sz="6" w:space="4" w:color="CCCCCC"/>
            <w:left w:val="single" w:sz="6" w:space="4" w:color="CCCCCC"/>
            <w:bottom w:val="single" w:sz="6" w:space="4" w:color="CCCCCC"/>
            <w:right w:val="single" w:sz="6" w:space="4" w:color="CCCCCC"/>
          </w:divBdr>
          <w:divsChild>
            <w:div w:id="1423725425">
              <w:marLeft w:val="0"/>
              <w:marRight w:val="0"/>
              <w:marTop w:val="75"/>
              <w:marBottom w:val="0"/>
              <w:divBdr>
                <w:top w:val="none" w:sz="0" w:space="0" w:color="auto"/>
                <w:left w:val="none" w:sz="0" w:space="0" w:color="auto"/>
                <w:bottom w:val="none" w:sz="0" w:space="0" w:color="auto"/>
                <w:right w:val="none" w:sz="0" w:space="0" w:color="auto"/>
              </w:divBdr>
            </w:div>
            <w:div w:id="1223173238">
              <w:marLeft w:val="0"/>
              <w:marRight w:val="0"/>
              <w:marTop w:val="75"/>
              <w:marBottom w:val="0"/>
              <w:divBdr>
                <w:top w:val="none" w:sz="0" w:space="0" w:color="auto"/>
                <w:left w:val="none" w:sz="0" w:space="0" w:color="auto"/>
                <w:bottom w:val="none" w:sz="0" w:space="0" w:color="auto"/>
                <w:right w:val="none" w:sz="0" w:space="0" w:color="auto"/>
              </w:divBdr>
            </w:div>
          </w:divsChild>
        </w:div>
        <w:div w:id="1178693908">
          <w:marLeft w:val="0"/>
          <w:marRight w:val="0"/>
          <w:marTop w:val="75"/>
          <w:marBottom w:val="75"/>
          <w:divBdr>
            <w:top w:val="single" w:sz="6" w:space="4" w:color="CCCCCC"/>
            <w:left w:val="single" w:sz="6" w:space="4" w:color="CCCCCC"/>
            <w:bottom w:val="single" w:sz="6" w:space="4" w:color="CCCCCC"/>
            <w:right w:val="single" w:sz="6" w:space="4" w:color="CCCCCC"/>
          </w:divBdr>
          <w:divsChild>
            <w:div w:id="479003093">
              <w:marLeft w:val="0"/>
              <w:marRight w:val="0"/>
              <w:marTop w:val="75"/>
              <w:marBottom w:val="0"/>
              <w:divBdr>
                <w:top w:val="none" w:sz="0" w:space="0" w:color="auto"/>
                <w:left w:val="none" w:sz="0" w:space="0" w:color="auto"/>
                <w:bottom w:val="none" w:sz="0" w:space="0" w:color="auto"/>
                <w:right w:val="none" w:sz="0" w:space="0" w:color="auto"/>
              </w:divBdr>
            </w:div>
            <w:div w:id="1209076218">
              <w:marLeft w:val="0"/>
              <w:marRight w:val="0"/>
              <w:marTop w:val="75"/>
              <w:marBottom w:val="0"/>
              <w:divBdr>
                <w:top w:val="none" w:sz="0" w:space="0" w:color="auto"/>
                <w:left w:val="none" w:sz="0" w:space="0" w:color="auto"/>
                <w:bottom w:val="none" w:sz="0" w:space="0" w:color="auto"/>
                <w:right w:val="none" w:sz="0" w:space="0" w:color="auto"/>
              </w:divBdr>
            </w:div>
          </w:divsChild>
        </w:div>
        <w:div w:id="1570572396">
          <w:marLeft w:val="0"/>
          <w:marRight w:val="0"/>
          <w:marTop w:val="75"/>
          <w:marBottom w:val="75"/>
          <w:divBdr>
            <w:top w:val="single" w:sz="6" w:space="4" w:color="CCCCCC"/>
            <w:left w:val="single" w:sz="6" w:space="4" w:color="CCCCCC"/>
            <w:bottom w:val="single" w:sz="6" w:space="4" w:color="CCCCCC"/>
            <w:right w:val="single" w:sz="6" w:space="4" w:color="CCCCCC"/>
          </w:divBdr>
          <w:divsChild>
            <w:div w:id="958023416">
              <w:marLeft w:val="0"/>
              <w:marRight w:val="0"/>
              <w:marTop w:val="75"/>
              <w:marBottom w:val="0"/>
              <w:divBdr>
                <w:top w:val="none" w:sz="0" w:space="0" w:color="auto"/>
                <w:left w:val="none" w:sz="0" w:space="0" w:color="auto"/>
                <w:bottom w:val="none" w:sz="0" w:space="0" w:color="auto"/>
                <w:right w:val="none" w:sz="0" w:space="0" w:color="auto"/>
              </w:divBdr>
            </w:div>
            <w:div w:id="1176966701">
              <w:marLeft w:val="0"/>
              <w:marRight w:val="0"/>
              <w:marTop w:val="75"/>
              <w:marBottom w:val="0"/>
              <w:divBdr>
                <w:top w:val="none" w:sz="0" w:space="0" w:color="auto"/>
                <w:left w:val="none" w:sz="0" w:space="0" w:color="auto"/>
                <w:bottom w:val="none" w:sz="0" w:space="0" w:color="auto"/>
                <w:right w:val="none" w:sz="0" w:space="0" w:color="auto"/>
              </w:divBdr>
            </w:div>
          </w:divsChild>
        </w:div>
        <w:div w:id="1833640871">
          <w:marLeft w:val="0"/>
          <w:marRight w:val="0"/>
          <w:marTop w:val="75"/>
          <w:marBottom w:val="75"/>
          <w:divBdr>
            <w:top w:val="single" w:sz="6" w:space="4" w:color="CCCCCC"/>
            <w:left w:val="single" w:sz="6" w:space="4" w:color="CCCCCC"/>
            <w:bottom w:val="single" w:sz="6" w:space="4" w:color="CCCCCC"/>
            <w:right w:val="single" w:sz="6" w:space="4" w:color="CCCCCC"/>
          </w:divBdr>
          <w:divsChild>
            <w:div w:id="592320498">
              <w:marLeft w:val="0"/>
              <w:marRight w:val="0"/>
              <w:marTop w:val="75"/>
              <w:marBottom w:val="0"/>
              <w:divBdr>
                <w:top w:val="none" w:sz="0" w:space="0" w:color="auto"/>
                <w:left w:val="none" w:sz="0" w:space="0" w:color="auto"/>
                <w:bottom w:val="none" w:sz="0" w:space="0" w:color="auto"/>
                <w:right w:val="none" w:sz="0" w:space="0" w:color="auto"/>
              </w:divBdr>
            </w:div>
            <w:div w:id="946697547">
              <w:marLeft w:val="0"/>
              <w:marRight w:val="0"/>
              <w:marTop w:val="75"/>
              <w:marBottom w:val="0"/>
              <w:divBdr>
                <w:top w:val="none" w:sz="0" w:space="0" w:color="auto"/>
                <w:left w:val="none" w:sz="0" w:space="0" w:color="auto"/>
                <w:bottom w:val="none" w:sz="0" w:space="0" w:color="auto"/>
                <w:right w:val="none" w:sz="0" w:space="0" w:color="auto"/>
              </w:divBdr>
            </w:div>
          </w:divsChild>
        </w:div>
        <w:div w:id="1232886575">
          <w:marLeft w:val="0"/>
          <w:marRight w:val="0"/>
          <w:marTop w:val="75"/>
          <w:marBottom w:val="75"/>
          <w:divBdr>
            <w:top w:val="single" w:sz="6" w:space="4" w:color="CCCCCC"/>
            <w:left w:val="single" w:sz="6" w:space="4" w:color="CCCCCC"/>
            <w:bottom w:val="single" w:sz="6" w:space="4" w:color="CCCCCC"/>
            <w:right w:val="single" w:sz="6" w:space="4" w:color="CCCCCC"/>
          </w:divBdr>
        </w:div>
        <w:div w:id="1072123336">
          <w:marLeft w:val="0"/>
          <w:marRight w:val="0"/>
          <w:marTop w:val="75"/>
          <w:marBottom w:val="75"/>
          <w:divBdr>
            <w:top w:val="single" w:sz="6" w:space="4" w:color="CCCCCC"/>
            <w:left w:val="single" w:sz="6" w:space="4" w:color="CCCCCC"/>
            <w:bottom w:val="single" w:sz="6" w:space="4" w:color="CCCCCC"/>
            <w:right w:val="single" w:sz="6" w:space="4" w:color="CCCCCC"/>
          </w:divBdr>
        </w:div>
        <w:div w:id="277956887">
          <w:marLeft w:val="0"/>
          <w:marRight w:val="0"/>
          <w:marTop w:val="75"/>
          <w:marBottom w:val="75"/>
          <w:divBdr>
            <w:top w:val="single" w:sz="6" w:space="4" w:color="CCCCCC"/>
            <w:left w:val="single" w:sz="6" w:space="4" w:color="CCCCCC"/>
            <w:bottom w:val="single" w:sz="6" w:space="4" w:color="CCCCCC"/>
            <w:right w:val="single" w:sz="6" w:space="4" w:color="CCCCCC"/>
          </w:divBdr>
        </w:div>
        <w:div w:id="462237042">
          <w:marLeft w:val="0"/>
          <w:marRight w:val="0"/>
          <w:marTop w:val="75"/>
          <w:marBottom w:val="75"/>
          <w:divBdr>
            <w:top w:val="single" w:sz="6" w:space="4" w:color="CCCCCC"/>
            <w:left w:val="single" w:sz="6" w:space="4" w:color="CCCCCC"/>
            <w:bottom w:val="single" w:sz="6" w:space="4" w:color="CCCCCC"/>
            <w:right w:val="single" w:sz="6" w:space="4" w:color="CCCCCC"/>
          </w:divBdr>
        </w:div>
        <w:div w:id="147132190">
          <w:marLeft w:val="0"/>
          <w:marRight w:val="0"/>
          <w:marTop w:val="75"/>
          <w:marBottom w:val="75"/>
          <w:divBdr>
            <w:top w:val="single" w:sz="6" w:space="4" w:color="CCCCCC"/>
            <w:left w:val="single" w:sz="6" w:space="4" w:color="CCCCCC"/>
            <w:bottom w:val="single" w:sz="6" w:space="4" w:color="CCCCCC"/>
            <w:right w:val="single" w:sz="6" w:space="4" w:color="CCCCCC"/>
          </w:divBdr>
          <w:divsChild>
            <w:div w:id="11037114">
              <w:marLeft w:val="0"/>
              <w:marRight w:val="0"/>
              <w:marTop w:val="75"/>
              <w:marBottom w:val="0"/>
              <w:divBdr>
                <w:top w:val="none" w:sz="0" w:space="0" w:color="auto"/>
                <w:left w:val="none" w:sz="0" w:space="0" w:color="auto"/>
                <w:bottom w:val="none" w:sz="0" w:space="0" w:color="auto"/>
                <w:right w:val="none" w:sz="0" w:space="0" w:color="auto"/>
              </w:divBdr>
            </w:div>
            <w:div w:id="671181445">
              <w:marLeft w:val="0"/>
              <w:marRight w:val="0"/>
              <w:marTop w:val="75"/>
              <w:marBottom w:val="0"/>
              <w:divBdr>
                <w:top w:val="none" w:sz="0" w:space="0" w:color="auto"/>
                <w:left w:val="none" w:sz="0" w:space="0" w:color="auto"/>
                <w:bottom w:val="none" w:sz="0" w:space="0" w:color="auto"/>
                <w:right w:val="none" w:sz="0" w:space="0" w:color="auto"/>
              </w:divBdr>
            </w:div>
          </w:divsChild>
        </w:div>
        <w:div w:id="205874340">
          <w:marLeft w:val="0"/>
          <w:marRight w:val="0"/>
          <w:marTop w:val="75"/>
          <w:marBottom w:val="75"/>
          <w:divBdr>
            <w:top w:val="single" w:sz="6" w:space="4" w:color="CCCCCC"/>
            <w:left w:val="single" w:sz="6" w:space="4" w:color="CCCCCC"/>
            <w:bottom w:val="single" w:sz="6" w:space="4" w:color="CCCCCC"/>
            <w:right w:val="single" w:sz="6" w:space="4" w:color="CCCCCC"/>
          </w:divBdr>
        </w:div>
        <w:div w:id="1252811581">
          <w:marLeft w:val="0"/>
          <w:marRight w:val="0"/>
          <w:marTop w:val="75"/>
          <w:marBottom w:val="75"/>
          <w:divBdr>
            <w:top w:val="single" w:sz="6" w:space="4" w:color="CCCCCC"/>
            <w:left w:val="single" w:sz="6" w:space="4" w:color="CCCCCC"/>
            <w:bottom w:val="single" w:sz="6" w:space="4" w:color="CCCCCC"/>
            <w:right w:val="single" w:sz="6" w:space="4" w:color="CCCCCC"/>
          </w:divBdr>
          <w:divsChild>
            <w:div w:id="396586976">
              <w:marLeft w:val="0"/>
              <w:marRight w:val="0"/>
              <w:marTop w:val="75"/>
              <w:marBottom w:val="0"/>
              <w:divBdr>
                <w:top w:val="none" w:sz="0" w:space="0" w:color="auto"/>
                <w:left w:val="none" w:sz="0" w:space="0" w:color="auto"/>
                <w:bottom w:val="none" w:sz="0" w:space="0" w:color="auto"/>
                <w:right w:val="none" w:sz="0" w:space="0" w:color="auto"/>
              </w:divBdr>
            </w:div>
            <w:div w:id="1785011">
              <w:marLeft w:val="0"/>
              <w:marRight w:val="0"/>
              <w:marTop w:val="75"/>
              <w:marBottom w:val="0"/>
              <w:divBdr>
                <w:top w:val="none" w:sz="0" w:space="0" w:color="auto"/>
                <w:left w:val="none" w:sz="0" w:space="0" w:color="auto"/>
                <w:bottom w:val="none" w:sz="0" w:space="0" w:color="auto"/>
                <w:right w:val="none" w:sz="0" w:space="0" w:color="auto"/>
              </w:divBdr>
            </w:div>
          </w:divsChild>
        </w:div>
        <w:div w:id="806313013">
          <w:marLeft w:val="0"/>
          <w:marRight w:val="0"/>
          <w:marTop w:val="75"/>
          <w:marBottom w:val="75"/>
          <w:divBdr>
            <w:top w:val="single" w:sz="6" w:space="4" w:color="CCCCCC"/>
            <w:left w:val="single" w:sz="6" w:space="4" w:color="CCCCCC"/>
            <w:bottom w:val="single" w:sz="6" w:space="4" w:color="CCCCCC"/>
            <w:right w:val="single" w:sz="6" w:space="4" w:color="CCCCCC"/>
          </w:divBdr>
        </w:div>
        <w:div w:id="278731675">
          <w:marLeft w:val="0"/>
          <w:marRight w:val="0"/>
          <w:marTop w:val="75"/>
          <w:marBottom w:val="75"/>
          <w:divBdr>
            <w:top w:val="single" w:sz="6" w:space="4" w:color="CCCCCC"/>
            <w:left w:val="single" w:sz="6" w:space="4" w:color="CCCCCC"/>
            <w:bottom w:val="single" w:sz="6" w:space="4" w:color="CCCCCC"/>
            <w:right w:val="single" w:sz="6" w:space="4" w:color="CCCCCC"/>
          </w:divBdr>
        </w:div>
        <w:div w:id="610599414">
          <w:marLeft w:val="0"/>
          <w:marRight w:val="0"/>
          <w:marTop w:val="75"/>
          <w:marBottom w:val="75"/>
          <w:divBdr>
            <w:top w:val="single" w:sz="6" w:space="4" w:color="CCCCCC"/>
            <w:left w:val="single" w:sz="6" w:space="4" w:color="CCCCCC"/>
            <w:bottom w:val="single" w:sz="6" w:space="4" w:color="CCCCCC"/>
            <w:right w:val="single" w:sz="6" w:space="4" w:color="CCCCCC"/>
          </w:divBdr>
        </w:div>
        <w:div w:id="12943666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54175226">
      <w:bodyDiv w:val="1"/>
      <w:marLeft w:val="0"/>
      <w:marRight w:val="0"/>
      <w:marTop w:val="0"/>
      <w:marBottom w:val="0"/>
      <w:divBdr>
        <w:top w:val="none" w:sz="0" w:space="0" w:color="auto"/>
        <w:left w:val="none" w:sz="0" w:space="0" w:color="auto"/>
        <w:bottom w:val="none" w:sz="0" w:space="0" w:color="auto"/>
        <w:right w:val="none" w:sz="0" w:space="0" w:color="auto"/>
      </w:divBdr>
    </w:div>
    <w:div w:id="456996732">
      <w:bodyDiv w:val="1"/>
      <w:marLeft w:val="0"/>
      <w:marRight w:val="0"/>
      <w:marTop w:val="0"/>
      <w:marBottom w:val="0"/>
      <w:divBdr>
        <w:top w:val="none" w:sz="0" w:space="0" w:color="auto"/>
        <w:left w:val="none" w:sz="0" w:space="0" w:color="auto"/>
        <w:bottom w:val="none" w:sz="0" w:space="0" w:color="auto"/>
        <w:right w:val="none" w:sz="0" w:space="0" w:color="auto"/>
      </w:divBdr>
    </w:div>
    <w:div w:id="486557704">
      <w:bodyDiv w:val="1"/>
      <w:marLeft w:val="0"/>
      <w:marRight w:val="0"/>
      <w:marTop w:val="0"/>
      <w:marBottom w:val="0"/>
      <w:divBdr>
        <w:top w:val="none" w:sz="0" w:space="0" w:color="auto"/>
        <w:left w:val="none" w:sz="0" w:space="0" w:color="auto"/>
        <w:bottom w:val="none" w:sz="0" w:space="0" w:color="auto"/>
        <w:right w:val="none" w:sz="0" w:space="0" w:color="auto"/>
      </w:divBdr>
    </w:div>
    <w:div w:id="515927209">
      <w:bodyDiv w:val="1"/>
      <w:marLeft w:val="0"/>
      <w:marRight w:val="0"/>
      <w:marTop w:val="0"/>
      <w:marBottom w:val="0"/>
      <w:divBdr>
        <w:top w:val="none" w:sz="0" w:space="0" w:color="auto"/>
        <w:left w:val="none" w:sz="0" w:space="0" w:color="auto"/>
        <w:bottom w:val="none" w:sz="0" w:space="0" w:color="auto"/>
        <w:right w:val="none" w:sz="0" w:space="0" w:color="auto"/>
      </w:divBdr>
    </w:div>
    <w:div w:id="535311849">
      <w:bodyDiv w:val="1"/>
      <w:marLeft w:val="0"/>
      <w:marRight w:val="0"/>
      <w:marTop w:val="0"/>
      <w:marBottom w:val="0"/>
      <w:divBdr>
        <w:top w:val="none" w:sz="0" w:space="0" w:color="auto"/>
        <w:left w:val="none" w:sz="0" w:space="0" w:color="auto"/>
        <w:bottom w:val="none" w:sz="0" w:space="0" w:color="auto"/>
        <w:right w:val="none" w:sz="0" w:space="0" w:color="auto"/>
      </w:divBdr>
    </w:div>
    <w:div w:id="543056996">
      <w:bodyDiv w:val="1"/>
      <w:marLeft w:val="0"/>
      <w:marRight w:val="0"/>
      <w:marTop w:val="0"/>
      <w:marBottom w:val="0"/>
      <w:divBdr>
        <w:top w:val="none" w:sz="0" w:space="0" w:color="auto"/>
        <w:left w:val="none" w:sz="0" w:space="0" w:color="auto"/>
        <w:bottom w:val="none" w:sz="0" w:space="0" w:color="auto"/>
        <w:right w:val="none" w:sz="0" w:space="0" w:color="auto"/>
      </w:divBdr>
    </w:div>
    <w:div w:id="557782956">
      <w:bodyDiv w:val="1"/>
      <w:marLeft w:val="0"/>
      <w:marRight w:val="0"/>
      <w:marTop w:val="0"/>
      <w:marBottom w:val="0"/>
      <w:divBdr>
        <w:top w:val="none" w:sz="0" w:space="0" w:color="auto"/>
        <w:left w:val="none" w:sz="0" w:space="0" w:color="auto"/>
        <w:bottom w:val="none" w:sz="0" w:space="0" w:color="auto"/>
        <w:right w:val="none" w:sz="0" w:space="0" w:color="auto"/>
      </w:divBdr>
    </w:div>
    <w:div w:id="567113377">
      <w:bodyDiv w:val="1"/>
      <w:marLeft w:val="0"/>
      <w:marRight w:val="0"/>
      <w:marTop w:val="0"/>
      <w:marBottom w:val="0"/>
      <w:divBdr>
        <w:top w:val="none" w:sz="0" w:space="0" w:color="auto"/>
        <w:left w:val="none" w:sz="0" w:space="0" w:color="auto"/>
        <w:bottom w:val="none" w:sz="0" w:space="0" w:color="auto"/>
        <w:right w:val="none" w:sz="0" w:space="0" w:color="auto"/>
      </w:divBdr>
    </w:div>
    <w:div w:id="581573336">
      <w:bodyDiv w:val="1"/>
      <w:marLeft w:val="0"/>
      <w:marRight w:val="0"/>
      <w:marTop w:val="0"/>
      <w:marBottom w:val="0"/>
      <w:divBdr>
        <w:top w:val="none" w:sz="0" w:space="0" w:color="auto"/>
        <w:left w:val="none" w:sz="0" w:space="0" w:color="auto"/>
        <w:bottom w:val="none" w:sz="0" w:space="0" w:color="auto"/>
        <w:right w:val="none" w:sz="0" w:space="0" w:color="auto"/>
      </w:divBdr>
      <w:divsChild>
        <w:div w:id="1069428551">
          <w:marLeft w:val="0"/>
          <w:marRight w:val="0"/>
          <w:marTop w:val="0"/>
          <w:marBottom w:val="300"/>
          <w:divBdr>
            <w:top w:val="none" w:sz="0" w:space="0" w:color="auto"/>
            <w:left w:val="none" w:sz="0" w:space="0" w:color="auto"/>
            <w:bottom w:val="none" w:sz="0" w:space="0" w:color="auto"/>
            <w:right w:val="none" w:sz="0" w:space="0" w:color="auto"/>
          </w:divBdr>
          <w:divsChild>
            <w:div w:id="1870871847">
              <w:marLeft w:val="0"/>
              <w:marRight w:val="0"/>
              <w:marTop w:val="0"/>
              <w:marBottom w:val="0"/>
              <w:divBdr>
                <w:top w:val="none" w:sz="0" w:space="0" w:color="auto"/>
                <w:left w:val="none" w:sz="0" w:space="0" w:color="auto"/>
                <w:bottom w:val="none" w:sz="0" w:space="0" w:color="auto"/>
                <w:right w:val="none" w:sz="0" w:space="0" w:color="auto"/>
              </w:divBdr>
              <w:divsChild>
                <w:div w:id="1945458483">
                  <w:marLeft w:val="0"/>
                  <w:marRight w:val="0"/>
                  <w:marTop w:val="0"/>
                  <w:marBottom w:val="0"/>
                  <w:divBdr>
                    <w:top w:val="none" w:sz="0" w:space="0" w:color="auto"/>
                    <w:left w:val="none" w:sz="0" w:space="0" w:color="auto"/>
                    <w:bottom w:val="none" w:sz="0" w:space="0" w:color="auto"/>
                    <w:right w:val="none" w:sz="0" w:space="0" w:color="auto"/>
                  </w:divBdr>
                  <w:divsChild>
                    <w:div w:id="540825024">
                      <w:marLeft w:val="0"/>
                      <w:marRight w:val="0"/>
                      <w:marTop w:val="0"/>
                      <w:marBottom w:val="0"/>
                      <w:divBdr>
                        <w:top w:val="none" w:sz="0" w:space="0" w:color="auto"/>
                        <w:left w:val="none" w:sz="0" w:space="0" w:color="auto"/>
                        <w:bottom w:val="none" w:sz="0" w:space="0" w:color="auto"/>
                        <w:right w:val="none" w:sz="0" w:space="0" w:color="auto"/>
                      </w:divBdr>
                    </w:div>
                    <w:div w:id="939409363">
                      <w:marLeft w:val="0"/>
                      <w:marRight w:val="0"/>
                      <w:marTop w:val="0"/>
                      <w:marBottom w:val="0"/>
                      <w:divBdr>
                        <w:top w:val="none" w:sz="0" w:space="0" w:color="auto"/>
                        <w:left w:val="none" w:sz="0" w:space="0" w:color="auto"/>
                        <w:bottom w:val="none" w:sz="0" w:space="0" w:color="auto"/>
                        <w:right w:val="none" w:sz="0" w:space="0" w:color="auto"/>
                      </w:divBdr>
                    </w:div>
                    <w:div w:id="684135159">
                      <w:marLeft w:val="0"/>
                      <w:marRight w:val="0"/>
                      <w:marTop w:val="0"/>
                      <w:marBottom w:val="0"/>
                      <w:divBdr>
                        <w:top w:val="none" w:sz="0" w:space="0" w:color="auto"/>
                        <w:left w:val="none" w:sz="0" w:space="0" w:color="auto"/>
                        <w:bottom w:val="none" w:sz="0" w:space="0" w:color="auto"/>
                        <w:right w:val="none" w:sz="0" w:space="0" w:color="auto"/>
                      </w:divBdr>
                    </w:div>
                    <w:div w:id="590041790">
                      <w:marLeft w:val="0"/>
                      <w:marRight w:val="0"/>
                      <w:marTop w:val="0"/>
                      <w:marBottom w:val="0"/>
                      <w:divBdr>
                        <w:top w:val="none" w:sz="0" w:space="0" w:color="auto"/>
                        <w:left w:val="none" w:sz="0" w:space="0" w:color="auto"/>
                        <w:bottom w:val="none" w:sz="0" w:space="0" w:color="auto"/>
                        <w:right w:val="none" w:sz="0" w:space="0" w:color="auto"/>
                      </w:divBdr>
                    </w:div>
                    <w:div w:id="1941909838">
                      <w:marLeft w:val="0"/>
                      <w:marRight w:val="0"/>
                      <w:marTop w:val="0"/>
                      <w:marBottom w:val="0"/>
                      <w:divBdr>
                        <w:top w:val="none" w:sz="0" w:space="0" w:color="auto"/>
                        <w:left w:val="none" w:sz="0" w:space="0" w:color="auto"/>
                        <w:bottom w:val="none" w:sz="0" w:space="0" w:color="auto"/>
                        <w:right w:val="none" w:sz="0" w:space="0" w:color="auto"/>
                      </w:divBdr>
                    </w:div>
                    <w:div w:id="532769408">
                      <w:marLeft w:val="0"/>
                      <w:marRight w:val="0"/>
                      <w:marTop w:val="0"/>
                      <w:marBottom w:val="0"/>
                      <w:divBdr>
                        <w:top w:val="none" w:sz="0" w:space="0" w:color="auto"/>
                        <w:left w:val="none" w:sz="0" w:space="0" w:color="auto"/>
                        <w:bottom w:val="none" w:sz="0" w:space="0" w:color="auto"/>
                        <w:right w:val="none" w:sz="0" w:space="0" w:color="auto"/>
                      </w:divBdr>
                      <w:divsChild>
                        <w:div w:id="256139855">
                          <w:marLeft w:val="0"/>
                          <w:marRight w:val="0"/>
                          <w:marTop w:val="0"/>
                          <w:marBottom w:val="0"/>
                          <w:divBdr>
                            <w:top w:val="none" w:sz="0" w:space="0" w:color="auto"/>
                            <w:left w:val="none" w:sz="0" w:space="0" w:color="auto"/>
                            <w:bottom w:val="none" w:sz="0" w:space="0" w:color="auto"/>
                            <w:right w:val="none" w:sz="0" w:space="0" w:color="auto"/>
                          </w:divBdr>
                        </w:div>
                        <w:div w:id="172846862">
                          <w:marLeft w:val="0"/>
                          <w:marRight w:val="0"/>
                          <w:marTop w:val="0"/>
                          <w:marBottom w:val="0"/>
                          <w:divBdr>
                            <w:top w:val="none" w:sz="0" w:space="0" w:color="auto"/>
                            <w:left w:val="none" w:sz="0" w:space="0" w:color="auto"/>
                            <w:bottom w:val="none" w:sz="0" w:space="0" w:color="auto"/>
                            <w:right w:val="none" w:sz="0" w:space="0" w:color="auto"/>
                          </w:divBdr>
                        </w:div>
                        <w:div w:id="541940802">
                          <w:marLeft w:val="0"/>
                          <w:marRight w:val="0"/>
                          <w:marTop w:val="0"/>
                          <w:marBottom w:val="0"/>
                          <w:divBdr>
                            <w:top w:val="none" w:sz="0" w:space="0" w:color="auto"/>
                            <w:left w:val="none" w:sz="0" w:space="0" w:color="auto"/>
                            <w:bottom w:val="none" w:sz="0" w:space="0" w:color="auto"/>
                            <w:right w:val="none" w:sz="0" w:space="0" w:color="auto"/>
                          </w:divBdr>
                        </w:div>
                        <w:div w:id="1767264779">
                          <w:marLeft w:val="0"/>
                          <w:marRight w:val="0"/>
                          <w:marTop w:val="0"/>
                          <w:marBottom w:val="0"/>
                          <w:divBdr>
                            <w:top w:val="none" w:sz="0" w:space="0" w:color="auto"/>
                            <w:left w:val="none" w:sz="0" w:space="0" w:color="auto"/>
                            <w:bottom w:val="none" w:sz="0" w:space="0" w:color="auto"/>
                            <w:right w:val="none" w:sz="0" w:space="0" w:color="auto"/>
                          </w:divBdr>
                        </w:div>
                        <w:div w:id="3400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41547">
              <w:marLeft w:val="0"/>
              <w:marRight w:val="0"/>
              <w:marTop w:val="0"/>
              <w:marBottom w:val="0"/>
              <w:divBdr>
                <w:top w:val="none" w:sz="0" w:space="0" w:color="auto"/>
                <w:left w:val="none" w:sz="0" w:space="0" w:color="auto"/>
                <w:bottom w:val="none" w:sz="0" w:space="0" w:color="auto"/>
                <w:right w:val="none" w:sz="0" w:space="0" w:color="auto"/>
              </w:divBdr>
              <w:divsChild>
                <w:div w:id="71047556">
                  <w:marLeft w:val="0"/>
                  <w:marRight w:val="0"/>
                  <w:marTop w:val="0"/>
                  <w:marBottom w:val="0"/>
                  <w:divBdr>
                    <w:top w:val="none" w:sz="0" w:space="0" w:color="auto"/>
                    <w:left w:val="none" w:sz="0" w:space="0" w:color="auto"/>
                    <w:bottom w:val="none" w:sz="0" w:space="0" w:color="auto"/>
                    <w:right w:val="none" w:sz="0" w:space="0" w:color="auto"/>
                  </w:divBdr>
                  <w:divsChild>
                    <w:div w:id="767114193">
                      <w:marLeft w:val="0"/>
                      <w:marRight w:val="0"/>
                      <w:marTop w:val="0"/>
                      <w:marBottom w:val="0"/>
                      <w:divBdr>
                        <w:top w:val="none" w:sz="0" w:space="0" w:color="auto"/>
                        <w:left w:val="none" w:sz="0" w:space="0" w:color="auto"/>
                        <w:bottom w:val="none" w:sz="0" w:space="0" w:color="auto"/>
                        <w:right w:val="none" w:sz="0" w:space="0" w:color="auto"/>
                      </w:divBdr>
                    </w:div>
                    <w:div w:id="1073242211">
                      <w:marLeft w:val="0"/>
                      <w:marRight w:val="0"/>
                      <w:marTop w:val="0"/>
                      <w:marBottom w:val="0"/>
                      <w:divBdr>
                        <w:top w:val="none" w:sz="0" w:space="0" w:color="auto"/>
                        <w:left w:val="none" w:sz="0" w:space="0" w:color="auto"/>
                        <w:bottom w:val="none" w:sz="0" w:space="0" w:color="auto"/>
                        <w:right w:val="none" w:sz="0" w:space="0" w:color="auto"/>
                      </w:divBdr>
                      <w:divsChild>
                        <w:div w:id="13969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95951">
              <w:marLeft w:val="0"/>
              <w:marRight w:val="0"/>
              <w:marTop w:val="0"/>
              <w:marBottom w:val="0"/>
              <w:divBdr>
                <w:top w:val="none" w:sz="0" w:space="0" w:color="auto"/>
                <w:left w:val="none" w:sz="0" w:space="0" w:color="auto"/>
                <w:bottom w:val="none" w:sz="0" w:space="0" w:color="auto"/>
                <w:right w:val="none" w:sz="0" w:space="0" w:color="auto"/>
              </w:divBdr>
              <w:divsChild>
                <w:div w:id="99179645">
                  <w:marLeft w:val="0"/>
                  <w:marRight w:val="0"/>
                  <w:marTop w:val="0"/>
                  <w:marBottom w:val="0"/>
                  <w:divBdr>
                    <w:top w:val="none" w:sz="0" w:space="0" w:color="auto"/>
                    <w:left w:val="none" w:sz="0" w:space="0" w:color="auto"/>
                    <w:bottom w:val="none" w:sz="0" w:space="0" w:color="auto"/>
                    <w:right w:val="none" w:sz="0" w:space="0" w:color="auto"/>
                  </w:divBdr>
                  <w:divsChild>
                    <w:div w:id="2035955403">
                      <w:marLeft w:val="0"/>
                      <w:marRight w:val="0"/>
                      <w:marTop w:val="0"/>
                      <w:marBottom w:val="0"/>
                      <w:divBdr>
                        <w:top w:val="none" w:sz="0" w:space="0" w:color="auto"/>
                        <w:left w:val="none" w:sz="0" w:space="0" w:color="auto"/>
                        <w:bottom w:val="none" w:sz="0" w:space="0" w:color="auto"/>
                        <w:right w:val="none" w:sz="0" w:space="0" w:color="auto"/>
                      </w:divBdr>
                    </w:div>
                    <w:div w:id="733242841">
                      <w:marLeft w:val="0"/>
                      <w:marRight w:val="0"/>
                      <w:marTop w:val="0"/>
                      <w:marBottom w:val="0"/>
                      <w:divBdr>
                        <w:top w:val="none" w:sz="0" w:space="0" w:color="auto"/>
                        <w:left w:val="none" w:sz="0" w:space="0" w:color="auto"/>
                        <w:bottom w:val="none" w:sz="0" w:space="0" w:color="auto"/>
                        <w:right w:val="none" w:sz="0" w:space="0" w:color="auto"/>
                      </w:divBdr>
                    </w:div>
                    <w:div w:id="2075081409">
                      <w:marLeft w:val="0"/>
                      <w:marRight w:val="0"/>
                      <w:marTop w:val="0"/>
                      <w:marBottom w:val="0"/>
                      <w:divBdr>
                        <w:top w:val="none" w:sz="0" w:space="0" w:color="auto"/>
                        <w:left w:val="none" w:sz="0" w:space="0" w:color="auto"/>
                        <w:bottom w:val="none" w:sz="0" w:space="0" w:color="auto"/>
                        <w:right w:val="none" w:sz="0" w:space="0" w:color="auto"/>
                      </w:divBdr>
                      <w:divsChild>
                        <w:div w:id="1540583203">
                          <w:marLeft w:val="0"/>
                          <w:marRight w:val="0"/>
                          <w:marTop w:val="0"/>
                          <w:marBottom w:val="0"/>
                          <w:divBdr>
                            <w:top w:val="none" w:sz="0" w:space="0" w:color="auto"/>
                            <w:left w:val="none" w:sz="0" w:space="0" w:color="auto"/>
                            <w:bottom w:val="none" w:sz="0" w:space="0" w:color="auto"/>
                            <w:right w:val="none" w:sz="0" w:space="0" w:color="auto"/>
                          </w:divBdr>
                        </w:div>
                        <w:div w:id="11504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88740">
              <w:marLeft w:val="0"/>
              <w:marRight w:val="0"/>
              <w:marTop w:val="0"/>
              <w:marBottom w:val="0"/>
              <w:divBdr>
                <w:top w:val="none" w:sz="0" w:space="0" w:color="auto"/>
                <w:left w:val="none" w:sz="0" w:space="0" w:color="auto"/>
                <w:bottom w:val="none" w:sz="0" w:space="0" w:color="auto"/>
                <w:right w:val="none" w:sz="0" w:space="0" w:color="auto"/>
              </w:divBdr>
              <w:divsChild>
                <w:div w:id="520512718">
                  <w:marLeft w:val="0"/>
                  <w:marRight w:val="0"/>
                  <w:marTop w:val="0"/>
                  <w:marBottom w:val="0"/>
                  <w:divBdr>
                    <w:top w:val="none" w:sz="0" w:space="0" w:color="auto"/>
                    <w:left w:val="none" w:sz="0" w:space="0" w:color="auto"/>
                    <w:bottom w:val="none" w:sz="0" w:space="0" w:color="auto"/>
                    <w:right w:val="none" w:sz="0" w:space="0" w:color="auto"/>
                  </w:divBdr>
                  <w:divsChild>
                    <w:div w:id="948513654">
                      <w:marLeft w:val="0"/>
                      <w:marRight w:val="0"/>
                      <w:marTop w:val="0"/>
                      <w:marBottom w:val="0"/>
                      <w:divBdr>
                        <w:top w:val="none" w:sz="0" w:space="0" w:color="auto"/>
                        <w:left w:val="none" w:sz="0" w:space="0" w:color="auto"/>
                        <w:bottom w:val="none" w:sz="0" w:space="0" w:color="auto"/>
                        <w:right w:val="none" w:sz="0" w:space="0" w:color="auto"/>
                      </w:divBdr>
                    </w:div>
                    <w:div w:id="1710228136">
                      <w:marLeft w:val="0"/>
                      <w:marRight w:val="0"/>
                      <w:marTop w:val="0"/>
                      <w:marBottom w:val="0"/>
                      <w:divBdr>
                        <w:top w:val="none" w:sz="0" w:space="0" w:color="auto"/>
                        <w:left w:val="none" w:sz="0" w:space="0" w:color="auto"/>
                        <w:bottom w:val="none" w:sz="0" w:space="0" w:color="auto"/>
                        <w:right w:val="none" w:sz="0" w:space="0" w:color="auto"/>
                      </w:divBdr>
                    </w:div>
                    <w:div w:id="1744177647">
                      <w:marLeft w:val="0"/>
                      <w:marRight w:val="0"/>
                      <w:marTop w:val="0"/>
                      <w:marBottom w:val="0"/>
                      <w:divBdr>
                        <w:top w:val="none" w:sz="0" w:space="0" w:color="auto"/>
                        <w:left w:val="none" w:sz="0" w:space="0" w:color="auto"/>
                        <w:bottom w:val="none" w:sz="0" w:space="0" w:color="auto"/>
                        <w:right w:val="none" w:sz="0" w:space="0" w:color="auto"/>
                      </w:divBdr>
                    </w:div>
                    <w:div w:id="810753600">
                      <w:marLeft w:val="0"/>
                      <w:marRight w:val="0"/>
                      <w:marTop w:val="0"/>
                      <w:marBottom w:val="0"/>
                      <w:divBdr>
                        <w:top w:val="none" w:sz="0" w:space="0" w:color="auto"/>
                        <w:left w:val="none" w:sz="0" w:space="0" w:color="auto"/>
                        <w:bottom w:val="none" w:sz="0" w:space="0" w:color="auto"/>
                        <w:right w:val="none" w:sz="0" w:space="0" w:color="auto"/>
                      </w:divBdr>
                    </w:div>
                    <w:div w:id="505100013">
                      <w:marLeft w:val="0"/>
                      <w:marRight w:val="0"/>
                      <w:marTop w:val="0"/>
                      <w:marBottom w:val="0"/>
                      <w:divBdr>
                        <w:top w:val="none" w:sz="0" w:space="0" w:color="auto"/>
                        <w:left w:val="none" w:sz="0" w:space="0" w:color="auto"/>
                        <w:bottom w:val="none" w:sz="0" w:space="0" w:color="auto"/>
                        <w:right w:val="none" w:sz="0" w:space="0" w:color="auto"/>
                      </w:divBdr>
                    </w:div>
                    <w:div w:id="1277636261">
                      <w:marLeft w:val="0"/>
                      <w:marRight w:val="0"/>
                      <w:marTop w:val="0"/>
                      <w:marBottom w:val="0"/>
                      <w:divBdr>
                        <w:top w:val="none" w:sz="0" w:space="0" w:color="auto"/>
                        <w:left w:val="none" w:sz="0" w:space="0" w:color="auto"/>
                        <w:bottom w:val="none" w:sz="0" w:space="0" w:color="auto"/>
                        <w:right w:val="none" w:sz="0" w:space="0" w:color="auto"/>
                      </w:divBdr>
                    </w:div>
                    <w:div w:id="120661306">
                      <w:marLeft w:val="0"/>
                      <w:marRight w:val="0"/>
                      <w:marTop w:val="0"/>
                      <w:marBottom w:val="0"/>
                      <w:divBdr>
                        <w:top w:val="none" w:sz="0" w:space="0" w:color="auto"/>
                        <w:left w:val="none" w:sz="0" w:space="0" w:color="auto"/>
                        <w:bottom w:val="none" w:sz="0" w:space="0" w:color="auto"/>
                        <w:right w:val="none" w:sz="0" w:space="0" w:color="auto"/>
                      </w:divBdr>
                    </w:div>
                    <w:div w:id="601690610">
                      <w:marLeft w:val="0"/>
                      <w:marRight w:val="0"/>
                      <w:marTop w:val="0"/>
                      <w:marBottom w:val="0"/>
                      <w:divBdr>
                        <w:top w:val="none" w:sz="0" w:space="0" w:color="auto"/>
                        <w:left w:val="none" w:sz="0" w:space="0" w:color="auto"/>
                        <w:bottom w:val="none" w:sz="0" w:space="0" w:color="auto"/>
                        <w:right w:val="none" w:sz="0" w:space="0" w:color="auto"/>
                      </w:divBdr>
                      <w:divsChild>
                        <w:div w:id="1176531804">
                          <w:marLeft w:val="0"/>
                          <w:marRight w:val="0"/>
                          <w:marTop w:val="0"/>
                          <w:marBottom w:val="0"/>
                          <w:divBdr>
                            <w:top w:val="none" w:sz="0" w:space="0" w:color="auto"/>
                            <w:left w:val="none" w:sz="0" w:space="0" w:color="auto"/>
                            <w:bottom w:val="none" w:sz="0" w:space="0" w:color="auto"/>
                            <w:right w:val="none" w:sz="0" w:space="0" w:color="auto"/>
                          </w:divBdr>
                        </w:div>
                        <w:div w:id="1091706198">
                          <w:marLeft w:val="0"/>
                          <w:marRight w:val="0"/>
                          <w:marTop w:val="0"/>
                          <w:marBottom w:val="0"/>
                          <w:divBdr>
                            <w:top w:val="none" w:sz="0" w:space="0" w:color="auto"/>
                            <w:left w:val="none" w:sz="0" w:space="0" w:color="auto"/>
                            <w:bottom w:val="none" w:sz="0" w:space="0" w:color="auto"/>
                            <w:right w:val="none" w:sz="0" w:space="0" w:color="auto"/>
                          </w:divBdr>
                        </w:div>
                        <w:div w:id="2142339019">
                          <w:marLeft w:val="0"/>
                          <w:marRight w:val="0"/>
                          <w:marTop w:val="0"/>
                          <w:marBottom w:val="0"/>
                          <w:divBdr>
                            <w:top w:val="none" w:sz="0" w:space="0" w:color="auto"/>
                            <w:left w:val="none" w:sz="0" w:space="0" w:color="auto"/>
                            <w:bottom w:val="none" w:sz="0" w:space="0" w:color="auto"/>
                            <w:right w:val="none" w:sz="0" w:space="0" w:color="auto"/>
                          </w:divBdr>
                        </w:div>
                        <w:div w:id="926696767">
                          <w:marLeft w:val="0"/>
                          <w:marRight w:val="0"/>
                          <w:marTop w:val="0"/>
                          <w:marBottom w:val="0"/>
                          <w:divBdr>
                            <w:top w:val="none" w:sz="0" w:space="0" w:color="auto"/>
                            <w:left w:val="none" w:sz="0" w:space="0" w:color="auto"/>
                            <w:bottom w:val="none" w:sz="0" w:space="0" w:color="auto"/>
                            <w:right w:val="none" w:sz="0" w:space="0" w:color="auto"/>
                          </w:divBdr>
                        </w:div>
                        <w:div w:id="624970664">
                          <w:marLeft w:val="0"/>
                          <w:marRight w:val="0"/>
                          <w:marTop w:val="0"/>
                          <w:marBottom w:val="0"/>
                          <w:divBdr>
                            <w:top w:val="none" w:sz="0" w:space="0" w:color="auto"/>
                            <w:left w:val="none" w:sz="0" w:space="0" w:color="auto"/>
                            <w:bottom w:val="none" w:sz="0" w:space="0" w:color="auto"/>
                            <w:right w:val="none" w:sz="0" w:space="0" w:color="auto"/>
                          </w:divBdr>
                        </w:div>
                        <w:div w:id="282420841">
                          <w:marLeft w:val="0"/>
                          <w:marRight w:val="0"/>
                          <w:marTop w:val="0"/>
                          <w:marBottom w:val="0"/>
                          <w:divBdr>
                            <w:top w:val="none" w:sz="0" w:space="0" w:color="auto"/>
                            <w:left w:val="none" w:sz="0" w:space="0" w:color="auto"/>
                            <w:bottom w:val="none" w:sz="0" w:space="0" w:color="auto"/>
                            <w:right w:val="none" w:sz="0" w:space="0" w:color="auto"/>
                          </w:divBdr>
                        </w:div>
                        <w:div w:id="16556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3168">
              <w:marLeft w:val="0"/>
              <w:marRight w:val="0"/>
              <w:marTop w:val="0"/>
              <w:marBottom w:val="0"/>
              <w:divBdr>
                <w:top w:val="none" w:sz="0" w:space="0" w:color="auto"/>
                <w:left w:val="none" w:sz="0" w:space="0" w:color="auto"/>
                <w:bottom w:val="none" w:sz="0" w:space="0" w:color="auto"/>
                <w:right w:val="none" w:sz="0" w:space="0" w:color="auto"/>
              </w:divBdr>
              <w:divsChild>
                <w:div w:id="345328718">
                  <w:marLeft w:val="0"/>
                  <w:marRight w:val="0"/>
                  <w:marTop w:val="0"/>
                  <w:marBottom w:val="0"/>
                  <w:divBdr>
                    <w:top w:val="none" w:sz="0" w:space="0" w:color="auto"/>
                    <w:left w:val="none" w:sz="0" w:space="0" w:color="auto"/>
                    <w:bottom w:val="none" w:sz="0" w:space="0" w:color="auto"/>
                    <w:right w:val="none" w:sz="0" w:space="0" w:color="auto"/>
                  </w:divBdr>
                  <w:divsChild>
                    <w:div w:id="1326475294">
                      <w:marLeft w:val="0"/>
                      <w:marRight w:val="0"/>
                      <w:marTop w:val="0"/>
                      <w:marBottom w:val="0"/>
                      <w:divBdr>
                        <w:top w:val="none" w:sz="0" w:space="0" w:color="auto"/>
                        <w:left w:val="none" w:sz="0" w:space="0" w:color="auto"/>
                        <w:bottom w:val="none" w:sz="0" w:space="0" w:color="auto"/>
                        <w:right w:val="none" w:sz="0" w:space="0" w:color="auto"/>
                      </w:divBdr>
                    </w:div>
                    <w:div w:id="1995645635">
                      <w:marLeft w:val="0"/>
                      <w:marRight w:val="0"/>
                      <w:marTop w:val="0"/>
                      <w:marBottom w:val="0"/>
                      <w:divBdr>
                        <w:top w:val="none" w:sz="0" w:space="0" w:color="auto"/>
                        <w:left w:val="none" w:sz="0" w:space="0" w:color="auto"/>
                        <w:bottom w:val="none" w:sz="0" w:space="0" w:color="auto"/>
                        <w:right w:val="none" w:sz="0" w:space="0" w:color="auto"/>
                      </w:divBdr>
                    </w:div>
                    <w:div w:id="485585046">
                      <w:marLeft w:val="0"/>
                      <w:marRight w:val="0"/>
                      <w:marTop w:val="0"/>
                      <w:marBottom w:val="0"/>
                      <w:divBdr>
                        <w:top w:val="none" w:sz="0" w:space="0" w:color="auto"/>
                        <w:left w:val="none" w:sz="0" w:space="0" w:color="auto"/>
                        <w:bottom w:val="none" w:sz="0" w:space="0" w:color="auto"/>
                        <w:right w:val="none" w:sz="0" w:space="0" w:color="auto"/>
                      </w:divBdr>
                    </w:div>
                    <w:div w:id="1596132365">
                      <w:marLeft w:val="0"/>
                      <w:marRight w:val="0"/>
                      <w:marTop w:val="0"/>
                      <w:marBottom w:val="0"/>
                      <w:divBdr>
                        <w:top w:val="none" w:sz="0" w:space="0" w:color="auto"/>
                        <w:left w:val="none" w:sz="0" w:space="0" w:color="auto"/>
                        <w:bottom w:val="none" w:sz="0" w:space="0" w:color="auto"/>
                        <w:right w:val="none" w:sz="0" w:space="0" w:color="auto"/>
                      </w:divBdr>
                    </w:div>
                    <w:div w:id="1783839202">
                      <w:marLeft w:val="0"/>
                      <w:marRight w:val="0"/>
                      <w:marTop w:val="0"/>
                      <w:marBottom w:val="0"/>
                      <w:divBdr>
                        <w:top w:val="none" w:sz="0" w:space="0" w:color="auto"/>
                        <w:left w:val="none" w:sz="0" w:space="0" w:color="auto"/>
                        <w:bottom w:val="none" w:sz="0" w:space="0" w:color="auto"/>
                        <w:right w:val="none" w:sz="0" w:space="0" w:color="auto"/>
                      </w:divBdr>
                    </w:div>
                    <w:div w:id="524830903">
                      <w:marLeft w:val="0"/>
                      <w:marRight w:val="0"/>
                      <w:marTop w:val="0"/>
                      <w:marBottom w:val="0"/>
                      <w:divBdr>
                        <w:top w:val="none" w:sz="0" w:space="0" w:color="auto"/>
                        <w:left w:val="none" w:sz="0" w:space="0" w:color="auto"/>
                        <w:bottom w:val="none" w:sz="0" w:space="0" w:color="auto"/>
                        <w:right w:val="none" w:sz="0" w:space="0" w:color="auto"/>
                      </w:divBdr>
                    </w:div>
                    <w:div w:id="887183590">
                      <w:marLeft w:val="0"/>
                      <w:marRight w:val="0"/>
                      <w:marTop w:val="0"/>
                      <w:marBottom w:val="0"/>
                      <w:divBdr>
                        <w:top w:val="none" w:sz="0" w:space="0" w:color="auto"/>
                        <w:left w:val="none" w:sz="0" w:space="0" w:color="auto"/>
                        <w:bottom w:val="none" w:sz="0" w:space="0" w:color="auto"/>
                        <w:right w:val="none" w:sz="0" w:space="0" w:color="auto"/>
                      </w:divBdr>
                    </w:div>
                    <w:div w:id="220210134">
                      <w:marLeft w:val="0"/>
                      <w:marRight w:val="0"/>
                      <w:marTop w:val="0"/>
                      <w:marBottom w:val="0"/>
                      <w:divBdr>
                        <w:top w:val="none" w:sz="0" w:space="0" w:color="auto"/>
                        <w:left w:val="none" w:sz="0" w:space="0" w:color="auto"/>
                        <w:bottom w:val="none" w:sz="0" w:space="0" w:color="auto"/>
                        <w:right w:val="none" w:sz="0" w:space="0" w:color="auto"/>
                      </w:divBdr>
                    </w:div>
                    <w:div w:id="1535002452">
                      <w:marLeft w:val="0"/>
                      <w:marRight w:val="0"/>
                      <w:marTop w:val="0"/>
                      <w:marBottom w:val="0"/>
                      <w:divBdr>
                        <w:top w:val="none" w:sz="0" w:space="0" w:color="auto"/>
                        <w:left w:val="none" w:sz="0" w:space="0" w:color="auto"/>
                        <w:bottom w:val="none" w:sz="0" w:space="0" w:color="auto"/>
                        <w:right w:val="none" w:sz="0" w:space="0" w:color="auto"/>
                      </w:divBdr>
                    </w:div>
                    <w:div w:id="988746082">
                      <w:marLeft w:val="0"/>
                      <w:marRight w:val="0"/>
                      <w:marTop w:val="0"/>
                      <w:marBottom w:val="0"/>
                      <w:divBdr>
                        <w:top w:val="none" w:sz="0" w:space="0" w:color="auto"/>
                        <w:left w:val="none" w:sz="0" w:space="0" w:color="auto"/>
                        <w:bottom w:val="none" w:sz="0" w:space="0" w:color="auto"/>
                        <w:right w:val="none" w:sz="0" w:space="0" w:color="auto"/>
                      </w:divBdr>
                      <w:divsChild>
                        <w:div w:id="2122458790">
                          <w:marLeft w:val="0"/>
                          <w:marRight w:val="0"/>
                          <w:marTop w:val="0"/>
                          <w:marBottom w:val="0"/>
                          <w:divBdr>
                            <w:top w:val="none" w:sz="0" w:space="0" w:color="auto"/>
                            <w:left w:val="none" w:sz="0" w:space="0" w:color="auto"/>
                            <w:bottom w:val="none" w:sz="0" w:space="0" w:color="auto"/>
                            <w:right w:val="none" w:sz="0" w:space="0" w:color="auto"/>
                          </w:divBdr>
                        </w:div>
                        <w:div w:id="955336042">
                          <w:marLeft w:val="0"/>
                          <w:marRight w:val="0"/>
                          <w:marTop w:val="0"/>
                          <w:marBottom w:val="0"/>
                          <w:divBdr>
                            <w:top w:val="none" w:sz="0" w:space="0" w:color="auto"/>
                            <w:left w:val="none" w:sz="0" w:space="0" w:color="auto"/>
                            <w:bottom w:val="none" w:sz="0" w:space="0" w:color="auto"/>
                            <w:right w:val="none" w:sz="0" w:space="0" w:color="auto"/>
                          </w:divBdr>
                        </w:div>
                        <w:div w:id="2146578319">
                          <w:marLeft w:val="0"/>
                          <w:marRight w:val="0"/>
                          <w:marTop w:val="0"/>
                          <w:marBottom w:val="0"/>
                          <w:divBdr>
                            <w:top w:val="none" w:sz="0" w:space="0" w:color="auto"/>
                            <w:left w:val="none" w:sz="0" w:space="0" w:color="auto"/>
                            <w:bottom w:val="none" w:sz="0" w:space="0" w:color="auto"/>
                            <w:right w:val="none" w:sz="0" w:space="0" w:color="auto"/>
                          </w:divBdr>
                        </w:div>
                        <w:div w:id="476191059">
                          <w:marLeft w:val="0"/>
                          <w:marRight w:val="0"/>
                          <w:marTop w:val="0"/>
                          <w:marBottom w:val="0"/>
                          <w:divBdr>
                            <w:top w:val="none" w:sz="0" w:space="0" w:color="auto"/>
                            <w:left w:val="none" w:sz="0" w:space="0" w:color="auto"/>
                            <w:bottom w:val="none" w:sz="0" w:space="0" w:color="auto"/>
                            <w:right w:val="none" w:sz="0" w:space="0" w:color="auto"/>
                          </w:divBdr>
                        </w:div>
                        <w:div w:id="479420507">
                          <w:marLeft w:val="0"/>
                          <w:marRight w:val="0"/>
                          <w:marTop w:val="0"/>
                          <w:marBottom w:val="0"/>
                          <w:divBdr>
                            <w:top w:val="none" w:sz="0" w:space="0" w:color="auto"/>
                            <w:left w:val="none" w:sz="0" w:space="0" w:color="auto"/>
                            <w:bottom w:val="none" w:sz="0" w:space="0" w:color="auto"/>
                            <w:right w:val="none" w:sz="0" w:space="0" w:color="auto"/>
                          </w:divBdr>
                        </w:div>
                        <w:div w:id="509683365">
                          <w:marLeft w:val="0"/>
                          <w:marRight w:val="0"/>
                          <w:marTop w:val="0"/>
                          <w:marBottom w:val="0"/>
                          <w:divBdr>
                            <w:top w:val="none" w:sz="0" w:space="0" w:color="auto"/>
                            <w:left w:val="none" w:sz="0" w:space="0" w:color="auto"/>
                            <w:bottom w:val="none" w:sz="0" w:space="0" w:color="auto"/>
                            <w:right w:val="none" w:sz="0" w:space="0" w:color="auto"/>
                          </w:divBdr>
                        </w:div>
                        <w:div w:id="421924646">
                          <w:marLeft w:val="0"/>
                          <w:marRight w:val="0"/>
                          <w:marTop w:val="0"/>
                          <w:marBottom w:val="0"/>
                          <w:divBdr>
                            <w:top w:val="none" w:sz="0" w:space="0" w:color="auto"/>
                            <w:left w:val="none" w:sz="0" w:space="0" w:color="auto"/>
                            <w:bottom w:val="none" w:sz="0" w:space="0" w:color="auto"/>
                            <w:right w:val="none" w:sz="0" w:space="0" w:color="auto"/>
                          </w:divBdr>
                        </w:div>
                        <w:div w:id="642273006">
                          <w:marLeft w:val="0"/>
                          <w:marRight w:val="0"/>
                          <w:marTop w:val="0"/>
                          <w:marBottom w:val="0"/>
                          <w:divBdr>
                            <w:top w:val="none" w:sz="0" w:space="0" w:color="auto"/>
                            <w:left w:val="none" w:sz="0" w:space="0" w:color="auto"/>
                            <w:bottom w:val="none" w:sz="0" w:space="0" w:color="auto"/>
                            <w:right w:val="none" w:sz="0" w:space="0" w:color="auto"/>
                          </w:divBdr>
                        </w:div>
                        <w:div w:id="755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1273">
              <w:marLeft w:val="0"/>
              <w:marRight w:val="0"/>
              <w:marTop w:val="0"/>
              <w:marBottom w:val="0"/>
              <w:divBdr>
                <w:top w:val="none" w:sz="0" w:space="0" w:color="auto"/>
                <w:left w:val="none" w:sz="0" w:space="0" w:color="auto"/>
                <w:bottom w:val="none" w:sz="0" w:space="0" w:color="auto"/>
                <w:right w:val="none" w:sz="0" w:space="0" w:color="auto"/>
              </w:divBdr>
              <w:divsChild>
                <w:div w:id="925263324">
                  <w:marLeft w:val="0"/>
                  <w:marRight w:val="0"/>
                  <w:marTop w:val="0"/>
                  <w:marBottom w:val="0"/>
                  <w:divBdr>
                    <w:top w:val="none" w:sz="0" w:space="0" w:color="auto"/>
                    <w:left w:val="none" w:sz="0" w:space="0" w:color="auto"/>
                    <w:bottom w:val="none" w:sz="0" w:space="0" w:color="auto"/>
                    <w:right w:val="none" w:sz="0" w:space="0" w:color="auto"/>
                  </w:divBdr>
                  <w:divsChild>
                    <w:div w:id="1719429194">
                      <w:marLeft w:val="0"/>
                      <w:marRight w:val="0"/>
                      <w:marTop w:val="0"/>
                      <w:marBottom w:val="0"/>
                      <w:divBdr>
                        <w:top w:val="none" w:sz="0" w:space="0" w:color="auto"/>
                        <w:left w:val="none" w:sz="0" w:space="0" w:color="auto"/>
                        <w:bottom w:val="none" w:sz="0" w:space="0" w:color="auto"/>
                        <w:right w:val="none" w:sz="0" w:space="0" w:color="auto"/>
                      </w:divBdr>
                    </w:div>
                    <w:div w:id="1959601976">
                      <w:marLeft w:val="0"/>
                      <w:marRight w:val="0"/>
                      <w:marTop w:val="0"/>
                      <w:marBottom w:val="0"/>
                      <w:divBdr>
                        <w:top w:val="none" w:sz="0" w:space="0" w:color="auto"/>
                        <w:left w:val="none" w:sz="0" w:space="0" w:color="auto"/>
                        <w:bottom w:val="none" w:sz="0" w:space="0" w:color="auto"/>
                        <w:right w:val="none" w:sz="0" w:space="0" w:color="auto"/>
                      </w:divBdr>
                    </w:div>
                    <w:div w:id="341130163">
                      <w:marLeft w:val="0"/>
                      <w:marRight w:val="0"/>
                      <w:marTop w:val="0"/>
                      <w:marBottom w:val="0"/>
                      <w:divBdr>
                        <w:top w:val="none" w:sz="0" w:space="0" w:color="auto"/>
                        <w:left w:val="none" w:sz="0" w:space="0" w:color="auto"/>
                        <w:bottom w:val="none" w:sz="0" w:space="0" w:color="auto"/>
                        <w:right w:val="none" w:sz="0" w:space="0" w:color="auto"/>
                      </w:divBdr>
                    </w:div>
                    <w:div w:id="1629162401">
                      <w:marLeft w:val="0"/>
                      <w:marRight w:val="0"/>
                      <w:marTop w:val="0"/>
                      <w:marBottom w:val="0"/>
                      <w:divBdr>
                        <w:top w:val="none" w:sz="0" w:space="0" w:color="auto"/>
                        <w:left w:val="none" w:sz="0" w:space="0" w:color="auto"/>
                        <w:bottom w:val="none" w:sz="0" w:space="0" w:color="auto"/>
                        <w:right w:val="none" w:sz="0" w:space="0" w:color="auto"/>
                      </w:divBdr>
                    </w:div>
                    <w:div w:id="706952459">
                      <w:marLeft w:val="0"/>
                      <w:marRight w:val="0"/>
                      <w:marTop w:val="0"/>
                      <w:marBottom w:val="0"/>
                      <w:divBdr>
                        <w:top w:val="none" w:sz="0" w:space="0" w:color="auto"/>
                        <w:left w:val="none" w:sz="0" w:space="0" w:color="auto"/>
                        <w:bottom w:val="none" w:sz="0" w:space="0" w:color="auto"/>
                        <w:right w:val="none" w:sz="0" w:space="0" w:color="auto"/>
                      </w:divBdr>
                    </w:div>
                    <w:div w:id="1502429260">
                      <w:marLeft w:val="0"/>
                      <w:marRight w:val="0"/>
                      <w:marTop w:val="0"/>
                      <w:marBottom w:val="0"/>
                      <w:divBdr>
                        <w:top w:val="none" w:sz="0" w:space="0" w:color="auto"/>
                        <w:left w:val="none" w:sz="0" w:space="0" w:color="auto"/>
                        <w:bottom w:val="none" w:sz="0" w:space="0" w:color="auto"/>
                        <w:right w:val="none" w:sz="0" w:space="0" w:color="auto"/>
                      </w:divBdr>
                    </w:div>
                    <w:div w:id="1131945269">
                      <w:marLeft w:val="0"/>
                      <w:marRight w:val="0"/>
                      <w:marTop w:val="0"/>
                      <w:marBottom w:val="0"/>
                      <w:divBdr>
                        <w:top w:val="none" w:sz="0" w:space="0" w:color="auto"/>
                        <w:left w:val="none" w:sz="0" w:space="0" w:color="auto"/>
                        <w:bottom w:val="none" w:sz="0" w:space="0" w:color="auto"/>
                        <w:right w:val="none" w:sz="0" w:space="0" w:color="auto"/>
                      </w:divBdr>
                    </w:div>
                    <w:div w:id="2036881076">
                      <w:marLeft w:val="0"/>
                      <w:marRight w:val="0"/>
                      <w:marTop w:val="0"/>
                      <w:marBottom w:val="0"/>
                      <w:divBdr>
                        <w:top w:val="none" w:sz="0" w:space="0" w:color="auto"/>
                        <w:left w:val="none" w:sz="0" w:space="0" w:color="auto"/>
                        <w:bottom w:val="none" w:sz="0" w:space="0" w:color="auto"/>
                        <w:right w:val="none" w:sz="0" w:space="0" w:color="auto"/>
                      </w:divBdr>
                    </w:div>
                    <w:div w:id="1204635234">
                      <w:marLeft w:val="0"/>
                      <w:marRight w:val="0"/>
                      <w:marTop w:val="0"/>
                      <w:marBottom w:val="0"/>
                      <w:divBdr>
                        <w:top w:val="none" w:sz="0" w:space="0" w:color="auto"/>
                        <w:left w:val="none" w:sz="0" w:space="0" w:color="auto"/>
                        <w:bottom w:val="none" w:sz="0" w:space="0" w:color="auto"/>
                        <w:right w:val="none" w:sz="0" w:space="0" w:color="auto"/>
                      </w:divBdr>
                    </w:div>
                    <w:div w:id="1959947887">
                      <w:marLeft w:val="0"/>
                      <w:marRight w:val="0"/>
                      <w:marTop w:val="0"/>
                      <w:marBottom w:val="0"/>
                      <w:divBdr>
                        <w:top w:val="none" w:sz="0" w:space="0" w:color="auto"/>
                        <w:left w:val="none" w:sz="0" w:space="0" w:color="auto"/>
                        <w:bottom w:val="none" w:sz="0" w:space="0" w:color="auto"/>
                        <w:right w:val="none" w:sz="0" w:space="0" w:color="auto"/>
                      </w:divBdr>
                      <w:divsChild>
                        <w:div w:id="1227648821">
                          <w:marLeft w:val="0"/>
                          <w:marRight w:val="0"/>
                          <w:marTop w:val="0"/>
                          <w:marBottom w:val="0"/>
                          <w:divBdr>
                            <w:top w:val="none" w:sz="0" w:space="0" w:color="auto"/>
                            <w:left w:val="none" w:sz="0" w:space="0" w:color="auto"/>
                            <w:bottom w:val="none" w:sz="0" w:space="0" w:color="auto"/>
                            <w:right w:val="none" w:sz="0" w:space="0" w:color="auto"/>
                          </w:divBdr>
                        </w:div>
                        <w:div w:id="2014844215">
                          <w:marLeft w:val="0"/>
                          <w:marRight w:val="0"/>
                          <w:marTop w:val="0"/>
                          <w:marBottom w:val="0"/>
                          <w:divBdr>
                            <w:top w:val="none" w:sz="0" w:space="0" w:color="auto"/>
                            <w:left w:val="none" w:sz="0" w:space="0" w:color="auto"/>
                            <w:bottom w:val="none" w:sz="0" w:space="0" w:color="auto"/>
                            <w:right w:val="none" w:sz="0" w:space="0" w:color="auto"/>
                          </w:divBdr>
                        </w:div>
                        <w:div w:id="1817256800">
                          <w:marLeft w:val="0"/>
                          <w:marRight w:val="0"/>
                          <w:marTop w:val="0"/>
                          <w:marBottom w:val="0"/>
                          <w:divBdr>
                            <w:top w:val="none" w:sz="0" w:space="0" w:color="auto"/>
                            <w:left w:val="none" w:sz="0" w:space="0" w:color="auto"/>
                            <w:bottom w:val="none" w:sz="0" w:space="0" w:color="auto"/>
                            <w:right w:val="none" w:sz="0" w:space="0" w:color="auto"/>
                          </w:divBdr>
                        </w:div>
                        <w:div w:id="1043870076">
                          <w:marLeft w:val="0"/>
                          <w:marRight w:val="0"/>
                          <w:marTop w:val="0"/>
                          <w:marBottom w:val="0"/>
                          <w:divBdr>
                            <w:top w:val="none" w:sz="0" w:space="0" w:color="auto"/>
                            <w:left w:val="none" w:sz="0" w:space="0" w:color="auto"/>
                            <w:bottom w:val="none" w:sz="0" w:space="0" w:color="auto"/>
                            <w:right w:val="none" w:sz="0" w:space="0" w:color="auto"/>
                          </w:divBdr>
                        </w:div>
                        <w:div w:id="1768161795">
                          <w:marLeft w:val="0"/>
                          <w:marRight w:val="0"/>
                          <w:marTop w:val="0"/>
                          <w:marBottom w:val="0"/>
                          <w:divBdr>
                            <w:top w:val="none" w:sz="0" w:space="0" w:color="auto"/>
                            <w:left w:val="none" w:sz="0" w:space="0" w:color="auto"/>
                            <w:bottom w:val="none" w:sz="0" w:space="0" w:color="auto"/>
                            <w:right w:val="none" w:sz="0" w:space="0" w:color="auto"/>
                          </w:divBdr>
                        </w:div>
                        <w:div w:id="1130779252">
                          <w:marLeft w:val="0"/>
                          <w:marRight w:val="0"/>
                          <w:marTop w:val="0"/>
                          <w:marBottom w:val="0"/>
                          <w:divBdr>
                            <w:top w:val="none" w:sz="0" w:space="0" w:color="auto"/>
                            <w:left w:val="none" w:sz="0" w:space="0" w:color="auto"/>
                            <w:bottom w:val="none" w:sz="0" w:space="0" w:color="auto"/>
                            <w:right w:val="none" w:sz="0" w:space="0" w:color="auto"/>
                          </w:divBdr>
                        </w:div>
                        <w:div w:id="1465150545">
                          <w:marLeft w:val="0"/>
                          <w:marRight w:val="0"/>
                          <w:marTop w:val="0"/>
                          <w:marBottom w:val="0"/>
                          <w:divBdr>
                            <w:top w:val="none" w:sz="0" w:space="0" w:color="auto"/>
                            <w:left w:val="none" w:sz="0" w:space="0" w:color="auto"/>
                            <w:bottom w:val="none" w:sz="0" w:space="0" w:color="auto"/>
                            <w:right w:val="none" w:sz="0" w:space="0" w:color="auto"/>
                          </w:divBdr>
                        </w:div>
                        <w:div w:id="2037197197">
                          <w:marLeft w:val="0"/>
                          <w:marRight w:val="0"/>
                          <w:marTop w:val="0"/>
                          <w:marBottom w:val="0"/>
                          <w:divBdr>
                            <w:top w:val="none" w:sz="0" w:space="0" w:color="auto"/>
                            <w:left w:val="none" w:sz="0" w:space="0" w:color="auto"/>
                            <w:bottom w:val="none" w:sz="0" w:space="0" w:color="auto"/>
                            <w:right w:val="none" w:sz="0" w:space="0" w:color="auto"/>
                          </w:divBdr>
                        </w:div>
                        <w:div w:id="2211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862624">
      <w:bodyDiv w:val="1"/>
      <w:marLeft w:val="0"/>
      <w:marRight w:val="0"/>
      <w:marTop w:val="0"/>
      <w:marBottom w:val="0"/>
      <w:divBdr>
        <w:top w:val="none" w:sz="0" w:space="0" w:color="auto"/>
        <w:left w:val="none" w:sz="0" w:space="0" w:color="auto"/>
        <w:bottom w:val="none" w:sz="0" w:space="0" w:color="auto"/>
        <w:right w:val="none" w:sz="0" w:space="0" w:color="auto"/>
      </w:divBdr>
    </w:div>
    <w:div w:id="634288372">
      <w:bodyDiv w:val="1"/>
      <w:marLeft w:val="0"/>
      <w:marRight w:val="0"/>
      <w:marTop w:val="0"/>
      <w:marBottom w:val="0"/>
      <w:divBdr>
        <w:top w:val="none" w:sz="0" w:space="0" w:color="auto"/>
        <w:left w:val="none" w:sz="0" w:space="0" w:color="auto"/>
        <w:bottom w:val="none" w:sz="0" w:space="0" w:color="auto"/>
        <w:right w:val="none" w:sz="0" w:space="0" w:color="auto"/>
      </w:divBdr>
    </w:div>
    <w:div w:id="637347007">
      <w:bodyDiv w:val="1"/>
      <w:marLeft w:val="0"/>
      <w:marRight w:val="0"/>
      <w:marTop w:val="0"/>
      <w:marBottom w:val="0"/>
      <w:divBdr>
        <w:top w:val="none" w:sz="0" w:space="0" w:color="auto"/>
        <w:left w:val="none" w:sz="0" w:space="0" w:color="auto"/>
        <w:bottom w:val="none" w:sz="0" w:space="0" w:color="auto"/>
        <w:right w:val="none" w:sz="0" w:space="0" w:color="auto"/>
      </w:divBdr>
    </w:div>
    <w:div w:id="649021855">
      <w:bodyDiv w:val="1"/>
      <w:marLeft w:val="0"/>
      <w:marRight w:val="0"/>
      <w:marTop w:val="0"/>
      <w:marBottom w:val="0"/>
      <w:divBdr>
        <w:top w:val="none" w:sz="0" w:space="0" w:color="auto"/>
        <w:left w:val="none" w:sz="0" w:space="0" w:color="auto"/>
        <w:bottom w:val="none" w:sz="0" w:space="0" w:color="auto"/>
        <w:right w:val="none" w:sz="0" w:space="0" w:color="auto"/>
      </w:divBdr>
      <w:divsChild>
        <w:div w:id="474104265">
          <w:marLeft w:val="0"/>
          <w:marRight w:val="0"/>
          <w:marTop w:val="75"/>
          <w:marBottom w:val="75"/>
          <w:divBdr>
            <w:top w:val="single" w:sz="6" w:space="4" w:color="CCCCCC"/>
            <w:left w:val="single" w:sz="6" w:space="4" w:color="CCCCCC"/>
            <w:bottom w:val="single" w:sz="6" w:space="4" w:color="CCCCCC"/>
            <w:right w:val="single" w:sz="6" w:space="4" w:color="CCCCCC"/>
          </w:divBdr>
        </w:div>
        <w:div w:id="1201549706">
          <w:marLeft w:val="0"/>
          <w:marRight w:val="0"/>
          <w:marTop w:val="75"/>
          <w:marBottom w:val="75"/>
          <w:divBdr>
            <w:top w:val="single" w:sz="6" w:space="4" w:color="CCCCCC"/>
            <w:left w:val="single" w:sz="6" w:space="4" w:color="CCCCCC"/>
            <w:bottom w:val="single" w:sz="6" w:space="4" w:color="CCCCCC"/>
            <w:right w:val="single" w:sz="6" w:space="4" w:color="CCCCCC"/>
          </w:divBdr>
        </w:div>
        <w:div w:id="80377868">
          <w:marLeft w:val="0"/>
          <w:marRight w:val="0"/>
          <w:marTop w:val="75"/>
          <w:marBottom w:val="75"/>
          <w:divBdr>
            <w:top w:val="single" w:sz="6" w:space="4" w:color="CCCCCC"/>
            <w:left w:val="single" w:sz="6" w:space="4" w:color="CCCCCC"/>
            <w:bottom w:val="single" w:sz="6" w:space="4" w:color="CCCCCC"/>
            <w:right w:val="single" w:sz="6" w:space="4" w:color="CCCCCC"/>
          </w:divBdr>
        </w:div>
        <w:div w:id="548495774">
          <w:marLeft w:val="0"/>
          <w:marRight w:val="0"/>
          <w:marTop w:val="75"/>
          <w:marBottom w:val="75"/>
          <w:divBdr>
            <w:top w:val="single" w:sz="6" w:space="4" w:color="CCCCCC"/>
            <w:left w:val="single" w:sz="6" w:space="4" w:color="CCCCCC"/>
            <w:bottom w:val="single" w:sz="6" w:space="4" w:color="CCCCCC"/>
            <w:right w:val="single" w:sz="6" w:space="4" w:color="CCCCCC"/>
          </w:divBdr>
        </w:div>
        <w:div w:id="1411538424">
          <w:marLeft w:val="0"/>
          <w:marRight w:val="0"/>
          <w:marTop w:val="75"/>
          <w:marBottom w:val="75"/>
          <w:divBdr>
            <w:top w:val="single" w:sz="6" w:space="4" w:color="CCCCCC"/>
            <w:left w:val="single" w:sz="6" w:space="4" w:color="CCCCCC"/>
            <w:bottom w:val="single" w:sz="6" w:space="4" w:color="CCCCCC"/>
            <w:right w:val="single" w:sz="6" w:space="4" w:color="CCCCCC"/>
          </w:divBdr>
          <w:divsChild>
            <w:div w:id="369033708">
              <w:marLeft w:val="0"/>
              <w:marRight w:val="0"/>
              <w:marTop w:val="75"/>
              <w:marBottom w:val="0"/>
              <w:divBdr>
                <w:top w:val="none" w:sz="0" w:space="0" w:color="auto"/>
                <w:left w:val="none" w:sz="0" w:space="0" w:color="auto"/>
                <w:bottom w:val="none" w:sz="0" w:space="0" w:color="auto"/>
                <w:right w:val="none" w:sz="0" w:space="0" w:color="auto"/>
              </w:divBdr>
            </w:div>
            <w:div w:id="1108623153">
              <w:marLeft w:val="0"/>
              <w:marRight w:val="0"/>
              <w:marTop w:val="75"/>
              <w:marBottom w:val="0"/>
              <w:divBdr>
                <w:top w:val="none" w:sz="0" w:space="0" w:color="auto"/>
                <w:left w:val="none" w:sz="0" w:space="0" w:color="auto"/>
                <w:bottom w:val="none" w:sz="0" w:space="0" w:color="auto"/>
                <w:right w:val="none" w:sz="0" w:space="0" w:color="auto"/>
              </w:divBdr>
            </w:div>
          </w:divsChild>
        </w:div>
        <w:div w:id="840513587">
          <w:marLeft w:val="0"/>
          <w:marRight w:val="0"/>
          <w:marTop w:val="75"/>
          <w:marBottom w:val="75"/>
          <w:divBdr>
            <w:top w:val="single" w:sz="6" w:space="4" w:color="CCCCCC"/>
            <w:left w:val="single" w:sz="6" w:space="4" w:color="CCCCCC"/>
            <w:bottom w:val="single" w:sz="6" w:space="4" w:color="CCCCCC"/>
            <w:right w:val="single" w:sz="6" w:space="4" w:color="CCCCCC"/>
          </w:divBdr>
          <w:divsChild>
            <w:div w:id="440420458">
              <w:marLeft w:val="0"/>
              <w:marRight w:val="0"/>
              <w:marTop w:val="75"/>
              <w:marBottom w:val="0"/>
              <w:divBdr>
                <w:top w:val="none" w:sz="0" w:space="0" w:color="auto"/>
                <w:left w:val="none" w:sz="0" w:space="0" w:color="auto"/>
                <w:bottom w:val="none" w:sz="0" w:space="0" w:color="auto"/>
                <w:right w:val="none" w:sz="0" w:space="0" w:color="auto"/>
              </w:divBdr>
            </w:div>
            <w:div w:id="5520361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3998713">
      <w:bodyDiv w:val="1"/>
      <w:marLeft w:val="0"/>
      <w:marRight w:val="0"/>
      <w:marTop w:val="0"/>
      <w:marBottom w:val="0"/>
      <w:divBdr>
        <w:top w:val="none" w:sz="0" w:space="0" w:color="auto"/>
        <w:left w:val="none" w:sz="0" w:space="0" w:color="auto"/>
        <w:bottom w:val="none" w:sz="0" w:space="0" w:color="auto"/>
        <w:right w:val="none" w:sz="0" w:space="0" w:color="auto"/>
      </w:divBdr>
    </w:div>
    <w:div w:id="713501763">
      <w:bodyDiv w:val="1"/>
      <w:marLeft w:val="0"/>
      <w:marRight w:val="0"/>
      <w:marTop w:val="0"/>
      <w:marBottom w:val="0"/>
      <w:divBdr>
        <w:top w:val="none" w:sz="0" w:space="0" w:color="auto"/>
        <w:left w:val="none" w:sz="0" w:space="0" w:color="auto"/>
        <w:bottom w:val="none" w:sz="0" w:space="0" w:color="auto"/>
        <w:right w:val="none" w:sz="0" w:space="0" w:color="auto"/>
      </w:divBdr>
    </w:div>
    <w:div w:id="720518774">
      <w:bodyDiv w:val="1"/>
      <w:marLeft w:val="0"/>
      <w:marRight w:val="0"/>
      <w:marTop w:val="0"/>
      <w:marBottom w:val="0"/>
      <w:divBdr>
        <w:top w:val="none" w:sz="0" w:space="0" w:color="auto"/>
        <w:left w:val="none" w:sz="0" w:space="0" w:color="auto"/>
        <w:bottom w:val="none" w:sz="0" w:space="0" w:color="auto"/>
        <w:right w:val="none" w:sz="0" w:space="0" w:color="auto"/>
      </w:divBdr>
    </w:div>
    <w:div w:id="744572034">
      <w:bodyDiv w:val="1"/>
      <w:marLeft w:val="0"/>
      <w:marRight w:val="0"/>
      <w:marTop w:val="0"/>
      <w:marBottom w:val="0"/>
      <w:divBdr>
        <w:top w:val="none" w:sz="0" w:space="0" w:color="auto"/>
        <w:left w:val="none" w:sz="0" w:space="0" w:color="auto"/>
        <w:bottom w:val="none" w:sz="0" w:space="0" w:color="auto"/>
        <w:right w:val="none" w:sz="0" w:space="0" w:color="auto"/>
      </w:divBdr>
    </w:div>
    <w:div w:id="765346459">
      <w:bodyDiv w:val="1"/>
      <w:marLeft w:val="0"/>
      <w:marRight w:val="0"/>
      <w:marTop w:val="0"/>
      <w:marBottom w:val="0"/>
      <w:divBdr>
        <w:top w:val="none" w:sz="0" w:space="0" w:color="auto"/>
        <w:left w:val="none" w:sz="0" w:space="0" w:color="auto"/>
        <w:bottom w:val="none" w:sz="0" w:space="0" w:color="auto"/>
        <w:right w:val="none" w:sz="0" w:space="0" w:color="auto"/>
      </w:divBdr>
      <w:divsChild>
        <w:div w:id="2138906751">
          <w:marLeft w:val="0"/>
          <w:marRight w:val="0"/>
          <w:marTop w:val="75"/>
          <w:marBottom w:val="75"/>
          <w:divBdr>
            <w:top w:val="single" w:sz="6" w:space="4" w:color="CCCCCC"/>
            <w:left w:val="single" w:sz="6" w:space="4" w:color="CCCCCC"/>
            <w:bottom w:val="single" w:sz="6" w:space="4" w:color="CCCCCC"/>
            <w:right w:val="single" w:sz="6" w:space="4" w:color="CCCCCC"/>
          </w:divBdr>
          <w:divsChild>
            <w:div w:id="580483437">
              <w:marLeft w:val="0"/>
              <w:marRight w:val="0"/>
              <w:marTop w:val="75"/>
              <w:marBottom w:val="0"/>
              <w:divBdr>
                <w:top w:val="none" w:sz="0" w:space="0" w:color="auto"/>
                <w:left w:val="none" w:sz="0" w:space="0" w:color="auto"/>
                <w:bottom w:val="none" w:sz="0" w:space="0" w:color="auto"/>
                <w:right w:val="none" w:sz="0" w:space="0" w:color="auto"/>
              </w:divBdr>
            </w:div>
          </w:divsChild>
        </w:div>
        <w:div w:id="9808841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9440115">
      <w:bodyDiv w:val="1"/>
      <w:marLeft w:val="0"/>
      <w:marRight w:val="0"/>
      <w:marTop w:val="0"/>
      <w:marBottom w:val="0"/>
      <w:divBdr>
        <w:top w:val="none" w:sz="0" w:space="0" w:color="auto"/>
        <w:left w:val="none" w:sz="0" w:space="0" w:color="auto"/>
        <w:bottom w:val="none" w:sz="0" w:space="0" w:color="auto"/>
        <w:right w:val="none" w:sz="0" w:space="0" w:color="auto"/>
      </w:divBdr>
      <w:divsChild>
        <w:div w:id="1019503279">
          <w:marLeft w:val="0"/>
          <w:marRight w:val="0"/>
          <w:marTop w:val="0"/>
          <w:marBottom w:val="0"/>
          <w:divBdr>
            <w:top w:val="none" w:sz="0" w:space="0" w:color="auto"/>
            <w:left w:val="none" w:sz="0" w:space="0" w:color="auto"/>
            <w:bottom w:val="none" w:sz="0" w:space="0" w:color="auto"/>
            <w:right w:val="none" w:sz="0" w:space="0" w:color="auto"/>
          </w:divBdr>
        </w:div>
        <w:div w:id="35009037">
          <w:marLeft w:val="0"/>
          <w:marRight w:val="0"/>
          <w:marTop w:val="0"/>
          <w:marBottom w:val="0"/>
          <w:divBdr>
            <w:top w:val="none" w:sz="0" w:space="0" w:color="auto"/>
            <w:left w:val="none" w:sz="0" w:space="0" w:color="auto"/>
            <w:bottom w:val="none" w:sz="0" w:space="0" w:color="auto"/>
            <w:right w:val="none" w:sz="0" w:space="0" w:color="auto"/>
          </w:divBdr>
        </w:div>
        <w:div w:id="976911261">
          <w:marLeft w:val="0"/>
          <w:marRight w:val="0"/>
          <w:marTop w:val="0"/>
          <w:marBottom w:val="0"/>
          <w:divBdr>
            <w:top w:val="none" w:sz="0" w:space="0" w:color="auto"/>
            <w:left w:val="none" w:sz="0" w:space="0" w:color="auto"/>
            <w:bottom w:val="none" w:sz="0" w:space="0" w:color="auto"/>
            <w:right w:val="none" w:sz="0" w:space="0" w:color="auto"/>
          </w:divBdr>
        </w:div>
        <w:div w:id="1569998834">
          <w:marLeft w:val="0"/>
          <w:marRight w:val="0"/>
          <w:marTop w:val="0"/>
          <w:marBottom w:val="0"/>
          <w:divBdr>
            <w:top w:val="none" w:sz="0" w:space="0" w:color="auto"/>
            <w:left w:val="none" w:sz="0" w:space="0" w:color="auto"/>
            <w:bottom w:val="none" w:sz="0" w:space="0" w:color="auto"/>
            <w:right w:val="none" w:sz="0" w:space="0" w:color="auto"/>
          </w:divBdr>
        </w:div>
      </w:divsChild>
    </w:div>
    <w:div w:id="864755602">
      <w:bodyDiv w:val="1"/>
      <w:marLeft w:val="0"/>
      <w:marRight w:val="0"/>
      <w:marTop w:val="0"/>
      <w:marBottom w:val="0"/>
      <w:divBdr>
        <w:top w:val="none" w:sz="0" w:space="0" w:color="auto"/>
        <w:left w:val="none" w:sz="0" w:space="0" w:color="auto"/>
        <w:bottom w:val="none" w:sz="0" w:space="0" w:color="auto"/>
        <w:right w:val="none" w:sz="0" w:space="0" w:color="auto"/>
      </w:divBdr>
    </w:div>
    <w:div w:id="902758566">
      <w:bodyDiv w:val="1"/>
      <w:marLeft w:val="0"/>
      <w:marRight w:val="0"/>
      <w:marTop w:val="0"/>
      <w:marBottom w:val="0"/>
      <w:divBdr>
        <w:top w:val="none" w:sz="0" w:space="0" w:color="auto"/>
        <w:left w:val="none" w:sz="0" w:space="0" w:color="auto"/>
        <w:bottom w:val="none" w:sz="0" w:space="0" w:color="auto"/>
        <w:right w:val="none" w:sz="0" w:space="0" w:color="auto"/>
      </w:divBdr>
    </w:div>
    <w:div w:id="973759558">
      <w:bodyDiv w:val="1"/>
      <w:marLeft w:val="0"/>
      <w:marRight w:val="0"/>
      <w:marTop w:val="0"/>
      <w:marBottom w:val="0"/>
      <w:divBdr>
        <w:top w:val="none" w:sz="0" w:space="0" w:color="auto"/>
        <w:left w:val="none" w:sz="0" w:space="0" w:color="auto"/>
        <w:bottom w:val="none" w:sz="0" w:space="0" w:color="auto"/>
        <w:right w:val="none" w:sz="0" w:space="0" w:color="auto"/>
      </w:divBdr>
    </w:div>
    <w:div w:id="992491968">
      <w:bodyDiv w:val="1"/>
      <w:marLeft w:val="0"/>
      <w:marRight w:val="0"/>
      <w:marTop w:val="0"/>
      <w:marBottom w:val="0"/>
      <w:divBdr>
        <w:top w:val="none" w:sz="0" w:space="0" w:color="auto"/>
        <w:left w:val="none" w:sz="0" w:space="0" w:color="auto"/>
        <w:bottom w:val="none" w:sz="0" w:space="0" w:color="auto"/>
        <w:right w:val="none" w:sz="0" w:space="0" w:color="auto"/>
      </w:divBdr>
    </w:div>
    <w:div w:id="1011300803">
      <w:bodyDiv w:val="1"/>
      <w:marLeft w:val="0"/>
      <w:marRight w:val="0"/>
      <w:marTop w:val="0"/>
      <w:marBottom w:val="0"/>
      <w:divBdr>
        <w:top w:val="none" w:sz="0" w:space="0" w:color="auto"/>
        <w:left w:val="none" w:sz="0" w:space="0" w:color="auto"/>
        <w:bottom w:val="none" w:sz="0" w:space="0" w:color="auto"/>
        <w:right w:val="none" w:sz="0" w:space="0" w:color="auto"/>
      </w:divBdr>
    </w:div>
    <w:div w:id="1019698225">
      <w:bodyDiv w:val="1"/>
      <w:marLeft w:val="0"/>
      <w:marRight w:val="0"/>
      <w:marTop w:val="0"/>
      <w:marBottom w:val="0"/>
      <w:divBdr>
        <w:top w:val="none" w:sz="0" w:space="0" w:color="auto"/>
        <w:left w:val="none" w:sz="0" w:space="0" w:color="auto"/>
        <w:bottom w:val="none" w:sz="0" w:space="0" w:color="auto"/>
        <w:right w:val="none" w:sz="0" w:space="0" w:color="auto"/>
      </w:divBdr>
    </w:div>
    <w:div w:id="1040862576">
      <w:bodyDiv w:val="1"/>
      <w:marLeft w:val="0"/>
      <w:marRight w:val="0"/>
      <w:marTop w:val="0"/>
      <w:marBottom w:val="0"/>
      <w:divBdr>
        <w:top w:val="none" w:sz="0" w:space="0" w:color="auto"/>
        <w:left w:val="none" w:sz="0" w:space="0" w:color="auto"/>
        <w:bottom w:val="none" w:sz="0" w:space="0" w:color="auto"/>
        <w:right w:val="none" w:sz="0" w:space="0" w:color="auto"/>
      </w:divBdr>
    </w:div>
    <w:div w:id="1046098790">
      <w:bodyDiv w:val="1"/>
      <w:marLeft w:val="0"/>
      <w:marRight w:val="0"/>
      <w:marTop w:val="0"/>
      <w:marBottom w:val="0"/>
      <w:divBdr>
        <w:top w:val="none" w:sz="0" w:space="0" w:color="auto"/>
        <w:left w:val="none" w:sz="0" w:space="0" w:color="auto"/>
        <w:bottom w:val="none" w:sz="0" w:space="0" w:color="auto"/>
        <w:right w:val="none" w:sz="0" w:space="0" w:color="auto"/>
      </w:divBdr>
    </w:div>
    <w:div w:id="1048214613">
      <w:bodyDiv w:val="1"/>
      <w:marLeft w:val="0"/>
      <w:marRight w:val="0"/>
      <w:marTop w:val="0"/>
      <w:marBottom w:val="0"/>
      <w:divBdr>
        <w:top w:val="none" w:sz="0" w:space="0" w:color="auto"/>
        <w:left w:val="none" w:sz="0" w:space="0" w:color="auto"/>
        <w:bottom w:val="none" w:sz="0" w:space="0" w:color="auto"/>
        <w:right w:val="none" w:sz="0" w:space="0" w:color="auto"/>
      </w:divBdr>
    </w:div>
    <w:div w:id="1050423415">
      <w:bodyDiv w:val="1"/>
      <w:marLeft w:val="0"/>
      <w:marRight w:val="0"/>
      <w:marTop w:val="0"/>
      <w:marBottom w:val="0"/>
      <w:divBdr>
        <w:top w:val="none" w:sz="0" w:space="0" w:color="auto"/>
        <w:left w:val="none" w:sz="0" w:space="0" w:color="auto"/>
        <w:bottom w:val="none" w:sz="0" w:space="0" w:color="auto"/>
        <w:right w:val="none" w:sz="0" w:space="0" w:color="auto"/>
      </w:divBdr>
      <w:divsChild>
        <w:div w:id="619799687">
          <w:marLeft w:val="0"/>
          <w:marRight w:val="0"/>
          <w:marTop w:val="0"/>
          <w:marBottom w:val="300"/>
          <w:divBdr>
            <w:top w:val="none" w:sz="0" w:space="0" w:color="auto"/>
            <w:left w:val="none" w:sz="0" w:space="0" w:color="auto"/>
            <w:bottom w:val="none" w:sz="0" w:space="0" w:color="auto"/>
            <w:right w:val="none" w:sz="0" w:space="0" w:color="auto"/>
          </w:divBdr>
          <w:divsChild>
            <w:div w:id="283392547">
              <w:marLeft w:val="0"/>
              <w:marRight w:val="0"/>
              <w:marTop w:val="150"/>
              <w:marBottom w:val="150"/>
              <w:divBdr>
                <w:top w:val="single" w:sz="6" w:space="4" w:color="CCCCCC"/>
                <w:left w:val="single" w:sz="6" w:space="4" w:color="CCCCCC"/>
                <w:bottom w:val="single" w:sz="6" w:space="4" w:color="CCCCCC"/>
                <w:right w:val="single" w:sz="6" w:space="4" w:color="CCCCCC"/>
              </w:divBdr>
              <w:divsChild>
                <w:div w:id="1999766147">
                  <w:marLeft w:val="0"/>
                  <w:marRight w:val="0"/>
                  <w:marTop w:val="150"/>
                  <w:marBottom w:val="150"/>
                  <w:divBdr>
                    <w:top w:val="none" w:sz="0" w:space="0" w:color="auto"/>
                    <w:left w:val="none" w:sz="0" w:space="0" w:color="auto"/>
                    <w:bottom w:val="none" w:sz="0" w:space="0" w:color="auto"/>
                    <w:right w:val="none" w:sz="0" w:space="0" w:color="auto"/>
                  </w:divBdr>
                </w:div>
                <w:div w:id="1933932579">
                  <w:marLeft w:val="0"/>
                  <w:marRight w:val="0"/>
                  <w:marTop w:val="150"/>
                  <w:marBottom w:val="150"/>
                  <w:divBdr>
                    <w:top w:val="none" w:sz="0" w:space="0" w:color="auto"/>
                    <w:left w:val="none" w:sz="0" w:space="0" w:color="auto"/>
                    <w:bottom w:val="none" w:sz="0" w:space="0" w:color="auto"/>
                    <w:right w:val="none" w:sz="0" w:space="0" w:color="auto"/>
                  </w:divBdr>
                </w:div>
              </w:divsChild>
            </w:div>
            <w:div w:id="1808739385">
              <w:marLeft w:val="0"/>
              <w:marRight w:val="0"/>
              <w:marTop w:val="150"/>
              <w:marBottom w:val="150"/>
              <w:divBdr>
                <w:top w:val="single" w:sz="6" w:space="4" w:color="CCCCCC"/>
                <w:left w:val="single" w:sz="6" w:space="4" w:color="CCCCCC"/>
                <w:bottom w:val="single" w:sz="6" w:space="4" w:color="CCCCCC"/>
                <w:right w:val="single" w:sz="6" w:space="4" w:color="CCCCCC"/>
              </w:divBdr>
            </w:div>
            <w:div w:id="230845305">
              <w:marLeft w:val="0"/>
              <w:marRight w:val="0"/>
              <w:marTop w:val="150"/>
              <w:marBottom w:val="150"/>
              <w:divBdr>
                <w:top w:val="single" w:sz="6" w:space="4" w:color="CCCCCC"/>
                <w:left w:val="single" w:sz="6" w:space="4" w:color="CCCCCC"/>
                <w:bottom w:val="single" w:sz="6" w:space="4" w:color="CCCCCC"/>
                <w:right w:val="single" w:sz="6" w:space="4" w:color="CCCCCC"/>
              </w:divBdr>
            </w:div>
            <w:div w:id="461117461">
              <w:marLeft w:val="0"/>
              <w:marRight w:val="0"/>
              <w:marTop w:val="150"/>
              <w:marBottom w:val="150"/>
              <w:divBdr>
                <w:top w:val="single" w:sz="6" w:space="4" w:color="CCCCCC"/>
                <w:left w:val="single" w:sz="6" w:space="4" w:color="CCCCCC"/>
                <w:bottom w:val="single" w:sz="6" w:space="4" w:color="CCCCCC"/>
                <w:right w:val="single" w:sz="6" w:space="4" w:color="CCCCCC"/>
              </w:divBdr>
            </w:div>
            <w:div w:id="35590397">
              <w:marLeft w:val="0"/>
              <w:marRight w:val="0"/>
              <w:marTop w:val="150"/>
              <w:marBottom w:val="150"/>
              <w:divBdr>
                <w:top w:val="single" w:sz="6" w:space="4" w:color="CCCCCC"/>
                <w:left w:val="single" w:sz="6" w:space="4" w:color="CCCCCC"/>
                <w:bottom w:val="single" w:sz="6" w:space="4" w:color="CCCCCC"/>
                <w:right w:val="single" w:sz="6" w:space="4" w:color="CCCCCC"/>
              </w:divBdr>
              <w:divsChild>
                <w:div w:id="2039045914">
                  <w:marLeft w:val="0"/>
                  <w:marRight w:val="0"/>
                  <w:marTop w:val="150"/>
                  <w:marBottom w:val="150"/>
                  <w:divBdr>
                    <w:top w:val="none" w:sz="0" w:space="0" w:color="auto"/>
                    <w:left w:val="none" w:sz="0" w:space="0" w:color="auto"/>
                    <w:bottom w:val="none" w:sz="0" w:space="0" w:color="auto"/>
                    <w:right w:val="none" w:sz="0" w:space="0" w:color="auto"/>
                  </w:divBdr>
                </w:div>
                <w:div w:id="2069571403">
                  <w:marLeft w:val="0"/>
                  <w:marRight w:val="0"/>
                  <w:marTop w:val="150"/>
                  <w:marBottom w:val="150"/>
                  <w:divBdr>
                    <w:top w:val="none" w:sz="0" w:space="0" w:color="auto"/>
                    <w:left w:val="none" w:sz="0" w:space="0" w:color="auto"/>
                    <w:bottom w:val="none" w:sz="0" w:space="0" w:color="auto"/>
                    <w:right w:val="none" w:sz="0" w:space="0" w:color="auto"/>
                  </w:divBdr>
                </w:div>
              </w:divsChild>
            </w:div>
            <w:div w:id="1179079433">
              <w:marLeft w:val="0"/>
              <w:marRight w:val="0"/>
              <w:marTop w:val="150"/>
              <w:marBottom w:val="150"/>
              <w:divBdr>
                <w:top w:val="single" w:sz="6" w:space="4" w:color="CCCCCC"/>
                <w:left w:val="single" w:sz="6" w:space="4" w:color="CCCCCC"/>
                <w:bottom w:val="single" w:sz="6" w:space="4" w:color="CCCCCC"/>
                <w:right w:val="single" w:sz="6" w:space="4" w:color="CCCCCC"/>
              </w:divBdr>
            </w:div>
          </w:divsChild>
        </w:div>
      </w:divsChild>
    </w:div>
    <w:div w:id="1059404084">
      <w:bodyDiv w:val="1"/>
      <w:marLeft w:val="0"/>
      <w:marRight w:val="0"/>
      <w:marTop w:val="0"/>
      <w:marBottom w:val="0"/>
      <w:divBdr>
        <w:top w:val="none" w:sz="0" w:space="0" w:color="auto"/>
        <w:left w:val="none" w:sz="0" w:space="0" w:color="auto"/>
        <w:bottom w:val="none" w:sz="0" w:space="0" w:color="auto"/>
        <w:right w:val="none" w:sz="0" w:space="0" w:color="auto"/>
      </w:divBdr>
    </w:div>
    <w:div w:id="1088966472">
      <w:bodyDiv w:val="1"/>
      <w:marLeft w:val="0"/>
      <w:marRight w:val="0"/>
      <w:marTop w:val="0"/>
      <w:marBottom w:val="0"/>
      <w:divBdr>
        <w:top w:val="none" w:sz="0" w:space="0" w:color="auto"/>
        <w:left w:val="none" w:sz="0" w:space="0" w:color="auto"/>
        <w:bottom w:val="none" w:sz="0" w:space="0" w:color="auto"/>
        <w:right w:val="none" w:sz="0" w:space="0" w:color="auto"/>
      </w:divBdr>
    </w:div>
    <w:div w:id="1098253321">
      <w:bodyDiv w:val="1"/>
      <w:marLeft w:val="0"/>
      <w:marRight w:val="0"/>
      <w:marTop w:val="0"/>
      <w:marBottom w:val="0"/>
      <w:divBdr>
        <w:top w:val="none" w:sz="0" w:space="0" w:color="auto"/>
        <w:left w:val="none" w:sz="0" w:space="0" w:color="auto"/>
        <w:bottom w:val="none" w:sz="0" w:space="0" w:color="auto"/>
        <w:right w:val="none" w:sz="0" w:space="0" w:color="auto"/>
      </w:divBdr>
    </w:div>
    <w:div w:id="1114865519">
      <w:bodyDiv w:val="1"/>
      <w:marLeft w:val="0"/>
      <w:marRight w:val="0"/>
      <w:marTop w:val="0"/>
      <w:marBottom w:val="0"/>
      <w:divBdr>
        <w:top w:val="none" w:sz="0" w:space="0" w:color="auto"/>
        <w:left w:val="none" w:sz="0" w:space="0" w:color="auto"/>
        <w:bottom w:val="none" w:sz="0" w:space="0" w:color="auto"/>
        <w:right w:val="none" w:sz="0" w:space="0" w:color="auto"/>
      </w:divBdr>
    </w:div>
    <w:div w:id="1150362258">
      <w:bodyDiv w:val="1"/>
      <w:marLeft w:val="0"/>
      <w:marRight w:val="0"/>
      <w:marTop w:val="0"/>
      <w:marBottom w:val="0"/>
      <w:divBdr>
        <w:top w:val="none" w:sz="0" w:space="0" w:color="auto"/>
        <w:left w:val="none" w:sz="0" w:space="0" w:color="auto"/>
        <w:bottom w:val="none" w:sz="0" w:space="0" w:color="auto"/>
        <w:right w:val="none" w:sz="0" w:space="0" w:color="auto"/>
      </w:divBdr>
      <w:divsChild>
        <w:div w:id="1487164035">
          <w:marLeft w:val="0"/>
          <w:marRight w:val="0"/>
          <w:marTop w:val="75"/>
          <w:marBottom w:val="75"/>
          <w:divBdr>
            <w:top w:val="single" w:sz="6" w:space="4" w:color="CCCCCC"/>
            <w:left w:val="single" w:sz="6" w:space="4" w:color="CCCCCC"/>
            <w:bottom w:val="single" w:sz="6" w:space="4" w:color="CCCCCC"/>
            <w:right w:val="single" w:sz="6" w:space="4" w:color="CCCCCC"/>
          </w:divBdr>
        </w:div>
        <w:div w:id="2097821446">
          <w:marLeft w:val="0"/>
          <w:marRight w:val="0"/>
          <w:marTop w:val="75"/>
          <w:marBottom w:val="75"/>
          <w:divBdr>
            <w:top w:val="single" w:sz="6" w:space="4" w:color="CCCCCC"/>
            <w:left w:val="single" w:sz="6" w:space="4" w:color="CCCCCC"/>
            <w:bottom w:val="single" w:sz="6" w:space="4" w:color="CCCCCC"/>
            <w:right w:val="single" w:sz="6" w:space="4" w:color="CCCCCC"/>
          </w:divBdr>
        </w:div>
        <w:div w:id="2116053969">
          <w:marLeft w:val="0"/>
          <w:marRight w:val="0"/>
          <w:marTop w:val="75"/>
          <w:marBottom w:val="75"/>
          <w:divBdr>
            <w:top w:val="single" w:sz="6" w:space="4" w:color="CCCCCC"/>
            <w:left w:val="single" w:sz="6" w:space="4" w:color="CCCCCC"/>
            <w:bottom w:val="single" w:sz="6" w:space="4" w:color="CCCCCC"/>
            <w:right w:val="single" w:sz="6" w:space="4" w:color="CCCCCC"/>
          </w:divBdr>
        </w:div>
        <w:div w:id="1702199012">
          <w:marLeft w:val="0"/>
          <w:marRight w:val="0"/>
          <w:marTop w:val="75"/>
          <w:marBottom w:val="75"/>
          <w:divBdr>
            <w:top w:val="single" w:sz="6" w:space="4" w:color="CCCCCC"/>
            <w:left w:val="single" w:sz="6" w:space="4" w:color="CCCCCC"/>
            <w:bottom w:val="single" w:sz="6" w:space="4" w:color="CCCCCC"/>
            <w:right w:val="single" w:sz="6" w:space="4" w:color="CCCCCC"/>
          </w:divBdr>
        </w:div>
        <w:div w:id="1398475340">
          <w:marLeft w:val="0"/>
          <w:marRight w:val="0"/>
          <w:marTop w:val="75"/>
          <w:marBottom w:val="75"/>
          <w:divBdr>
            <w:top w:val="single" w:sz="6" w:space="4" w:color="CCCCCC"/>
            <w:left w:val="single" w:sz="6" w:space="4" w:color="CCCCCC"/>
            <w:bottom w:val="single" w:sz="6" w:space="4" w:color="CCCCCC"/>
            <w:right w:val="single" w:sz="6" w:space="4" w:color="CCCCCC"/>
          </w:divBdr>
          <w:divsChild>
            <w:div w:id="547449001">
              <w:marLeft w:val="0"/>
              <w:marRight w:val="0"/>
              <w:marTop w:val="75"/>
              <w:marBottom w:val="0"/>
              <w:divBdr>
                <w:top w:val="none" w:sz="0" w:space="0" w:color="auto"/>
                <w:left w:val="none" w:sz="0" w:space="0" w:color="auto"/>
                <w:bottom w:val="none" w:sz="0" w:space="0" w:color="auto"/>
                <w:right w:val="none" w:sz="0" w:space="0" w:color="auto"/>
              </w:divBdr>
            </w:div>
            <w:div w:id="1017004833">
              <w:marLeft w:val="0"/>
              <w:marRight w:val="0"/>
              <w:marTop w:val="75"/>
              <w:marBottom w:val="0"/>
              <w:divBdr>
                <w:top w:val="none" w:sz="0" w:space="0" w:color="auto"/>
                <w:left w:val="none" w:sz="0" w:space="0" w:color="auto"/>
                <w:bottom w:val="none" w:sz="0" w:space="0" w:color="auto"/>
                <w:right w:val="none" w:sz="0" w:space="0" w:color="auto"/>
              </w:divBdr>
            </w:div>
          </w:divsChild>
        </w:div>
        <w:div w:id="175970217">
          <w:marLeft w:val="0"/>
          <w:marRight w:val="0"/>
          <w:marTop w:val="75"/>
          <w:marBottom w:val="75"/>
          <w:divBdr>
            <w:top w:val="single" w:sz="6" w:space="4" w:color="CCCCCC"/>
            <w:left w:val="single" w:sz="6" w:space="4" w:color="CCCCCC"/>
            <w:bottom w:val="single" w:sz="6" w:space="4" w:color="CCCCCC"/>
            <w:right w:val="single" w:sz="6" w:space="4" w:color="CCCCCC"/>
          </w:divBdr>
          <w:divsChild>
            <w:div w:id="252401593">
              <w:marLeft w:val="0"/>
              <w:marRight w:val="0"/>
              <w:marTop w:val="75"/>
              <w:marBottom w:val="0"/>
              <w:divBdr>
                <w:top w:val="none" w:sz="0" w:space="0" w:color="auto"/>
                <w:left w:val="none" w:sz="0" w:space="0" w:color="auto"/>
                <w:bottom w:val="none" w:sz="0" w:space="0" w:color="auto"/>
                <w:right w:val="none" w:sz="0" w:space="0" w:color="auto"/>
              </w:divBdr>
            </w:div>
            <w:div w:id="17839562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71991615">
      <w:bodyDiv w:val="1"/>
      <w:marLeft w:val="0"/>
      <w:marRight w:val="0"/>
      <w:marTop w:val="0"/>
      <w:marBottom w:val="0"/>
      <w:divBdr>
        <w:top w:val="none" w:sz="0" w:space="0" w:color="auto"/>
        <w:left w:val="none" w:sz="0" w:space="0" w:color="auto"/>
        <w:bottom w:val="none" w:sz="0" w:space="0" w:color="auto"/>
        <w:right w:val="none" w:sz="0" w:space="0" w:color="auto"/>
      </w:divBdr>
    </w:div>
    <w:div w:id="1176917580">
      <w:bodyDiv w:val="1"/>
      <w:marLeft w:val="0"/>
      <w:marRight w:val="0"/>
      <w:marTop w:val="0"/>
      <w:marBottom w:val="0"/>
      <w:divBdr>
        <w:top w:val="none" w:sz="0" w:space="0" w:color="auto"/>
        <w:left w:val="none" w:sz="0" w:space="0" w:color="auto"/>
        <w:bottom w:val="none" w:sz="0" w:space="0" w:color="auto"/>
        <w:right w:val="none" w:sz="0" w:space="0" w:color="auto"/>
      </w:divBdr>
    </w:div>
    <w:div w:id="1211070517">
      <w:bodyDiv w:val="1"/>
      <w:marLeft w:val="0"/>
      <w:marRight w:val="0"/>
      <w:marTop w:val="0"/>
      <w:marBottom w:val="0"/>
      <w:divBdr>
        <w:top w:val="none" w:sz="0" w:space="0" w:color="auto"/>
        <w:left w:val="none" w:sz="0" w:space="0" w:color="auto"/>
        <w:bottom w:val="none" w:sz="0" w:space="0" w:color="auto"/>
        <w:right w:val="none" w:sz="0" w:space="0" w:color="auto"/>
      </w:divBdr>
    </w:div>
    <w:div w:id="1248267888">
      <w:bodyDiv w:val="1"/>
      <w:marLeft w:val="0"/>
      <w:marRight w:val="0"/>
      <w:marTop w:val="0"/>
      <w:marBottom w:val="0"/>
      <w:divBdr>
        <w:top w:val="none" w:sz="0" w:space="0" w:color="auto"/>
        <w:left w:val="none" w:sz="0" w:space="0" w:color="auto"/>
        <w:bottom w:val="none" w:sz="0" w:space="0" w:color="auto"/>
        <w:right w:val="none" w:sz="0" w:space="0" w:color="auto"/>
      </w:divBdr>
    </w:div>
    <w:div w:id="1273779957">
      <w:bodyDiv w:val="1"/>
      <w:marLeft w:val="0"/>
      <w:marRight w:val="0"/>
      <w:marTop w:val="0"/>
      <w:marBottom w:val="0"/>
      <w:divBdr>
        <w:top w:val="none" w:sz="0" w:space="0" w:color="auto"/>
        <w:left w:val="none" w:sz="0" w:space="0" w:color="auto"/>
        <w:bottom w:val="none" w:sz="0" w:space="0" w:color="auto"/>
        <w:right w:val="none" w:sz="0" w:space="0" w:color="auto"/>
      </w:divBdr>
    </w:div>
    <w:div w:id="1284727097">
      <w:bodyDiv w:val="1"/>
      <w:marLeft w:val="0"/>
      <w:marRight w:val="0"/>
      <w:marTop w:val="0"/>
      <w:marBottom w:val="0"/>
      <w:divBdr>
        <w:top w:val="none" w:sz="0" w:space="0" w:color="auto"/>
        <w:left w:val="none" w:sz="0" w:space="0" w:color="auto"/>
        <w:bottom w:val="none" w:sz="0" w:space="0" w:color="auto"/>
        <w:right w:val="none" w:sz="0" w:space="0" w:color="auto"/>
      </w:divBdr>
    </w:div>
    <w:div w:id="1292445974">
      <w:bodyDiv w:val="1"/>
      <w:marLeft w:val="0"/>
      <w:marRight w:val="0"/>
      <w:marTop w:val="0"/>
      <w:marBottom w:val="0"/>
      <w:divBdr>
        <w:top w:val="none" w:sz="0" w:space="0" w:color="auto"/>
        <w:left w:val="none" w:sz="0" w:space="0" w:color="auto"/>
        <w:bottom w:val="none" w:sz="0" w:space="0" w:color="auto"/>
        <w:right w:val="none" w:sz="0" w:space="0" w:color="auto"/>
      </w:divBdr>
    </w:div>
    <w:div w:id="1294824309">
      <w:bodyDiv w:val="1"/>
      <w:marLeft w:val="0"/>
      <w:marRight w:val="0"/>
      <w:marTop w:val="0"/>
      <w:marBottom w:val="0"/>
      <w:divBdr>
        <w:top w:val="none" w:sz="0" w:space="0" w:color="auto"/>
        <w:left w:val="none" w:sz="0" w:space="0" w:color="auto"/>
        <w:bottom w:val="none" w:sz="0" w:space="0" w:color="auto"/>
        <w:right w:val="none" w:sz="0" w:space="0" w:color="auto"/>
      </w:divBdr>
    </w:div>
    <w:div w:id="1327591601">
      <w:bodyDiv w:val="1"/>
      <w:marLeft w:val="0"/>
      <w:marRight w:val="0"/>
      <w:marTop w:val="0"/>
      <w:marBottom w:val="0"/>
      <w:divBdr>
        <w:top w:val="none" w:sz="0" w:space="0" w:color="auto"/>
        <w:left w:val="none" w:sz="0" w:space="0" w:color="auto"/>
        <w:bottom w:val="none" w:sz="0" w:space="0" w:color="auto"/>
        <w:right w:val="none" w:sz="0" w:space="0" w:color="auto"/>
      </w:divBdr>
    </w:div>
    <w:div w:id="1337655347">
      <w:bodyDiv w:val="1"/>
      <w:marLeft w:val="0"/>
      <w:marRight w:val="0"/>
      <w:marTop w:val="0"/>
      <w:marBottom w:val="0"/>
      <w:divBdr>
        <w:top w:val="none" w:sz="0" w:space="0" w:color="auto"/>
        <w:left w:val="none" w:sz="0" w:space="0" w:color="auto"/>
        <w:bottom w:val="none" w:sz="0" w:space="0" w:color="auto"/>
        <w:right w:val="none" w:sz="0" w:space="0" w:color="auto"/>
      </w:divBdr>
    </w:div>
    <w:div w:id="1339892149">
      <w:bodyDiv w:val="1"/>
      <w:marLeft w:val="0"/>
      <w:marRight w:val="0"/>
      <w:marTop w:val="0"/>
      <w:marBottom w:val="0"/>
      <w:divBdr>
        <w:top w:val="none" w:sz="0" w:space="0" w:color="auto"/>
        <w:left w:val="none" w:sz="0" w:space="0" w:color="auto"/>
        <w:bottom w:val="none" w:sz="0" w:space="0" w:color="auto"/>
        <w:right w:val="none" w:sz="0" w:space="0" w:color="auto"/>
      </w:divBdr>
    </w:div>
    <w:div w:id="1362395045">
      <w:bodyDiv w:val="1"/>
      <w:marLeft w:val="0"/>
      <w:marRight w:val="0"/>
      <w:marTop w:val="0"/>
      <w:marBottom w:val="0"/>
      <w:divBdr>
        <w:top w:val="none" w:sz="0" w:space="0" w:color="auto"/>
        <w:left w:val="none" w:sz="0" w:space="0" w:color="auto"/>
        <w:bottom w:val="none" w:sz="0" w:space="0" w:color="auto"/>
        <w:right w:val="none" w:sz="0" w:space="0" w:color="auto"/>
      </w:divBdr>
    </w:div>
    <w:div w:id="1374962734">
      <w:bodyDiv w:val="1"/>
      <w:marLeft w:val="0"/>
      <w:marRight w:val="0"/>
      <w:marTop w:val="0"/>
      <w:marBottom w:val="0"/>
      <w:divBdr>
        <w:top w:val="none" w:sz="0" w:space="0" w:color="auto"/>
        <w:left w:val="none" w:sz="0" w:space="0" w:color="auto"/>
        <w:bottom w:val="none" w:sz="0" w:space="0" w:color="auto"/>
        <w:right w:val="none" w:sz="0" w:space="0" w:color="auto"/>
      </w:divBdr>
      <w:divsChild>
        <w:div w:id="1256088012">
          <w:marLeft w:val="0"/>
          <w:marRight w:val="0"/>
          <w:marTop w:val="75"/>
          <w:marBottom w:val="75"/>
          <w:divBdr>
            <w:top w:val="single" w:sz="6" w:space="4" w:color="CCCCCC"/>
            <w:left w:val="single" w:sz="6" w:space="4" w:color="CCCCCC"/>
            <w:bottom w:val="single" w:sz="6" w:space="4" w:color="CCCCCC"/>
            <w:right w:val="single" w:sz="6" w:space="4" w:color="CCCCCC"/>
          </w:divBdr>
          <w:divsChild>
            <w:div w:id="2108496933">
              <w:marLeft w:val="0"/>
              <w:marRight w:val="0"/>
              <w:marTop w:val="75"/>
              <w:marBottom w:val="0"/>
              <w:divBdr>
                <w:top w:val="none" w:sz="0" w:space="0" w:color="auto"/>
                <w:left w:val="none" w:sz="0" w:space="0" w:color="auto"/>
                <w:bottom w:val="none" w:sz="0" w:space="0" w:color="auto"/>
                <w:right w:val="none" w:sz="0" w:space="0" w:color="auto"/>
              </w:divBdr>
            </w:div>
          </w:divsChild>
        </w:div>
        <w:div w:id="2128037428">
          <w:marLeft w:val="0"/>
          <w:marRight w:val="0"/>
          <w:marTop w:val="75"/>
          <w:marBottom w:val="75"/>
          <w:divBdr>
            <w:top w:val="single" w:sz="6" w:space="4" w:color="CCCCCC"/>
            <w:left w:val="single" w:sz="6" w:space="4" w:color="CCCCCC"/>
            <w:bottom w:val="single" w:sz="6" w:space="4" w:color="CCCCCC"/>
            <w:right w:val="single" w:sz="6" w:space="4" w:color="CCCCCC"/>
          </w:divBdr>
          <w:divsChild>
            <w:div w:id="1659771734">
              <w:marLeft w:val="0"/>
              <w:marRight w:val="0"/>
              <w:marTop w:val="75"/>
              <w:marBottom w:val="0"/>
              <w:divBdr>
                <w:top w:val="none" w:sz="0" w:space="0" w:color="auto"/>
                <w:left w:val="none" w:sz="0" w:space="0" w:color="auto"/>
                <w:bottom w:val="none" w:sz="0" w:space="0" w:color="auto"/>
                <w:right w:val="none" w:sz="0" w:space="0" w:color="auto"/>
              </w:divBdr>
            </w:div>
            <w:div w:id="1289431737">
              <w:marLeft w:val="0"/>
              <w:marRight w:val="0"/>
              <w:marTop w:val="75"/>
              <w:marBottom w:val="0"/>
              <w:divBdr>
                <w:top w:val="none" w:sz="0" w:space="0" w:color="auto"/>
                <w:left w:val="none" w:sz="0" w:space="0" w:color="auto"/>
                <w:bottom w:val="none" w:sz="0" w:space="0" w:color="auto"/>
                <w:right w:val="none" w:sz="0" w:space="0" w:color="auto"/>
              </w:divBdr>
            </w:div>
          </w:divsChild>
        </w:div>
        <w:div w:id="136412898">
          <w:marLeft w:val="0"/>
          <w:marRight w:val="0"/>
          <w:marTop w:val="75"/>
          <w:marBottom w:val="75"/>
          <w:divBdr>
            <w:top w:val="single" w:sz="6" w:space="4" w:color="CCCCCC"/>
            <w:left w:val="single" w:sz="6" w:space="4" w:color="CCCCCC"/>
            <w:bottom w:val="single" w:sz="6" w:space="4" w:color="CCCCCC"/>
            <w:right w:val="single" w:sz="6" w:space="4" w:color="CCCCCC"/>
          </w:divBdr>
          <w:divsChild>
            <w:div w:id="1201093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94304774">
      <w:bodyDiv w:val="1"/>
      <w:marLeft w:val="0"/>
      <w:marRight w:val="0"/>
      <w:marTop w:val="0"/>
      <w:marBottom w:val="0"/>
      <w:divBdr>
        <w:top w:val="none" w:sz="0" w:space="0" w:color="auto"/>
        <w:left w:val="none" w:sz="0" w:space="0" w:color="auto"/>
        <w:bottom w:val="none" w:sz="0" w:space="0" w:color="auto"/>
        <w:right w:val="none" w:sz="0" w:space="0" w:color="auto"/>
      </w:divBdr>
    </w:div>
    <w:div w:id="1410692511">
      <w:bodyDiv w:val="1"/>
      <w:marLeft w:val="0"/>
      <w:marRight w:val="0"/>
      <w:marTop w:val="0"/>
      <w:marBottom w:val="0"/>
      <w:divBdr>
        <w:top w:val="none" w:sz="0" w:space="0" w:color="auto"/>
        <w:left w:val="none" w:sz="0" w:space="0" w:color="auto"/>
        <w:bottom w:val="none" w:sz="0" w:space="0" w:color="auto"/>
        <w:right w:val="none" w:sz="0" w:space="0" w:color="auto"/>
      </w:divBdr>
    </w:div>
    <w:div w:id="1416978205">
      <w:bodyDiv w:val="1"/>
      <w:marLeft w:val="0"/>
      <w:marRight w:val="0"/>
      <w:marTop w:val="0"/>
      <w:marBottom w:val="0"/>
      <w:divBdr>
        <w:top w:val="none" w:sz="0" w:space="0" w:color="auto"/>
        <w:left w:val="none" w:sz="0" w:space="0" w:color="auto"/>
        <w:bottom w:val="none" w:sz="0" w:space="0" w:color="auto"/>
        <w:right w:val="none" w:sz="0" w:space="0" w:color="auto"/>
      </w:divBdr>
    </w:div>
    <w:div w:id="1426264487">
      <w:bodyDiv w:val="1"/>
      <w:marLeft w:val="0"/>
      <w:marRight w:val="0"/>
      <w:marTop w:val="0"/>
      <w:marBottom w:val="0"/>
      <w:divBdr>
        <w:top w:val="none" w:sz="0" w:space="0" w:color="auto"/>
        <w:left w:val="none" w:sz="0" w:space="0" w:color="auto"/>
        <w:bottom w:val="none" w:sz="0" w:space="0" w:color="auto"/>
        <w:right w:val="none" w:sz="0" w:space="0" w:color="auto"/>
      </w:divBdr>
    </w:div>
    <w:div w:id="1460222425">
      <w:bodyDiv w:val="1"/>
      <w:marLeft w:val="0"/>
      <w:marRight w:val="0"/>
      <w:marTop w:val="0"/>
      <w:marBottom w:val="0"/>
      <w:divBdr>
        <w:top w:val="none" w:sz="0" w:space="0" w:color="auto"/>
        <w:left w:val="none" w:sz="0" w:space="0" w:color="auto"/>
        <w:bottom w:val="none" w:sz="0" w:space="0" w:color="auto"/>
        <w:right w:val="none" w:sz="0" w:space="0" w:color="auto"/>
      </w:divBdr>
    </w:div>
    <w:div w:id="1486430307">
      <w:bodyDiv w:val="1"/>
      <w:marLeft w:val="0"/>
      <w:marRight w:val="0"/>
      <w:marTop w:val="0"/>
      <w:marBottom w:val="0"/>
      <w:divBdr>
        <w:top w:val="none" w:sz="0" w:space="0" w:color="auto"/>
        <w:left w:val="none" w:sz="0" w:space="0" w:color="auto"/>
        <w:bottom w:val="none" w:sz="0" w:space="0" w:color="auto"/>
        <w:right w:val="none" w:sz="0" w:space="0" w:color="auto"/>
      </w:divBdr>
      <w:divsChild>
        <w:div w:id="1555894819">
          <w:marLeft w:val="0"/>
          <w:marRight w:val="0"/>
          <w:marTop w:val="0"/>
          <w:marBottom w:val="0"/>
          <w:divBdr>
            <w:top w:val="none" w:sz="0" w:space="0" w:color="auto"/>
            <w:left w:val="none" w:sz="0" w:space="0" w:color="auto"/>
            <w:bottom w:val="none" w:sz="0" w:space="0" w:color="auto"/>
            <w:right w:val="none" w:sz="0" w:space="0" w:color="auto"/>
          </w:divBdr>
          <w:divsChild>
            <w:div w:id="16568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6806">
      <w:bodyDiv w:val="1"/>
      <w:marLeft w:val="0"/>
      <w:marRight w:val="0"/>
      <w:marTop w:val="0"/>
      <w:marBottom w:val="0"/>
      <w:divBdr>
        <w:top w:val="none" w:sz="0" w:space="0" w:color="auto"/>
        <w:left w:val="none" w:sz="0" w:space="0" w:color="auto"/>
        <w:bottom w:val="none" w:sz="0" w:space="0" w:color="auto"/>
        <w:right w:val="none" w:sz="0" w:space="0" w:color="auto"/>
      </w:divBdr>
    </w:div>
    <w:div w:id="1528787218">
      <w:bodyDiv w:val="1"/>
      <w:marLeft w:val="0"/>
      <w:marRight w:val="0"/>
      <w:marTop w:val="0"/>
      <w:marBottom w:val="0"/>
      <w:divBdr>
        <w:top w:val="none" w:sz="0" w:space="0" w:color="auto"/>
        <w:left w:val="none" w:sz="0" w:space="0" w:color="auto"/>
        <w:bottom w:val="none" w:sz="0" w:space="0" w:color="auto"/>
        <w:right w:val="none" w:sz="0" w:space="0" w:color="auto"/>
      </w:divBdr>
    </w:div>
    <w:div w:id="1538469152">
      <w:bodyDiv w:val="1"/>
      <w:marLeft w:val="0"/>
      <w:marRight w:val="0"/>
      <w:marTop w:val="0"/>
      <w:marBottom w:val="0"/>
      <w:divBdr>
        <w:top w:val="none" w:sz="0" w:space="0" w:color="auto"/>
        <w:left w:val="none" w:sz="0" w:space="0" w:color="auto"/>
        <w:bottom w:val="none" w:sz="0" w:space="0" w:color="auto"/>
        <w:right w:val="none" w:sz="0" w:space="0" w:color="auto"/>
      </w:divBdr>
    </w:div>
    <w:div w:id="1542325593">
      <w:bodyDiv w:val="1"/>
      <w:marLeft w:val="0"/>
      <w:marRight w:val="0"/>
      <w:marTop w:val="0"/>
      <w:marBottom w:val="0"/>
      <w:divBdr>
        <w:top w:val="none" w:sz="0" w:space="0" w:color="auto"/>
        <w:left w:val="none" w:sz="0" w:space="0" w:color="auto"/>
        <w:bottom w:val="none" w:sz="0" w:space="0" w:color="auto"/>
        <w:right w:val="none" w:sz="0" w:space="0" w:color="auto"/>
      </w:divBdr>
    </w:div>
    <w:div w:id="1581056413">
      <w:bodyDiv w:val="1"/>
      <w:marLeft w:val="0"/>
      <w:marRight w:val="0"/>
      <w:marTop w:val="0"/>
      <w:marBottom w:val="0"/>
      <w:divBdr>
        <w:top w:val="none" w:sz="0" w:space="0" w:color="auto"/>
        <w:left w:val="none" w:sz="0" w:space="0" w:color="auto"/>
        <w:bottom w:val="none" w:sz="0" w:space="0" w:color="auto"/>
        <w:right w:val="none" w:sz="0" w:space="0" w:color="auto"/>
      </w:divBdr>
    </w:div>
    <w:div w:id="1613436401">
      <w:bodyDiv w:val="1"/>
      <w:marLeft w:val="0"/>
      <w:marRight w:val="0"/>
      <w:marTop w:val="0"/>
      <w:marBottom w:val="0"/>
      <w:divBdr>
        <w:top w:val="none" w:sz="0" w:space="0" w:color="auto"/>
        <w:left w:val="none" w:sz="0" w:space="0" w:color="auto"/>
        <w:bottom w:val="none" w:sz="0" w:space="0" w:color="auto"/>
        <w:right w:val="none" w:sz="0" w:space="0" w:color="auto"/>
      </w:divBdr>
    </w:div>
    <w:div w:id="1692948875">
      <w:bodyDiv w:val="1"/>
      <w:marLeft w:val="0"/>
      <w:marRight w:val="0"/>
      <w:marTop w:val="0"/>
      <w:marBottom w:val="0"/>
      <w:divBdr>
        <w:top w:val="none" w:sz="0" w:space="0" w:color="auto"/>
        <w:left w:val="none" w:sz="0" w:space="0" w:color="auto"/>
        <w:bottom w:val="none" w:sz="0" w:space="0" w:color="auto"/>
        <w:right w:val="none" w:sz="0" w:space="0" w:color="auto"/>
      </w:divBdr>
    </w:div>
    <w:div w:id="1775242632">
      <w:bodyDiv w:val="1"/>
      <w:marLeft w:val="0"/>
      <w:marRight w:val="0"/>
      <w:marTop w:val="0"/>
      <w:marBottom w:val="0"/>
      <w:divBdr>
        <w:top w:val="none" w:sz="0" w:space="0" w:color="auto"/>
        <w:left w:val="none" w:sz="0" w:space="0" w:color="auto"/>
        <w:bottom w:val="none" w:sz="0" w:space="0" w:color="auto"/>
        <w:right w:val="none" w:sz="0" w:space="0" w:color="auto"/>
      </w:divBdr>
    </w:div>
    <w:div w:id="1785421156">
      <w:bodyDiv w:val="1"/>
      <w:marLeft w:val="0"/>
      <w:marRight w:val="0"/>
      <w:marTop w:val="0"/>
      <w:marBottom w:val="0"/>
      <w:divBdr>
        <w:top w:val="none" w:sz="0" w:space="0" w:color="auto"/>
        <w:left w:val="none" w:sz="0" w:space="0" w:color="auto"/>
        <w:bottom w:val="none" w:sz="0" w:space="0" w:color="auto"/>
        <w:right w:val="none" w:sz="0" w:space="0" w:color="auto"/>
      </w:divBdr>
      <w:divsChild>
        <w:div w:id="1573157344">
          <w:marLeft w:val="0"/>
          <w:marRight w:val="0"/>
          <w:marTop w:val="45"/>
          <w:marBottom w:val="0"/>
          <w:divBdr>
            <w:top w:val="single" w:sz="6" w:space="0" w:color="0099CC"/>
            <w:left w:val="single" w:sz="6" w:space="2" w:color="0099CC"/>
            <w:bottom w:val="none" w:sz="0" w:space="0" w:color="auto"/>
            <w:right w:val="single" w:sz="6" w:space="2" w:color="0099CC"/>
          </w:divBdr>
        </w:div>
        <w:div w:id="1104227830">
          <w:marLeft w:val="0"/>
          <w:marRight w:val="0"/>
          <w:marTop w:val="0"/>
          <w:marBottom w:val="45"/>
          <w:divBdr>
            <w:top w:val="single" w:sz="6" w:space="0" w:color="0099CC"/>
            <w:left w:val="single" w:sz="6" w:space="4" w:color="0099CC"/>
            <w:bottom w:val="single" w:sz="6" w:space="0" w:color="0099CC"/>
            <w:right w:val="single" w:sz="6" w:space="2" w:color="0099CC"/>
          </w:divBdr>
        </w:div>
        <w:div w:id="1070612013">
          <w:marLeft w:val="0"/>
          <w:marRight w:val="0"/>
          <w:marTop w:val="45"/>
          <w:marBottom w:val="0"/>
          <w:divBdr>
            <w:top w:val="single" w:sz="6" w:space="0" w:color="0099CC"/>
            <w:left w:val="single" w:sz="6" w:space="2" w:color="0099CC"/>
            <w:bottom w:val="none" w:sz="0" w:space="0" w:color="auto"/>
            <w:right w:val="single" w:sz="6" w:space="2" w:color="0099CC"/>
          </w:divBdr>
        </w:div>
        <w:div w:id="1840921857">
          <w:marLeft w:val="0"/>
          <w:marRight w:val="0"/>
          <w:marTop w:val="0"/>
          <w:marBottom w:val="45"/>
          <w:divBdr>
            <w:top w:val="single" w:sz="6" w:space="0" w:color="0099CC"/>
            <w:left w:val="single" w:sz="6" w:space="4" w:color="0099CC"/>
            <w:bottom w:val="single" w:sz="6" w:space="0" w:color="0099CC"/>
            <w:right w:val="single" w:sz="6" w:space="2" w:color="0099CC"/>
          </w:divBdr>
        </w:div>
        <w:div w:id="1898010637">
          <w:marLeft w:val="0"/>
          <w:marRight w:val="0"/>
          <w:marTop w:val="45"/>
          <w:marBottom w:val="0"/>
          <w:divBdr>
            <w:top w:val="single" w:sz="6" w:space="0" w:color="0099CC"/>
            <w:left w:val="single" w:sz="6" w:space="2" w:color="0099CC"/>
            <w:bottom w:val="none" w:sz="0" w:space="0" w:color="auto"/>
            <w:right w:val="single" w:sz="6" w:space="2" w:color="0099CC"/>
          </w:divBdr>
        </w:div>
        <w:div w:id="2139371922">
          <w:marLeft w:val="0"/>
          <w:marRight w:val="0"/>
          <w:marTop w:val="0"/>
          <w:marBottom w:val="45"/>
          <w:divBdr>
            <w:top w:val="single" w:sz="6" w:space="0" w:color="0099CC"/>
            <w:left w:val="single" w:sz="6" w:space="4" w:color="0099CC"/>
            <w:bottom w:val="single" w:sz="6" w:space="0" w:color="0099CC"/>
            <w:right w:val="single" w:sz="6" w:space="2" w:color="0099CC"/>
          </w:divBdr>
        </w:div>
        <w:div w:id="718868017">
          <w:marLeft w:val="0"/>
          <w:marRight w:val="0"/>
          <w:marTop w:val="45"/>
          <w:marBottom w:val="0"/>
          <w:divBdr>
            <w:top w:val="single" w:sz="6" w:space="0" w:color="0099CC"/>
            <w:left w:val="single" w:sz="6" w:space="2" w:color="0099CC"/>
            <w:bottom w:val="none" w:sz="0" w:space="0" w:color="auto"/>
            <w:right w:val="single" w:sz="6" w:space="2" w:color="0099CC"/>
          </w:divBdr>
        </w:div>
        <w:div w:id="2141416447">
          <w:marLeft w:val="0"/>
          <w:marRight w:val="0"/>
          <w:marTop w:val="0"/>
          <w:marBottom w:val="45"/>
          <w:divBdr>
            <w:top w:val="single" w:sz="6" w:space="0" w:color="0099CC"/>
            <w:left w:val="single" w:sz="6" w:space="4" w:color="0099CC"/>
            <w:bottom w:val="single" w:sz="6" w:space="0" w:color="0099CC"/>
            <w:right w:val="single" w:sz="6" w:space="2" w:color="0099CC"/>
          </w:divBdr>
        </w:div>
        <w:div w:id="864103510">
          <w:marLeft w:val="0"/>
          <w:marRight w:val="0"/>
          <w:marTop w:val="45"/>
          <w:marBottom w:val="0"/>
          <w:divBdr>
            <w:top w:val="single" w:sz="6" w:space="0" w:color="0099CC"/>
            <w:left w:val="single" w:sz="6" w:space="2" w:color="0099CC"/>
            <w:bottom w:val="none" w:sz="0" w:space="0" w:color="auto"/>
            <w:right w:val="single" w:sz="6" w:space="2" w:color="0099CC"/>
          </w:divBdr>
        </w:div>
        <w:div w:id="76097460">
          <w:marLeft w:val="0"/>
          <w:marRight w:val="0"/>
          <w:marTop w:val="0"/>
          <w:marBottom w:val="45"/>
          <w:divBdr>
            <w:top w:val="single" w:sz="6" w:space="0" w:color="0099CC"/>
            <w:left w:val="single" w:sz="6" w:space="4" w:color="0099CC"/>
            <w:bottom w:val="single" w:sz="6" w:space="0" w:color="0099CC"/>
            <w:right w:val="single" w:sz="6" w:space="2" w:color="0099CC"/>
          </w:divBdr>
        </w:div>
        <w:div w:id="1011951440">
          <w:marLeft w:val="0"/>
          <w:marRight w:val="0"/>
          <w:marTop w:val="45"/>
          <w:marBottom w:val="0"/>
          <w:divBdr>
            <w:top w:val="single" w:sz="6" w:space="0" w:color="0099CC"/>
            <w:left w:val="single" w:sz="6" w:space="2" w:color="0099CC"/>
            <w:bottom w:val="none" w:sz="0" w:space="0" w:color="auto"/>
            <w:right w:val="single" w:sz="6" w:space="2" w:color="0099CC"/>
          </w:divBdr>
        </w:div>
        <w:div w:id="795680396">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1805391310">
      <w:bodyDiv w:val="1"/>
      <w:marLeft w:val="0"/>
      <w:marRight w:val="0"/>
      <w:marTop w:val="0"/>
      <w:marBottom w:val="0"/>
      <w:divBdr>
        <w:top w:val="none" w:sz="0" w:space="0" w:color="auto"/>
        <w:left w:val="none" w:sz="0" w:space="0" w:color="auto"/>
        <w:bottom w:val="none" w:sz="0" w:space="0" w:color="auto"/>
        <w:right w:val="none" w:sz="0" w:space="0" w:color="auto"/>
      </w:divBdr>
    </w:div>
    <w:div w:id="1811945583">
      <w:bodyDiv w:val="1"/>
      <w:marLeft w:val="0"/>
      <w:marRight w:val="0"/>
      <w:marTop w:val="0"/>
      <w:marBottom w:val="0"/>
      <w:divBdr>
        <w:top w:val="none" w:sz="0" w:space="0" w:color="auto"/>
        <w:left w:val="none" w:sz="0" w:space="0" w:color="auto"/>
        <w:bottom w:val="none" w:sz="0" w:space="0" w:color="auto"/>
        <w:right w:val="none" w:sz="0" w:space="0" w:color="auto"/>
      </w:divBdr>
    </w:div>
    <w:div w:id="1830515006">
      <w:bodyDiv w:val="1"/>
      <w:marLeft w:val="0"/>
      <w:marRight w:val="0"/>
      <w:marTop w:val="0"/>
      <w:marBottom w:val="0"/>
      <w:divBdr>
        <w:top w:val="none" w:sz="0" w:space="0" w:color="auto"/>
        <w:left w:val="none" w:sz="0" w:space="0" w:color="auto"/>
        <w:bottom w:val="none" w:sz="0" w:space="0" w:color="auto"/>
        <w:right w:val="none" w:sz="0" w:space="0" w:color="auto"/>
      </w:divBdr>
      <w:divsChild>
        <w:div w:id="906766563">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 w:id="484973973">
          <w:marLeft w:val="0"/>
          <w:marRight w:val="0"/>
          <w:marTop w:val="75"/>
          <w:marBottom w:val="75"/>
          <w:divBdr>
            <w:top w:val="single" w:sz="6" w:space="4" w:color="CCCCCC"/>
            <w:left w:val="single" w:sz="6" w:space="4" w:color="CCCCCC"/>
            <w:bottom w:val="single" w:sz="6" w:space="4" w:color="CCCCCC"/>
            <w:right w:val="single" w:sz="6" w:space="4" w:color="CCCCCC"/>
          </w:divBdr>
        </w:div>
        <w:div w:id="17556619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1699636">
      <w:bodyDiv w:val="1"/>
      <w:marLeft w:val="0"/>
      <w:marRight w:val="0"/>
      <w:marTop w:val="0"/>
      <w:marBottom w:val="0"/>
      <w:divBdr>
        <w:top w:val="none" w:sz="0" w:space="0" w:color="auto"/>
        <w:left w:val="none" w:sz="0" w:space="0" w:color="auto"/>
        <w:bottom w:val="none" w:sz="0" w:space="0" w:color="auto"/>
        <w:right w:val="none" w:sz="0" w:space="0" w:color="auto"/>
      </w:divBdr>
    </w:div>
    <w:div w:id="1891381595">
      <w:bodyDiv w:val="1"/>
      <w:marLeft w:val="0"/>
      <w:marRight w:val="0"/>
      <w:marTop w:val="0"/>
      <w:marBottom w:val="0"/>
      <w:divBdr>
        <w:top w:val="none" w:sz="0" w:space="0" w:color="auto"/>
        <w:left w:val="none" w:sz="0" w:space="0" w:color="auto"/>
        <w:bottom w:val="none" w:sz="0" w:space="0" w:color="auto"/>
        <w:right w:val="none" w:sz="0" w:space="0" w:color="auto"/>
      </w:divBdr>
    </w:div>
    <w:div w:id="1894192930">
      <w:bodyDiv w:val="1"/>
      <w:marLeft w:val="0"/>
      <w:marRight w:val="0"/>
      <w:marTop w:val="0"/>
      <w:marBottom w:val="0"/>
      <w:divBdr>
        <w:top w:val="none" w:sz="0" w:space="0" w:color="auto"/>
        <w:left w:val="none" w:sz="0" w:space="0" w:color="auto"/>
        <w:bottom w:val="none" w:sz="0" w:space="0" w:color="auto"/>
        <w:right w:val="none" w:sz="0" w:space="0" w:color="auto"/>
      </w:divBdr>
    </w:div>
    <w:div w:id="1900675462">
      <w:bodyDiv w:val="1"/>
      <w:marLeft w:val="0"/>
      <w:marRight w:val="0"/>
      <w:marTop w:val="0"/>
      <w:marBottom w:val="0"/>
      <w:divBdr>
        <w:top w:val="none" w:sz="0" w:space="0" w:color="auto"/>
        <w:left w:val="none" w:sz="0" w:space="0" w:color="auto"/>
        <w:bottom w:val="none" w:sz="0" w:space="0" w:color="auto"/>
        <w:right w:val="none" w:sz="0" w:space="0" w:color="auto"/>
      </w:divBdr>
      <w:divsChild>
        <w:div w:id="1626503243">
          <w:marLeft w:val="0"/>
          <w:marRight w:val="0"/>
          <w:marTop w:val="0"/>
          <w:marBottom w:val="0"/>
          <w:divBdr>
            <w:top w:val="none" w:sz="0" w:space="0" w:color="auto"/>
            <w:left w:val="none" w:sz="0" w:space="0" w:color="auto"/>
            <w:bottom w:val="none" w:sz="0" w:space="0" w:color="auto"/>
            <w:right w:val="none" w:sz="0" w:space="0" w:color="auto"/>
          </w:divBdr>
          <w:divsChild>
            <w:div w:id="1462528777">
              <w:marLeft w:val="0"/>
              <w:marRight w:val="0"/>
              <w:marTop w:val="0"/>
              <w:marBottom w:val="0"/>
              <w:divBdr>
                <w:top w:val="none" w:sz="0" w:space="0" w:color="auto"/>
                <w:left w:val="none" w:sz="0" w:space="0" w:color="auto"/>
                <w:bottom w:val="none" w:sz="0" w:space="0" w:color="auto"/>
                <w:right w:val="none" w:sz="0" w:space="0" w:color="auto"/>
              </w:divBdr>
            </w:div>
            <w:div w:id="1887527794">
              <w:marLeft w:val="0"/>
              <w:marRight w:val="0"/>
              <w:marTop w:val="0"/>
              <w:marBottom w:val="0"/>
              <w:divBdr>
                <w:top w:val="none" w:sz="0" w:space="0" w:color="auto"/>
                <w:left w:val="none" w:sz="0" w:space="0" w:color="auto"/>
                <w:bottom w:val="none" w:sz="0" w:space="0" w:color="auto"/>
                <w:right w:val="none" w:sz="0" w:space="0" w:color="auto"/>
              </w:divBdr>
            </w:div>
            <w:div w:id="1008674374">
              <w:marLeft w:val="0"/>
              <w:marRight w:val="0"/>
              <w:marTop w:val="0"/>
              <w:marBottom w:val="0"/>
              <w:divBdr>
                <w:top w:val="none" w:sz="0" w:space="0" w:color="auto"/>
                <w:left w:val="none" w:sz="0" w:space="0" w:color="auto"/>
                <w:bottom w:val="none" w:sz="0" w:space="0" w:color="auto"/>
                <w:right w:val="none" w:sz="0" w:space="0" w:color="auto"/>
              </w:divBdr>
            </w:div>
            <w:div w:id="1643148474">
              <w:marLeft w:val="0"/>
              <w:marRight w:val="0"/>
              <w:marTop w:val="0"/>
              <w:marBottom w:val="0"/>
              <w:divBdr>
                <w:top w:val="none" w:sz="0" w:space="0" w:color="auto"/>
                <w:left w:val="none" w:sz="0" w:space="0" w:color="auto"/>
                <w:bottom w:val="none" w:sz="0" w:space="0" w:color="auto"/>
                <w:right w:val="none" w:sz="0" w:space="0" w:color="auto"/>
              </w:divBdr>
            </w:div>
            <w:div w:id="841092275">
              <w:marLeft w:val="0"/>
              <w:marRight w:val="0"/>
              <w:marTop w:val="0"/>
              <w:marBottom w:val="0"/>
              <w:divBdr>
                <w:top w:val="none" w:sz="0" w:space="0" w:color="auto"/>
                <w:left w:val="none" w:sz="0" w:space="0" w:color="auto"/>
                <w:bottom w:val="none" w:sz="0" w:space="0" w:color="auto"/>
                <w:right w:val="none" w:sz="0" w:space="0" w:color="auto"/>
              </w:divBdr>
            </w:div>
            <w:div w:id="526020958">
              <w:marLeft w:val="0"/>
              <w:marRight w:val="0"/>
              <w:marTop w:val="0"/>
              <w:marBottom w:val="0"/>
              <w:divBdr>
                <w:top w:val="none" w:sz="0" w:space="0" w:color="auto"/>
                <w:left w:val="none" w:sz="0" w:space="0" w:color="auto"/>
                <w:bottom w:val="none" w:sz="0" w:space="0" w:color="auto"/>
                <w:right w:val="none" w:sz="0" w:space="0" w:color="auto"/>
              </w:divBdr>
              <w:divsChild>
                <w:div w:id="688458035">
                  <w:marLeft w:val="0"/>
                  <w:marRight w:val="0"/>
                  <w:marTop w:val="0"/>
                  <w:marBottom w:val="0"/>
                  <w:divBdr>
                    <w:top w:val="none" w:sz="0" w:space="0" w:color="auto"/>
                    <w:left w:val="none" w:sz="0" w:space="0" w:color="auto"/>
                    <w:bottom w:val="none" w:sz="0" w:space="0" w:color="auto"/>
                    <w:right w:val="none" w:sz="0" w:space="0" w:color="auto"/>
                  </w:divBdr>
                </w:div>
                <w:div w:id="2081443556">
                  <w:marLeft w:val="0"/>
                  <w:marRight w:val="0"/>
                  <w:marTop w:val="0"/>
                  <w:marBottom w:val="0"/>
                  <w:divBdr>
                    <w:top w:val="none" w:sz="0" w:space="0" w:color="auto"/>
                    <w:left w:val="none" w:sz="0" w:space="0" w:color="auto"/>
                    <w:bottom w:val="none" w:sz="0" w:space="0" w:color="auto"/>
                    <w:right w:val="none" w:sz="0" w:space="0" w:color="auto"/>
                  </w:divBdr>
                </w:div>
                <w:div w:id="588079908">
                  <w:marLeft w:val="0"/>
                  <w:marRight w:val="0"/>
                  <w:marTop w:val="0"/>
                  <w:marBottom w:val="0"/>
                  <w:divBdr>
                    <w:top w:val="none" w:sz="0" w:space="0" w:color="auto"/>
                    <w:left w:val="none" w:sz="0" w:space="0" w:color="auto"/>
                    <w:bottom w:val="none" w:sz="0" w:space="0" w:color="auto"/>
                    <w:right w:val="none" w:sz="0" w:space="0" w:color="auto"/>
                  </w:divBdr>
                </w:div>
                <w:div w:id="18822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2948">
      <w:bodyDiv w:val="1"/>
      <w:marLeft w:val="0"/>
      <w:marRight w:val="0"/>
      <w:marTop w:val="0"/>
      <w:marBottom w:val="0"/>
      <w:divBdr>
        <w:top w:val="none" w:sz="0" w:space="0" w:color="auto"/>
        <w:left w:val="none" w:sz="0" w:space="0" w:color="auto"/>
        <w:bottom w:val="none" w:sz="0" w:space="0" w:color="auto"/>
        <w:right w:val="none" w:sz="0" w:space="0" w:color="auto"/>
      </w:divBdr>
    </w:div>
    <w:div w:id="1932276835">
      <w:bodyDiv w:val="1"/>
      <w:marLeft w:val="0"/>
      <w:marRight w:val="0"/>
      <w:marTop w:val="0"/>
      <w:marBottom w:val="0"/>
      <w:divBdr>
        <w:top w:val="none" w:sz="0" w:space="0" w:color="auto"/>
        <w:left w:val="none" w:sz="0" w:space="0" w:color="auto"/>
        <w:bottom w:val="none" w:sz="0" w:space="0" w:color="auto"/>
        <w:right w:val="none" w:sz="0" w:space="0" w:color="auto"/>
      </w:divBdr>
    </w:div>
    <w:div w:id="1944917243">
      <w:bodyDiv w:val="1"/>
      <w:marLeft w:val="0"/>
      <w:marRight w:val="0"/>
      <w:marTop w:val="0"/>
      <w:marBottom w:val="0"/>
      <w:divBdr>
        <w:top w:val="none" w:sz="0" w:space="0" w:color="auto"/>
        <w:left w:val="none" w:sz="0" w:space="0" w:color="auto"/>
        <w:bottom w:val="none" w:sz="0" w:space="0" w:color="auto"/>
        <w:right w:val="none" w:sz="0" w:space="0" w:color="auto"/>
      </w:divBdr>
    </w:div>
    <w:div w:id="1955401173">
      <w:bodyDiv w:val="1"/>
      <w:marLeft w:val="0"/>
      <w:marRight w:val="0"/>
      <w:marTop w:val="0"/>
      <w:marBottom w:val="0"/>
      <w:divBdr>
        <w:top w:val="none" w:sz="0" w:space="0" w:color="auto"/>
        <w:left w:val="none" w:sz="0" w:space="0" w:color="auto"/>
        <w:bottom w:val="none" w:sz="0" w:space="0" w:color="auto"/>
        <w:right w:val="none" w:sz="0" w:space="0" w:color="auto"/>
      </w:divBdr>
    </w:div>
    <w:div w:id="1956328538">
      <w:bodyDiv w:val="1"/>
      <w:marLeft w:val="0"/>
      <w:marRight w:val="0"/>
      <w:marTop w:val="0"/>
      <w:marBottom w:val="0"/>
      <w:divBdr>
        <w:top w:val="none" w:sz="0" w:space="0" w:color="auto"/>
        <w:left w:val="none" w:sz="0" w:space="0" w:color="auto"/>
        <w:bottom w:val="none" w:sz="0" w:space="0" w:color="auto"/>
        <w:right w:val="none" w:sz="0" w:space="0" w:color="auto"/>
      </w:divBdr>
    </w:div>
    <w:div w:id="1980305714">
      <w:bodyDiv w:val="1"/>
      <w:marLeft w:val="0"/>
      <w:marRight w:val="0"/>
      <w:marTop w:val="0"/>
      <w:marBottom w:val="0"/>
      <w:divBdr>
        <w:top w:val="none" w:sz="0" w:space="0" w:color="auto"/>
        <w:left w:val="none" w:sz="0" w:space="0" w:color="auto"/>
        <w:bottom w:val="none" w:sz="0" w:space="0" w:color="auto"/>
        <w:right w:val="none" w:sz="0" w:space="0" w:color="auto"/>
      </w:divBdr>
    </w:div>
    <w:div w:id="1982688741">
      <w:bodyDiv w:val="1"/>
      <w:marLeft w:val="0"/>
      <w:marRight w:val="0"/>
      <w:marTop w:val="0"/>
      <w:marBottom w:val="0"/>
      <w:divBdr>
        <w:top w:val="none" w:sz="0" w:space="0" w:color="auto"/>
        <w:left w:val="none" w:sz="0" w:space="0" w:color="auto"/>
        <w:bottom w:val="none" w:sz="0" w:space="0" w:color="auto"/>
        <w:right w:val="none" w:sz="0" w:space="0" w:color="auto"/>
      </w:divBdr>
    </w:div>
    <w:div w:id="1990985557">
      <w:bodyDiv w:val="1"/>
      <w:marLeft w:val="0"/>
      <w:marRight w:val="0"/>
      <w:marTop w:val="0"/>
      <w:marBottom w:val="0"/>
      <w:divBdr>
        <w:top w:val="none" w:sz="0" w:space="0" w:color="auto"/>
        <w:left w:val="none" w:sz="0" w:space="0" w:color="auto"/>
        <w:bottom w:val="none" w:sz="0" w:space="0" w:color="auto"/>
        <w:right w:val="none" w:sz="0" w:space="0" w:color="auto"/>
      </w:divBdr>
    </w:div>
    <w:div w:id="2002007604">
      <w:bodyDiv w:val="1"/>
      <w:marLeft w:val="0"/>
      <w:marRight w:val="0"/>
      <w:marTop w:val="0"/>
      <w:marBottom w:val="0"/>
      <w:divBdr>
        <w:top w:val="none" w:sz="0" w:space="0" w:color="auto"/>
        <w:left w:val="none" w:sz="0" w:space="0" w:color="auto"/>
        <w:bottom w:val="none" w:sz="0" w:space="0" w:color="auto"/>
        <w:right w:val="none" w:sz="0" w:space="0" w:color="auto"/>
      </w:divBdr>
    </w:div>
    <w:div w:id="2008942725">
      <w:bodyDiv w:val="1"/>
      <w:marLeft w:val="0"/>
      <w:marRight w:val="0"/>
      <w:marTop w:val="0"/>
      <w:marBottom w:val="0"/>
      <w:divBdr>
        <w:top w:val="none" w:sz="0" w:space="0" w:color="auto"/>
        <w:left w:val="none" w:sz="0" w:space="0" w:color="auto"/>
        <w:bottom w:val="none" w:sz="0" w:space="0" w:color="auto"/>
        <w:right w:val="none" w:sz="0" w:space="0" w:color="auto"/>
      </w:divBdr>
    </w:div>
    <w:div w:id="2024743051">
      <w:bodyDiv w:val="1"/>
      <w:marLeft w:val="0"/>
      <w:marRight w:val="0"/>
      <w:marTop w:val="0"/>
      <w:marBottom w:val="0"/>
      <w:divBdr>
        <w:top w:val="none" w:sz="0" w:space="0" w:color="auto"/>
        <w:left w:val="none" w:sz="0" w:space="0" w:color="auto"/>
        <w:bottom w:val="none" w:sz="0" w:space="0" w:color="auto"/>
        <w:right w:val="none" w:sz="0" w:space="0" w:color="auto"/>
      </w:divBdr>
      <w:divsChild>
        <w:div w:id="1579750996">
          <w:marLeft w:val="0"/>
          <w:marRight w:val="0"/>
          <w:marTop w:val="75"/>
          <w:marBottom w:val="75"/>
          <w:divBdr>
            <w:top w:val="single" w:sz="6" w:space="4" w:color="CCCCCC"/>
            <w:left w:val="single" w:sz="6" w:space="4" w:color="CCCCCC"/>
            <w:bottom w:val="single" w:sz="6" w:space="4" w:color="CCCCCC"/>
            <w:right w:val="single" w:sz="6" w:space="4" w:color="CCCCCC"/>
          </w:divBdr>
          <w:divsChild>
            <w:div w:id="202400075">
              <w:marLeft w:val="0"/>
              <w:marRight w:val="0"/>
              <w:marTop w:val="75"/>
              <w:marBottom w:val="0"/>
              <w:divBdr>
                <w:top w:val="none" w:sz="0" w:space="0" w:color="auto"/>
                <w:left w:val="none" w:sz="0" w:space="0" w:color="auto"/>
                <w:bottom w:val="none" w:sz="0" w:space="0" w:color="auto"/>
                <w:right w:val="none" w:sz="0" w:space="0" w:color="auto"/>
              </w:divBdr>
            </w:div>
            <w:div w:id="613250946">
              <w:marLeft w:val="0"/>
              <w:marRight w:val="0"/>
              <w:marTop w:val="75"/>
              <w:marBottom w:val="0"/>
              <w:divBdr>
                <w:top w:val="none" w:sz="0" w:space="0" w:color="auto"/>
                <w:left w:val="none" w:sz="0" w:space="0" w:color="auto"/>
                <w:bottom w:val="none" w:sz="0" w:space="0" w:color="auto"/>
                <w:right w:val="none" w:sz="0" w:space="0" w:color="auto"/>
              </w:divBdr>
            </w:div>
          </w:divsChild>
        </w:div>
        <w:div w:id="149828474">
          <w:marLeft w:val="0"/>
          <w:marRight w:val="0"/>
          <w:marTop w:val="75"/>
          <w:marBottom w:val="75"/>
          <w:divBdr>
            <w:top w:val="single" w:sz="6" w:space="4" w:color="CCCCCC"/>
            <w:left w:val="single" w:sz="6" w:space="4" w:color="CCCCCC"/>
            <w:bottom w:val="single" w:sz="6" w:space="4" w:color="CCCCCC"/>
            <w:right w:val="single" w:sz="6" w:space="4" w:color="CCCCCC"/>
          </w:divBdr>
          <w:divsChild>
            <w:div w:id="382213431">
              <w:marLeft w:val="0"/>
              <w:marRight w:val="0"/>
              <w:marTop w:val="75"/>
              <w:marBottom w:val="0"/>
              <w:divBdr>
                <w:top w:val="none" w:sz="0" w:space="0" w:color="auto"/>
                <w:left w:val="none" w:sz="0" w:space="0" w:color="auto"/>
                <w:bottom w:val="none" w:sz="0" w:space="0" w:color="auto"/>
                <w:right w:val="none" w:sz="0" w:space="0" w:color="auto"/>
              </w:divBdr>
            </w:div>
            <w:div w:id="1586961123">
              <w:marLeft w:val="0"/>
              <w:marRight w:val="0"/>
              <w:marTop w:val="75"/>
              <w:marBottom w:val="0"/>
              <w:divBdr>
                <w:top w:val="none" w:sz="0" w:space="0" w:color="auto"/>
                <w:left w:val="none" w:sz="0" w:space="0" w:color="auto"/>
                <w:bottom w:val="none" w:sz="0" w:space="0" w:color="auto"/>
                <w:right w:val="none" w:sz="0" w:space="0" w:color="auto"/>
              </w:divBdr>
            </w:div>
          </w:divsChild>
        </w:div>
        <w:div w:id="1369992038">
          <w:marLeft w:val="0"/>
          <w:marRight w:val="0"/>
          <w:marTop w:val="75"/>
          <w:marBottom w:val="75"/>
          <w:divBdr>
            <w:top w:val="single" w:sz="6" w:space="4" w:color="CCCCCC"/>
            <w:left w:val="single" w:sz="6" w:space="4" w:color="CCCCCC"/>
            <w:bottom w:val="single" w:sz="6" w:space="4" w:color="CCCCCC"/>
            <w:right w:val="single" w:sz="6" w:space="4" w:color="CCCCCC"/>
          </w:divBdr>
          <w:divsChild>
            <w:div w:id="1757047938">
              <w:marLeft w:val="0"/>
              <w:marRight w:val="0"/>
              <w:marTop w:val="75"/>
              <w:marBottom w:val="0"/>
              <w:divBdr>
                <w:top w:val="none" w:sz="0" w:space="0" w:color="auto"/>
                <w:left w:val="none" w:sz="0" w:space="0" w:color="auto"/>
                <w:bottom w:val="none" w:sz="0" w:space="0" w:color="auto"/>
                <w:right w:val="none" w:sz="0" w:space="0" w:color="auto"/>
              </w:divBdr>
            </w:div>
            <w:div w:id="1378629461">
              <w:marLeft w:val="0"/>
              <w:marRight w:val="0"/>
              <w:marTop w:val="75"/>
              <w:marBottom w:val="0"/>
              <w:divBdr>
                <w:top w:val="none" w:sz="0" w:space="0" w:color="auto"/>
                <w:left w:val="none" w:sz="0" w:space="0" w:color="auto"/>
                <w:bottom w:val="none" w:sz="0" w:space="0" w:color="auto"/>
                <w:right w:val="none" w:sz="0" w:space="0" w:color="auto"/>
              </w:divBdr>
            </w:div>
          </w:divsChild>
        </w:div>
        <w:div w:id="1105613858">
          <w:marLeft w:val="0"/>
          <w:marRight w:val="0"/>
          <w:marTop w:val="75"/>
          <w:marBottom w:val="75"/>
          <w:divBdr>
            <w:top w:val="single" w:sz="6" w:space="4" w:color="CCCCCC"/>
            <w:left w:val="single" w:sz="6" w:space="4" w:color="CCCCCC"/>
            <w:bottom w:val="single" w:sz="6" w:space="4" w:color="CCCCCC"/>
            <w:right w:val="single" w:sz="6" w:space="4" w:color="CCCCCC"/>
          </w:divBdr>
        </w:div>
        <w:div w:id="818768756">
          <w:marLeft w:val="0"/>
          <w:marRight w:val="0"/>
          <w:marTop w:val="75"/>
          <w:marBottom w:val="75"/>
          <w:divBdr>
            <w:top w:val="single" w:sz="6" w:space="4" w:color="CCCCCC"/>
            <w:left w:val="single" w:sz="6" w:space="4" w:color="CCCCCC"/>
            <w:bottom w:val="single" w:sz="6" w:space="4" w:color="CCCCCC"/>
            <w:right w:val="single" w:sz="6" w:space="4" w:color="CCCCCC"/>
          </w:divBdr>
          <w:divsChild>
            <w:div w:id="1043401984">
              <w:marLeft w:val="0"/>
              <w:marRight w:val="0"/>
              <w:marTop w:val="75"/>
              <w:marBottom w:val="0"/>
              <w:divBdr>
                <w:top w:val="none" w:sz="0" w:space="0" w:color="auto"/>
                <w:left w:val="none" w:sz="0" w:space="0" w:color="auto"/>
                <w:bottom w:val="none" w:sz="0" w:space="0" w:color="auto"/>
                <w:right w:val="none" w:sz="0" w:space="0" w:color="auto"/>
              </w:divBdr>
            </w:div>
            <w:div w:id="1121463107">
              <w:marLeft w:val="0"/>
              <w:marRight w:val="0"/>
              <w:marTop w:val="75"/>
              <w:marBottom w:val="0"/>
              <w:divBdr>
                <w:top w:val="none" w:sz="0" w:space="0" w:color="auto"/>
                <w:left w:val="none" w:sz="0" w:space="0" w:color="auto"/>
                <w:bottom w:val="none" w:sz="0" w:space="0" w:color="auto"/>
                <w:right w:val="none" w:sz="0" w:space="0" w:color="auto"/>
              </w:divBdr>
            </w:div>
          </w:divsChild>
        </w:div>
        <w:div w:id="2066562043">
          <w:marLeft w:val="0"/>
          <w:marRight w:val="0"/>
          <w:marTop w:val="75"/>
          <w:marBottom w:val="75"/>
          <w:divBdr>
            <w:top w:val="single" w:sz="6" w:space="4" w:color="CCCCCC"/>
            <w:left w:val="single" w:sz="6" w:space="4" w:color="CCCCCC"/>
            <w:bottom w:val="single" w:sz="6" w:space="4" w:color="CCCCCC"/>
            <w:right w:val="single" w:sz="6" w:space="4" w:color="CCCCCC"/>
          </w:divBdr>
        </w:div>
        <w:div w:id="31615860">
          <w:marLeft w:val="0"/>
          <w:marRight w:val="0"/>
          <w:marTop w:val="75"/>
          <w:marBottom w:val="75"/>
          <w:divBdr>
            <w:top w:val="single" w:sz="6" w:space="4" w:color="CCCCCC"/>
            <w:left w:val="single" w:sz="6" w:space="4" w:color="CCCCCC"/>
            <w:bottom w:val="single" w:sz="6" w:space="4" w:color="CCCCCC"/>
            <w:right w:val="single" w:sz="6" w:space="4" w:color="CCCCCC"/>
          </w:divBdr>
          <w:divsChild>
            <w:div w:id="383022191">
              <w:marLeft w:val="0"/>
              <w:marRight w:val="0"/>
              <w:marTop w:val="75"/>
              <w:marBottom w:val="0"/>
              <w:divBdr>
                <w:top w:val="none" w:sz="0" w:space="0" w:color="auto"/>
                <w:left w:val="none" w:sz="0" w:space="0" w:color="auto"/>
                <w:bottom w:val="none" w:sz="0" w:space="0" w:color="auto"/>
                <w:right w:val="none" w:sz="0" w:space="0" w:color="auto"/>
              </w:divBdr>
            </w:div>
            <w:div w:id="18182573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27097996">
      <w:bodyDiv w:val="1"/>
      <w:marLeft w:val="0"/>
      <w:marRight w:val="0"/>
      <w:marTop w:val="0"/>
      <w:marBottom w:val="0"/>
      <w:divBdr>
        <w:top w:val="none" w:sz="0" w:space="0" w:color="auto"/>
        <w:left w:val="none" w:sz="0" w:space="0" w:color="auto"/>
        <w:bottom w:val="none" w:sz="0" w:space="0" w:color="auto"/>
        <w:right w:val="none" w:sz="0" w:space="0" w:color="auto"/>
      </w:divBdr>
    </w:div>
    <w:div w:id="2030447071">
      <w:bodyDiv w:val="1"/>
      <w:marLeft w:val="0"/>
      <w:marRight w:val="0"/>
      <w:marTop w:val="0"/>
      <w:marBottom w:val="0"/>
      <w:divBdr>
        <w:top w:val="none" w:sz="0" w:space="0" w:color="auto"/>
        <w:left w:val="none" w:sz="0" w:space="0" w:color="auto"/>
        <w:bottom w:val="none" w:sz="0" w:space="0" w:color="auto"/>
        <w:right w:val="none" w:sz="0" w:space="0" w:color="auto"/>
      </w:divBdr>
    </w:div>
    <w:div w:id="2058621246">
      <w:bodyDiv w:val="1"/>
      <w:marLeft w:val="0"/>
      <w:marRight w:val="0"/>
      <w:marTop w:val="0"/>
      <w:marBottom w:val="0"/>
      <w:divBdr>
        <w:top w:val="none" w:sz="0" w:space="0" w:color="auto"/>
        <w:left w:val="none" w:sz="0" w:space="0" w:color="auto"/>
        <w:bottom w:val="none" w:sz="0" w:space="0" w:color="auto"/>
        <w:right w:val="none" w:sz="0" w:space="0" w:color="auto"/>
      </w:divBdr>
    </w:div>
    <w:div w:id="2066835809">
      <w:bodyDiv w:val="1"/>
      <w:marLeft w:val="0"/>
      <w:marRight w:val="0"/>
      <w:marTop w:val="0"/>
      <w:marBottom w:val="0"/>
      <w:divBdr>
        <w:top w:val="none" w:sz="0" w:space="0" w:color="auto"/>
        <w:left w:val="none" w:sz="0" w:space="0" w:color="auto"/>
        <w:bottom w:val="none" w:sz="0" w:space="0" w:color="auto"/>
        <w:right w:val="none" w:sz="0" w:space="0" w:color="auto"/>
      </w:divBdr>
    </w:div>
    <w:div w:id="211158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baike.baidu.com/view/3784258.htm" TargetMode="External"/><Relationship Id="rId21" Type="http://schemas.openxmlformats.org/officeDocument/2006/relationships/image" Target="media/image11.png"/><Relationship Id="rId34" Type="http://schemas.openxmlformats.org/officeDocument/2006/relationships/hyperlink" Target="http://docs.python.org/3/library/functions.html" TargetMode="External"/><Relationship Id="rId42" Type="http://schemas.openxmlformats.org/officeDocument/2006/relationships/hyperlink" Target="https://www.zhihu.com/question/29483144" TargetMode="External"/><Relationship Id="rId47" Type="http://schemas.openxmlformats.org/officeDocument/2006/relationships/hyperlink" Target="http://docs.python.org/3/library/functions.html" TargetMode="External"/><Relationship Id="rId50" Type="http://schemas.openxmlformats.org/officeDocument/2006/relationships/hyperlink" Target="http://www.liaoxuefeng.com/wiki/0014316089557264a6b348958f449949df42a6d3a2e542c000/0014316090478912dab2a3a9e8f4ed49d28854b292f85bb000" TargetMode="External"/><Relationship Id="rId55" Type="http://schemas.openxmlformats.org/officeDocument/2006/relationships/hyperlink" Target="http://zhidao.baidu.com/link?url=7kvLCjR4hR4kD7FT6rHIuFikdzi71tgQhgwt5CIRzSfFk0ynw-Jtu6JKV8p2vhkb8nQzz3VoenKkNYwQh9jbHa" TargetMode="External"/><Relationship Id="rId63" Type="http://schemas.openxmlformats.org/officeDocument/2006/relationships/hyperlink" Target="http://www.jetbrains.com/pycharm/" TargetMode="External"/><Relationship Id="rId68" Type="http://schemas.openxmlformats.org/officeDocument/2006/relationships/hyperlink" Target="https://docs.python.org/3/library/json.html" TargetMode="External"/><Relationship Id="rId76" Type="http://schemas.openxmlformats.org/officeDocument/2006/relationships/hyperlink" Target="http://c.open.163.com/coursera/courseIntro.htm?cid=12" TargetMode="External"/><Relationship Id="rId84" Type="http://schemas.openxmlformats.org/officeDocument/2006/relationships/image" Target="media/image34.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hyperlink" Target="http://pypy.readthedocs.org/en/latest/cpython_differences.html" TargetMode="External"/><Relationship Id="rId24" Type="http://schemas.openxmlformats.org/officeDocument/2006/relationships/image" Target="media/image14.png"/><Relationship Id="rId32" Type="http://schemas.openxmlformats.org/officeDocument/2006/relationships/hyperlink" Target="http://www.jb51.net/article/61902.htm" TargetMode="External"/><Relationship Id="rId37" Type="http://schemas.openxmlformats.org/officeDocument/2006/relationships/image" Target="media/image20.png"/><Relationship Id="rId40" Type="http://schemas.openxmlformats.org/officeDocument/2006/relationships/hyperlink" Target="http://zh.wikipedia.org/zh-cn/%E9%97%AD%E5%8C%85_(%E8%AE%A1%E7%AE%97%E6%9C%BA%E7%A7%91%E5%AD%A6)" TargetMode="External"/><Relationship Id="rId45" Type="http://schemas.openxmlformats.org/officeDocument/2006/relationships/hyperlink" Target="http://www.cnblogs.com/vamei/archive/2012/12/15/2772451.html" TargetMode="External"/><Relationship Id="rId53" Type="http://schemas.openxmlformats.org/officeDocument/2006/relationships/hyperlink" Target="http://python.jobbole.com/81921/" TargetMode="External"/><Relationship Id="rId58" Type="http://schemas.openxmlformats.org/officeDocument/2006/relationships/image" Target="media/image26.png"/><Relationship Id="rId66" Type="http://schemas.openxmlformats.org/officeDocument/2006/relationships/hyperlink" Target="https://docs.python.org/3.1/library/functions.html" TargetMode="External"/><Relationship Id="rId74" Type="http://schemas.openxmlformats.org/officeDocument/2006/relationships/image" Target="media/image31.png"/><Relationship Id="rId79" Type="http://schemas.openxmlformats.org/officeDocument/2006/relationships/hyperlink" Target="http://www.cnblogs.com/vamei/archive/2012/07/10/2582795.html" TargetMode="External"/><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docs.python.org/3/reference/datamodel.html" TargetMode="External"/><Relationship Id="rId82" Type="http://schemas.openxmlformats.org/officeDocument/2006/relationships/hyperlink" Target="http://mg.pov.lt/objgraph/" TargetMode="External"/><Relationship Id="rId90" Type="http://schemas.openxmlformats.org/officeDocument/2006/relationships/header" Target="header2.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javascript:void(0);" TargetMode="External"/><Relationship Id="rId35" Type="http://schemas.openxmlformats.org/officeDocument/2006/relationships/hyperlink" Target="http://www.liaoxuefeng.com/wiki/0014316089557264a6b348958f449949df42a6d3a2e542c000/0014318447437605e90206e261744c08630a836851f5183000" TargetMode="External"/><Relationship Id="rId43" Type="http://schemas.openxmlformats.org/officeDocument/2006/relationships/hyperlink" Target="http://www.cnblogs.com/vamei/archive/2013/02/16/2820212.html"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eclipse.org/" TargetMode="External"/><Relationship Id="rId69" Type="http://schemas.openxmlformats.org/officeDocument/2006/relationships/hyperlink" Target="http://www.oschina.net/translate/pythons-hardest-problem" TargetMode="External"/><Relationship Id="rId77" Type="http://schemas.openxmlformats.org/officeDocument/2006/relationships/hyperlink" Target="http://dev.mysql.com/downloads/mysql/" TargetMode="External"/><Relationship Id="rId8" Type="http://schemas.openxmlformats.org/officeDocument/2006/relationships/image" Target="media/image1.jpeg"/><Relationship Id="rId51" Type="http://schemas.openxmlformats.org/officeDocument/2006/relationships/hyperlink" Target="https://pypi.python.org/" TargetMode="External"/><Relationship Id="rId72" Type="http://schemas.openxmlformats.org/officeDocument/2006/relationships/image" Target="media/image29.png"/><Relationship Id="rId80" Type="http://schemas.openxmlformats.org/officeDocument/2006/relationships/image" Target="media/image32.jpeg"/><Relationship Id="rId85" Type="http://schemas.openxmlformats.org/officeDocument/2006/relationships/image" Target="media/image35.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zhidao.baidu.com/link?url=B1wwzdXNL_Su8B4JlTgR2GjNcFjcyu5LS_AFGBG2Jpl08j3hdGBKLfjGmVixjeOFZBkNrMxo0sJzAhGyJGt8Xq" TargetMode="External"/><Relationship Id="rId38" Type="http://schemas.openxmlformats.org/officeDocument/2006/relationships/hyperlink" Target="http://baike.baidu.com/view/10626.htm" TargetMode="External"/><Relationship Id="rId46" Type="http://schemas.openxmlformats.org/officeDocument/2006/relationships/hyperlink" Target="http://www.cnblogs.com/vamei/archive/2012/12/15/2772451.html" TargetMode="External"/><Relationship Id="rId59" Type="http://schemas.openxmlformats.org/officeDocument/2006/relationships/hyperlink" Target="http://api.server/user/friends" TargetMode="External"/><Relationship Id="rId67" Type="http://schemas.openxmlformats.org/officeDocument/2006/relationships/hyperlink" Target="https://docs.python.org/2/library/re.html" TargetMode="External"/><Relationship Id="rId20" Type="http://schemas.openxmlformats.org/officeDocument/2006/relationships/image" Target="media/image10.png"/><Relationship Id="rId41" Type="http://schemas.openxmlformats.org/officeDocument/2006/relationships/hyperlink" Target="http://docs.codehaus.org/pages/viewpage.action?pageId=167477326" TargetMode="External"/><Relationship Id="rId54" Type="http://schemas.openxmlformats.org/officeDocument/2006/relationships/image" Target="media/image23.png"/><Relationship Id="rId62" Type="http://schemas.openxmlformats.org/officeDocument/2006/relationships/hyperlink" Target="https://docs.python.org/3/library/exceptions.html" TargetMode="External"/><Relationship Id="rId70" Type="http://schemas.openxmlformats.org/officeDocument/2006/relationships/image" Target="media/image27.png"/><Relationship Id="rId75" Type="http://schemas.openxmlformats.org/officeDocument/2006/relationships/hyperlink" Target="https://www.coursera.org/course/db" TargetMode="External"/><Relationship Id="rId83" Type="http://schemas.openxmlformats.org/officeDocument/2006/relationships/hyperlink" Target="http://www.cnblogs.com/vamei/archive/2013/04/28/3048353.html" TargetMode="External"/><Relationship Id="rId88" Type="http://schemas.openxmlformats.org/officeDocument/2006/relationships/hyperlink" Target="http://www.cnblogs.com/frydsh/archive/2012/07/10/2585370.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cnblogs.com/wait123/archive/2011/10/10/2206580.html" TargetMode="External"/><Relationship Id="rId36" Type="http://schemas.openxmlformats.org/officeDocument/2006/relationships/hyperlink" Target="http://research.google.com/archive/mapreduce.html"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hyperlink" Target="http://en.wikipedia.org/wiki/Just-in-time_compilation" TargetMode="External"/><Relationship Id="rId31" Type="http://schemas.openxmlformats.org/officeDocument/2006/relationships/image" Target="media/image19.gif"/><Relationship Id="rId44" Type="http://schemas.openxmlformats.org/officeDocument/2006/relationships/hyperlink" Target="http://blog.csdn.net/lainegates/article/details/8166764" TargetMode="External"/><Relationship Id="rId52" Type="http://schemas.openxmlformats.org/officeDocument/2006/relationships/hyperlink" Target="https://pypi.python.org/pypi/Pillow/" TargetMode="External"/><Relationship Id="rId60" Type="http://schemas.openxmlformats.org/officeDocument/2006/relationships/hyperlink" Target="http://api.server/user/timeline/list" TargetMode="External"/><Relationship Id="rId65" Type="http://schemas.openxmlformats.org/officeDocument/2006/relationships/hyperlink" Target="http://pydev.org/" TargetMode="External"/><Relationship Id="rId73" Type="http://schemas.openxmlformats.org/officeDocument/2006/relationships/image" Target="media/image30.png"/><Relationship Id="rId78" Type="http://schemas.openxmlformats.org/officeDocument/2006/relationships/hyperlink" Target="http://dev.mysql.com/downloads/mysql/5.6.html" TargetMode="External"/><Relationship Id="rId81" Type="http://schemas.openxmlformats.org/officeDocument/2006/relationships/image" Target="media/image33.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python.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9D0B3-5D79-4BF6-9DCD-C55634EDF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8095</TotalTime>
  <Pages>299</Pages>
  <Words>30428</Words>
  <Characters>173446</Characters>
  <Application>Microsoft Office Word</Application>
  <DocSecurity>0</DocSecurity>
  <Lines>1445</Lines>
  <Paragraphs>406</Paragraphs>
  <ScaleCrop>false</ScaleCrop>
  <Company/>
  <LinksUpToDate>false</LinksUpToDate>
  <CharactersWithSpaces>203468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刘威</dc:creator>
  <cp:keywords/>
  <dc:description/>
  <cp:lastModifiedBy>Administrator</cp:lastModifiedBy>
  <cp:revision>5193</cp:revision>
  <dcterms:created xsi:type="dcterms:W3CDTF">2016-06-03T11:41:00Z</dcterms:created>
  <dcterms:modified xsi:type="dcterms:W3CDTF">2019-02-25T08:26:00Z</dcterms:modified>
</cp:coreProperties>
</file>